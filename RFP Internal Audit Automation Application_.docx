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1CC5C0">
      <w:pPr>
        <w:rPr>
          <w:rFonts w:ascii="Times New Roman" w:hAnsi="Times New Roman" w:cs="Times New Roman"/>
          <w:b/>
          <w:sz w:val="28"/>
        </w:rPr>
      </w:pPr>
      <w:bookmarkStart w:id="0" w:name="_Toc48973956"/>
      <w:bookmarkStart w:id="1" w:name="_Toc48978452"/>
      <w:bookmarkStart w:id="2" w:name="_Toc48969207"/>
      <w:bookmarkStart w:id="3" w:name="_Toc48970132"/>
      <w:bookmarkStart w:id="4" w:name="_Toc48968876"/>
      <w:bookmarkStart w:id="5" w:name="_Toc48980465"/>
      <w:bookmarkStart w:id="6" w:name="_Toc48979213"/>
      <w:bookmarkStart w:id="7" w:name="_Toc49160610"/>
      <w:bookmarkStart w:id="8" w:name="_Toc48979400"/>
      <w:bookmarkStart w:id="9" w:name="_Toc49159725"/>
      <w:bookmarkStart w:id="10" w:name="_Toc49159538"/>
      <w:bookmarkStart w:id="11" w:name="_Toc48552747"/>
      <w:bookmarkStart w:id="12" w:name="_Toc48551047"/>
      <w:bookmarkStart w:id="13" w:name="_Toc38696491"/>
    </w:p>
    <w:p w14:paraId="6CDB487D">
      <w:pPr>
        <w:jc w:val="center"/>
        <w:rPr>
          <w:rFonts w:ascii="Times New Roman" w:hAnsi="Times New Roman" w:cs="Times New Roman"/>
          <w:b/>
          <w:sz w:val="28"/>
        </w:rPr>
      </w:pPr>
      <w:r>
        <w:rPr>
          <w:rFonts w:ascii="Times New Roman" w:hAnsi="Times New Roman" w:cs="Times New Roman"/>
          <w:b/>
          <w:sz w:val="28"/>
        </w:rPr>
        <w:t>FEDERAL GOVERNMENT OF NIGERIA</w:t>
      </w:r>
    </w:p>
    <w:p w14:paraId="3378D946">
      <w:pPr>
        <w:jc w:val="center"/>
        <w:rPr>
          <w:rFonts w:ascii="Times New Roman" w:hAnsi="Times New Roman" w:cs="Times New Roman"/>
          <w:b/>
          <w:sz w:val="28"/>
        </w:rPr>
      </w:pPr>
    </w:p>
    <w:p w14:paraId="3E3421A1">
      <w:pPr>
        <w:jc w:val="center"/>
        <w:rPr>
          <w:rFonts w:ascii="Times New Roman" w:hAnsi="Times New Roman" w:cs="Times New Roman"/>
          <w:b/>
          <w:sz w:val="28"/>
        </w:rPr>
      </w:pPr>
    </w:p>
    <w:tbl>
      <w:tblPr>
        <w:tblStyle w:val="12"/>
        <w:tblW w:w="0" w:type="auto"/>
        <w:tblInd w:w="3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50"/>
      </w:tblGrid>
      <w:tr w14:paraId="5C862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0" w:type="dxa"/>
          </w:tcPr>
          <w:p w14:paraId="70FAF71A">
            <w:pPr>
              <w:jc w:val="center"/>
              <w:rPr>
                <w:rFonts w:ascii="Times New Roman" w:hAnsi="Times New Roman" w:cs="Times New Roman"/>
              </w:rPr>
            </w:pPr>
          </w:p>
          <w:p w14:paraId="66E68393">
            <w:pPr>
              <w:jc w:val="center"/>
              <w:rPr>
                <w:rFonts w:ascii="Times New Roman" w:hAnsi="Times New Roman" w:cs="Times New Roman"/>
                <w:b/>
                <w:i/>
                <w:sz w:val="32"/>
                <w:szCs w:val="32"/>
              </w:rPr>
            </w:pPr>
            <w:r>
              <w:rPr>
                <w:rFonts w:ascii="Times New Roman" w:hAnsi="Times New Roman" w:cs="Times New Roman"/>
                <w:b/>
                <w:i/>
                <w:sz w:val="32"/>
                <w:szCs w:val="32"/>
              </w:rPr>
              <w:t>GALAXY BACKBONE LIMITED</w:t>
            </w:r>
          </w:p>
          <w:p w14:paraId="3452843B">
            <w:pPr>
              <w:jc w:val="center"/>
              <w:rPr>
                <w:rFonts w:ascii="Times New Roman" w:hAnsi="Times New Roman" w:cs="Times New Roman"/>
              </w:rPr>
            </w:pPr>
          </w:p>
          <w:p w14:paraId="5CA79F80">
            <w:pPr>
              <w:jc w:val="center"/>
              <w:rPr>
                <w:rFonts w:ascii="Times New Roman" w:hAnsi="Times New Roman" w:cs="Times New Roman"/>
              </w:rPr>
            </w:pPr>
          </w:p>
          <w:p w14:paraId="259EEA10">
            <w:pPr>
              <w:jc w:val="center"/>
              <w:rPr>
                <w:rFonts w:ascii="Times New Roman" w:hAnsi="Times New Roman" w:cs="Times New Roman"/>
              </w:rPr>
            </w:pPr>
          </w:p>
        </w:tc>
      </w:tr>
    </w:tbl>
    <w:p w14:paraId="2150065B">
      <w:pPr>
        <w:pStyle w:val="68"/>
        <w:rPr>
          <w:rFonts w:ascii="Times New Roman" w:hAnsi="Times New Roman" w:cs="Times New Roman"/>
          <w:b w:val="0"/>
          <w:spacing w:val="80"/>
          <w:sz w:val="22"/>
        </w:rPr>
      </w:pPr>
    </w:p>
    <w:p w14:paraId="16109F70">
      <w:pPr>
        <w:pStyle w:val="68"/>
        <w:rPr>
          <w:rFonts w:ascii="Times New Roman" w:hAnsi="Times New Roman" w:cs="Times New Roman"/>
          <w:b w:val="0"/>
          <w:spacing w:val="80"/>
          <w:sz w:val="22"/>
        </w:rPr>
      </w:pPr>
    </w:p>
    <w:p w14:paraId="16C13F04">
      <w:pPr>
        <w:pStyle w:val="68"/>
        <w:jc w:val="left"/>
        <w:rPr>
          <w:rFonts w:ascii="Times New Roman" w:hAnsi="Times New Roman" w:cs="Times New Roman"/>
          <w:b w:val="0"/>
          <w:spacing w:val="80"/>
          <w:sz w:val="22"/>
        </w:rPr>
      </w:pPr>
    </w:p>
    <w:p w14:paraId="0E9B4031">
      <w:pPr>
        <w:pStyle w:val="68"/>
        <w:rPr>
          <w:rFonts w:ascii="Times New Roman" w:hAnsi="Times New Roman" w:cs="Times New Roman"/>
          <w:b w:val="0"/>
          <w:spacing w:val="80"/>
          <w:sz w:val="22"/>
        </w:rPr>
      </w:pPr>
    </w:p>
    <w:p w14:paraId="74FA5311">
      <w:pPr>
        <w:pStyle w:val="68"/>
        <w:rPr>
          <w:rFonts w:ascii="Times New Roman" w:hAnsi="Times New Roman" w:cs="Times New Roman"/>
          <w:b w:val="0"/>
          <w:spacing w:val="80"/>
          <w:sz w:val="22"/>
        </w:rPr>
      </w:pPr>
    </w:p>
    <w:p w14:paraId="4251A704">
      <w:pPr>
        <w:pStyle w:val="68"/>
        <w:rPr>
          <w:rFonts w:ascii="Times New Roman" w:hAnsi="Times New Roman" w:cs="Times New Roman"/>
          <w:b w:val="0"/>
          <w:spacing w:val="80"/>
          <w:sz w:val="22"/>
        </w:rPr>
      </w:pPr>
    </w:p>
    <w:p w14:paraId="51811766">
      <w:pPr>
        <w:pStyle w:val="68"/>
        <w:rPr>
          <w:rFonts w:ascii="Times New Roman" w:hAnsi="Times New Roman" w:cs="Times New Roman"/>
          <w:b w:val="0"/>
          <w:spacing w:val="60"/>
          <w:sz w:val="44"/>
        </w:rPr>
      </w:pPr>
      <w:r>
        <w:rPr>
          <w:rFonts w:ascii="Times New Roman" w:hAnsi="Times New Roman" w:cs="Times New Roman"/>
          <w:b w:val="0"/>
          <w:spacing w:val="60"/>
          <w:sz w:val="40"/>
        </w:rPr>
        <w:t>STANDARD REQUEST FOR PROPOSALS</w:t>
      </w:r>
    </w:p>
    <w:p w14:paraId="606B80D0">
      <w:pPr>
        <w:rPr>
          <w:rFonts w:ascii="Times New Roman" w:hAnsi="Times New Roman" w:cs="Times New Roman"/>
          <w:spacing w:val="60"/>
        </w:rPr>
      </w:pPr>
    </w:p>
    <w:p w14:paraId="1739A6D3">
      <w:pPr>
        <w:jc w:val="center"/>
        <w:rPr>
          <w:rFonts w:ascii="Times New Roman" w:hAnsi="Times New Roman" w:cs="Times New Roman"/>
          <w:sz w:val="36"/>
          <w:szCs w:val="36"/>
        </w:rPr>
      </w:pPr>
      <w:r>
        <w:rPr>
          <w:rFonts w:ascii="Times New Roman" w:hAnsi="Times New Roman" w:cs="Times New Roman"/>
          <w:sz w:val="36"/>
          <w:szCs w:val="36"/>
        </w:rPr>
        <w:t xml:space="preserve">for the </w:t>
      </w:r>
    </w:p>
    <w:p w14:paraId="19C1986A">
      <w:pPr>
        <w:rPr>
          <w:rFonts w:ascii="Times New Roman" w:hAnsi="Times New Roman" w:cs="Times New Roman"/>
        </w:rPr>
      </w:pPr>
    </w:p>
    <w:p w14:paraId="3300D0FB">
      <w:pPr>
        <w:rPr>
          <w:rFonts w:ascii="Times New Roman" w:hAnsi="Times New Roman" w:cs="Times New Roman"/>
        </w:rPr>
      </w:pPr>
    </w:p>
    <w:p w14:paraId="415E090C">
      <w:pPr>
        <w:jc w:val="center"/>
        <w:rPr>
          <w:rFonts w:ascii="Times New Roman" w:hAnsi="Times New Roman" w:cs="Times New Roman"/>
          <w:b/>
          <w:spacing w:val="40"/>
          <w:sz w:val="72"/>
        </w:rPr>
      </w:pPr>
      <w:r>
        <w:rPr>
          <w:rFonts w:ascii="Times New Roman" w:hAnsi="Times New Roman" w:cs="Times New Roman"/>
          <w:b/>
          <w:spacing w:val="40"/>
          <w:sz w:val="72"/>
        </w:rPr>
        <w:t>Selection of Firms</w:t>
      </w:r>
    </w:p>
    <w:p w14:paraId="4F8DDF5C">
      <w:pPr>
        <w:jc w:val="center"/>
        <w:rPr>
          <w:rFonts w:ascii="Times New Roman" w:hAnsi="Times New Roman" w:cs="Times New Roman"/>
          <w:b/>
          <w:spacing w:val="40"/>
        </w:rPr>
      </w:pPr>
    </w:p>
    <w:p w14:paraId="10BEA9A3">
      <w:pPr>
        <w:pStyle w:val="68"/>
        <w:rPr>
          <w:rFonts w:ascii="Times New Roman" w:hAnsi="Times New Roman" w:cs="Times New Roman"/>
          <w:sz w:val="22"/>
        </w:rPr>
      </w:pPr>
    </w:p>
    <w:p w14:paraId="7D7E8430">
      <w:pPr>
        <w:pStyle w:val="68"/>
        <w:rPr>
          <w:rFonts w:ascii="Times New Roman" w:hAnsi="Times New Roman" w:cs="Times New Roman"/>
          <w:sz w:val="22"/>
        </w:rPr>
      </w:pPr>
    </w:p>
    <w:tbl>
      <w:tblPr>
        <w:tblStyle w:val="12"/>
        <w:tblW w:w="0" w:type="auto"/>
        <w:tblInd w:w="10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10"/>
      </w:tblGrid>
      <w:tr w14:paraId="5D0A9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0" w:type="dxa"/>
          </w:tcPr>
          <w:p w14:paraId="79A22B8E">
            <w:pPr>
              <w:pStyle w:val="68"/>
              <w:rPr>
                <w:rFonts w:ascii="Times New Roman" w:hAnsi="Times New Roman" w:cs="Times New Roman"/>
                <w:b w:val="0"/>
                <w:sz w:val="22"/>
              </w:rPr>
            </w:pPr>
            <w:bookmarkStart w:id="1132" w:name="_GoBack" w:colFirst="0" w:colLast="0"/>
          </w:p>
          <w:p w14:paraId="5D6DEC2E">
            <w:pPr>
              <w:pStyle w:val="68"/>
              <w:rPr>
                <w:rFonts w:ascii="Times New Roman" w:hAnsi="Times New Roman" w:cs="Times New Roman"/>
                <w:b w:val="0"/>
                <w:sz w:val="22"/>
              </w:rPr>
            </w:pPr>
            <w:ins w:id="0" w:author="Author">
              <w:bookmarkStart w:id="14" w:name="_Hlk134174789"/>
              <w:r>
                <w:rPr>
                  <w:rFonts w:ascii="Times New Roman" w:hAnsi="Times New Roman" w:cs="Times New Roman"/>
                  <w:i/>
                  <w:sz w:val="48"/>
                  <w:szCs w:val="48"/>
                  <w:highlight w:val="yellow"/>
                </w:rPr>
                <w:t> Internal Audit Automation Application.</w:t>
              </w:r>
            </w:ins>
            <w:ins w:id="1" w:author="Author">
              <w:del w:id="2" w:author="Author">
                <w:r>
                  <w:rPr>
                    <w:rFonts w:ascii="Times New Roman" w:hAnsi="Times New Roman" w:cs="Times New Roman"/>
                    <w:i/>
                    <w:sz w:val="48"/>
                    <w:szCs w:val="48"/>
                    <w:highlight w:val="yellow"/>
                  </w:rPr>
                  <w:delText xml:space="preserve">CONSULTANCY FOR IMPLEMENTATION &amp; </w:delText>
                </w:r>
                <w:bookmarkStart w:id="15" w:name="_Hlk134174270"/>
                <w:bookmarkStart w:id="16" w:name="_Hlk133909985"/>
                <w:r>
                  <w:rPr>
                    <w:rFonts w:ascii="Times New Roman" w:hAnsi="Times New Roman" w:cs="Times New Roman"/>
                    <w:i/>
                    <w:sz w:val="48"/>
                    <w:szCs w:val="48"/>
                    <w:highlight w:val="yellow"/>
                  </w:rPr>
                  <w:delText>ENTERPRISE ARCHITECTURE (EA) DEVELOPMENT</w:delText>
                </w:r>
                <w:bookmarkEnd w:id="14"/>
                <w:bookmarkEnd w:id="15"/>
                <w:r>
                  <w:rPr>
                    <w:rFonts w:ascii="Times New Roman" w:hAnsi="Times New Roman" w:cs="Times New Roman"/>
                    <w:i/>
                    <w:sz w:val="48"/>
                    <w:szCs w:val="48"/>
                    <w:highlight w:val="yellow"/>
                  </w:rPr>
                  <w:delText>RECERTIFICATION TO ISO 2720301:2022 FROMAND ISO 27001:20139001  STANDARDS</w:delText>
                </w:r>
                <w:bookmarkEnd w:id="16"/>
              </w:del>
            </w:ins>
            <w:ins w:id="3" w:author="Author">
              <w:del w:id="4" w:author="Author">
                <w:r>
                  <w:rPr>
                    <w:rFonts w:ascii="Times New Roman" w:hAnsi="Times New Roman" w:cs="Times New Roman"/>
                    <w:i/>
                    <w:sz w:val="48"/>
                    <w:szCs w:val="48"/>
                    <w:highlight w:val="yellow"/>
                    <w:rPrChange w:id="5" w:author="Author" w:date="">
                      <w:rPr>
                        <w:rFonts w:ascii="Times New Roman" w:hAnsi="Times New Roman" w:cs="Times New Roman"/>
                        <w:i/>
                        <w:sz w:val="48"/>
                        <w:szCs w:val="48"/>
                      </w:rPr>
                    </w:rPrChange>
                  </w:rPr>
                  <w:delText xml:space="preserve">VULNERABILITY ASSESMENT AND </w:delText>
                </w:r>
              </w:del>
            </w:ins>
            <w:ins w:id="6" w:author="Author">
              <w:del w:id="7" w:author="Author">
                <w:r>
                  <w:rPr>
                    <w:rFonts w:ascii="Times New Roman" w:hAnsi="Times New Roman" w:cs="Times New Roman"/>
                    <w:i/>
                    <w:sz w:val="48"/>
                    <w:szCs w:val="48"/>
                    <w:highlight w:val="yellow"/>
                    <w:rPrChange w:id="8" w:author="Author" w:date="">
                      <w:rPr>
                        <w:rFonts w:ascii="Times New Roman" w:hAnsi="Times New Roman" w:cs="Times New Roman"/>
                        <w:i/>
                        <w:sz w:val="48"/>
                        <w:szCs w:val="48"/>
                      </w:rPr>
                    </w:rPrChange>
                  </w:rPr>
                  <w:delText>PENETRATION TEST</w:delText>
                </w:r>
              </w:del>
            </w:ins>
            <w:del w:id="9" w:author="Author">
              <w:r>
                <w:rPr>
                  <w:rFonts w:ascii="Times New Roman" w:hAnsi="Times New Roman" w:cs="Times New Roman"/>
                  <w:i/>
                  <w:sz w:val="48"/>
                  <w:szCs w:val="48"/>
                  <w:highlight w:val="yellow"/>
                </w:rPr>
                <w:delText>PCI DSS SECURITY ASSESSOR</w:delText>
              </w:r>
            </w:del>
          </w:p>
        </w:tc>
      </w:tr>
      <w:bookmarkEnd w:id="1132"/>
    </w:tbl>
    <w:p w14:paraId="7B088B78">
      <w:pPr>
        <w:rPr>
          <w:rFonts w:ascii="Times New Roman" w:hAnsi="Times New Roman" w:cs="Times New Roman"/>
        </w:rPr>
      </w:pPr>
    </w:p>
    <w:p w14:paraId="11DB860A">
      <w:pPr>
        <w:rPr>
          <w:rFonts w:ascii="Times New Roman" w:hAnsi="Times New Roman" w:cs="Times New Roman"/>
        </w:rPr>
      </w:pPr>
    </w:p>
    <w:p w14:paraId="2DB1E275">
      <w:pPr>
        <w:rPr>
          <w:rFonts w:ascii="Times New Roman" w:hAnsi="Times New Roman" w:cs="Times New Roman"/>
        </w:rPr>
      </w:pPr>
    </w:p>
    <w:p w14:paraId="1C497E85">
      <w:pPr>
        <w:rPr>
          <w:rFonts w:ascii="Times New Roman" w:hAnsi="Times New Roman" w:cs="Times New Roman"/>
        </w:rPr>
      </w:pPr>
    </w:p>
    <w:p w14:paraId="4A8769E4">
      <w:pPr>
        <w:rPr>
          <w:rFonts w:ascii="Times New Roman" w:hAnsi="Times New Roman" w:cs="Times New Roman"/>
        </w:rPr>
      </w:pPr>
    </w:p>
    <w:p w14:paraId="47F624CC">
      <w:pPr>
        <w:rPr>
          <w:rFonts w:ascii="Times New Roman" w:hAnsi="Times New Roman" w:cs="Times New Roman"/>
        </w:rPr>
      </w:pPr>
    </w:p>
    <w:p w14:paraId="48EE7F33">
      <w:pPr>
        <w:rPr>
          <w:rFonts w:ascii="Times New Roman" w:hAnsi="Times New Roman" w:cs="Times New Roman"/>
        </w:rPr>
      </w:pPr>
    </w:p>
    <w:p w14:paraId="0092A03F">
      <w:pPr>
        <w:rPr>
          <w:rFonts w:ascii="Times New Roman" w:hAnsi="Times New Roman" w:cs="Times New Roman"/>
        </w:rPr>
      </w:pPr>
    </w:p>
    <w:p w14:paraId="141A46C3">
      <w:pPr>
        <w:rPr>
          <w:rFonts w:ascii="Times New Roman" w:hAnsi="Times New Roman" w:cs="Times New Roman"/>
          <w:b/>
          <w:sz w:val="28"/>
          <w:szCs w:val="28"/>
        </w:rPr>
      </w:pPr>
      <w:r>
        <w:rPr>
          <w:rFonts w:ascii="Times New Roman" w:hAnsi="Times New Roman" w:cs="Times New Roman"/>
          <w:b/>
          <w:sz w:val="28"/>
          <w:szCs w:val="28"/>
        </w:rPr>
        <w:t>Name of Procuring Entity: GALAXY BACKBONE LTD</w:t>
      </w:r>
    </w:p>
    <w:p w14:paraId="4F197152">
      <w:pPr>
        <w:pStyle w:val="68"/>
        <w:jc w:val="left"/>
        <w:rPr>
          <w:rFonts w:ascii="Times New Roman" w:hAnsi="Times New Roman" w:cs="Times New Roman"/>
          <w:b w:val="0"/>
          <w:sz w:val="28"/>
        </w:rPr>
      </w:pPr>
      <w:r>
        <w:rPr>
          <w:rFonts w:ascii="Times New Roman" w:hAnsi="Times New Roman" w:cs="Times New Roman"/>
          <w:b w:val="0"/>
          <w:sz w:val="28"/>
        </w:rPr>
        <w:t xml:space="preserve">Invitation for Proposal No: </w:t>
      </w:r>
      <w:del w:id="10" w:author="Author">
        <w:r>
          <w:rPr>
            <w:rFonts w:ascii="Times New Roman" w:hAnsi="Times New Roman" w:cs="Times New Roman"/>
            <w:b w:val="0"/>
            <w:sz w:val="28"/>
            <w:highlight w:val="yellow"/>
          </w:rPr>
          <w:delText xml:space="preserve">Lead Galaxy through the process of </w:delText>
        </w:r>
      </w:del>
      <w:ins w:id="11" w:author="Author">
        <w:del w:id="12" w:author="Author">
          <w:r>
            <w:rPr>
              <w:rFonts w:ascii="Times New Roman" w:hAnsi="Times New Roman" w:cs="Times New Roman"/>
              <w:b w:val="0"/>
              <w:sz w:val="28"/>
              <w:highlight w:val="yellow"/>
            </w:rPr>
            <w:delText xml:space="preserve">of </w:delText>
          </w:r>
        </w:del>
      </w:ins>
      <w:ins w:id="13" w:author="Author">
        <w:r>
          <w:rPr>
            <w:rFonts w:ascii="Times New Roman" w:hAnsi="Times New Roman" w:cs="Times New Roman"/>
            <w:b w:val="0"/>
            <w:sz w:val="28"/>
            <w:highlight w:val="yellow"/>
          </w:rPr>
          <w:t> Internal Audit Automation Application.</w:t>
        </w:r>
      </w:ins>
      <w:ins w:id="14" w:author="Author">
        <w:del w:id="15" w:author="Author">
          <w:r>
            <w:rPr>
              <w:rFonts w:ascii="Times New Roman" w:hAnsi="Times New Roman" w:cs="Times New Roman"/>
              <w:b w:val="0"/>
              <w:i/>
              <w:sz w:val="28"/>
              <w:highlight w:val="yellow"/>
            </w:rPr>
            <w:delText>CONSULTANCY FOR ENTERPRISE ARCHITECTURE (EA) DEVELOPMENTENTERPRISE ARCHITECTURE (EA) DEVELOPMENTRECERTIFICATION TO ISO 27001:2022 FROM ISO 27001:2013 STANDARDSIMPLEMENTATION &amp; CERTIFICATION TO ISO 22301 AND ISO 9001 STANDARDS/2022</w:delText>
          </w:r>
        </w:del>
      </w:ins>
      <w:ins w:id="16" w:author="Author">
        <w:del w:id="17" w:author="Author">
          <w:r>
            <w:rPr>
              <w:rFonts w:ascii="Times New Roman" w:hAnsi="Times New Roman" w:cs="Times New Roman"/>
              <w:b w:val="0"/>
              <w:sz w:val="28"/>
              <w:highlight w:val="yellow"/>
              <w:rPrChange w:id="18" w:author="Author" w:date="">
                <w:rPr>
                  <w:rFonts w:ascii="Times New Roman" w:hAnsi="Times New Roman" w:cs="Times New Roman"/>
                  <w:b w:val="0"/>
                  <w:sz w:val="28"/>
                </w:rPr>
              </w:rPrChange>
            </w:rPr>
            <w:delText>VULNERABILITY ASSESMENT AND PENETRATION TEST</w:delText>
          </w:r>
        </w:del>
      </w:ins>
      <w:del w:id="19" w:author="Author">
        <w:r>
          <w:rPr>
            <w:rFonts w:ascii="Times New Roman" w:hAnsi="Times New Roman" w:cs="Times New Roman"/>
            <w:b w:val="0"/>
            <w:sz w:val="28"/>
            <w:highlight w:val="yellow"/>
          </w:rPr>
          <w:delText>PCI DSS re-certification/20</w:delText>
        </w:r>
      </w:del>
      <w:ins w:id="20" w:author="Author">
        <w:del w:id="21" w:author="Author">
          <w:r>
            <w:rPr>
              <w:rFonts w:ascii="Times New Roman" w:hAnsi="Times New Roman" w:cs="Times New Roman"/>
              <w:b w:val="0"/>
              <w:sz w:val="28"/>
              <w:highlight w:val="yellow"/>
            </w:rPr>
            <w:delText>221</w:delText>
          </w:r>
        </w:del>
      </w:ins>
      <w:del w:id="22" w:author="Author">
        <w:r>
          <w:rPr>
            <w:rFonts w:ascii="Times New Roman" w:hAnsi="Times New Roman" w:cs="Times New Roman"/>
            <w:b w:val="0"/>
            <w:sz w:val="28"/>
            <w:highlight w:val="yellow"/>
          </w:rPr>
          <w:delText>19</w:delText>
        </w:r>
      </w:del>
    </w:p>
    <w:p w14:paraId="1E1D2AE6">
      <w:pPr>
        <w:rPr>
          <w:rFonts w:ascii="Times New Roman" w:hAnsi="Times New Roman" w:cs="Times New Roman"/>
          <w:b/>
          <w:sz w:val="28"/>
        </w:rPr>
      </w:pPr>
      <w:r>
        <w:rPr>
          <w:rFonts w:ascii="Times New Roman" w:hAnsi="Times New Roman" w:cs="Times New Roman"/>
          <w:b/>
          <w:sz w:val="28"/>
        </w:rPr>
        <w:t xml:space="preserve">Issued on: </w:t>
      </w:r>
      <w:ins w:id="23" w:author="Author">
        <w:del w:id="24" w:author="Author">
          <w:r>
            <w:rPr>
              <w:rFonts w:ascii="Times New Roman" w:hAnsi="Times New Roman" w:cs="Times New Roman"/>
              <w:b/>
              <w:sz w:val="28"/>
            </w:rPr>
            <w:delText>1</w:delText>
          </w:r>
        </w:del>
      </w:ins>
      <w:ins w:id="25" w:author="Author">
        <w:r>
          <w:rPr>
            <w:rFonts w:ascii="Times New Roman" w:hAnsi="Times New Roman" w:cs="Times New Roman"/>
            <w:b/>
            <w:sz w:val="28"/>
          </w:rPr>
          <w:t>03</w:t>
        </w:r>
      </w:ins>
      <w:ins w:id="26" w:author="Author">
        <w:del w:id="27" w:author="Author">
          <w:r>
            <w:rPr>
              <w:rFonts w:ascii="Times New Roman" w:hAnsi="Times New Roman" w:cs="Times New Roman"/>
              <w:b/>
              <w:sz w:val="28"/>
            </w:rPr>
            <w:delText>05422704</w:delText>
          </w:r>
        </w:del>
      </w:ins>
      <w:del w:id="28" w:author="Author">
        <w:r>
          <w:rPr>
            <w:rFonts w:ascii="Times New Roman" w:hAnsi="Times New Roman" w:cs="Times New Roman"/>
            <w:b/>
            <w:sz w:val="28"/>
          </w:rPr>
          <w:delText>2</w:delText>
        </w:r>
      </w:del>
      <w:ins w:id="29" w:author="Author">
        <w:del w:id="30" w:author="Author">
          <w:r>
            <w:rPr>
              <w:rFonts w:ascii="Times New Roman" w:hAnsi="Times New Roman" w:cs="Times New Roman"/>
              <w:b/>
              <w:sz w:val="28"/>
            </w:rPr>
            <w:delText>7</w:delText>
          </w:r>
        </w:del>
      </w:ins>
      <w:del w:id="31" w:author="Author">
        <w:r>
          <w:rPr>
            <w:rFonts w:ascii="Times New Roman" w:hAnsi="Times New Roman" w:cs="Times New Roman"/>
            <w:b/>
            <w:sz w:val="28"/>
          </w:rPr>
          <w:delText>1</w:delText>
        </w:r>
      </w:del>
      <w:r>
        <w:rPr>
          <w:rFonts w:ascii="Times New Roman" w:hAnsi="Times New Roman" w:cs="Times New Roman"/>
          <w:b/>
          <w:sz w:val="28"/>
        </w:rPr>
        <w:t>/0</w:t>
      </w:r>
      <w:ins w:id="32" w:author="Author">
        <w:r>
          <w:rPr>
            <w:rFonts w:ascii="Times New Roman" w:hAnsi="Times New Roman" w:cs="Times New Roman"/>
            <w:b/>
            <w:sz w:val="28"/>
          </w:rPr>
          <w:t>3</w:t>
        </w:r>
      </w:ins>
      <w:ins w:id="33" w:author="Author">
        <w:del w:id="34" w:author="Author">
          <w:r>
            <w:rPr>
              <w:rFonts w:ascii="Times New Roman" w:hAnsi="Times New Roman" w:cs="Times New Roman"/>
              <w:b/>
              <w:sz w:val="28"/>
            </w:rPr>
            <w:delText>58</w:delText>
          </w:r>
        </w:del>
      </w:ins>
      <w:del w:id="35" w:author="Author">
        <w:r>
          <w:rPr>
            <w:rFonts w:ascii="Times New Roman" w:hAnsi="Times New Roman" w:cs="Times New Roman"/>
            <w:b/>
            <w:sz w:val="28"/>
          </w:rPr>
          <w:delText>5</w:delText>
        </w:r>
      </w:del>
      <w:r>
        <w:rPr>
          <w:rFonts w:ascii="Times New Roman" w:hAnsi="Times New Roman" w:cs="Times New Roman"/>
          <w:b/>
          <w:sz w:val="28"/>
        </w:rPr>
        <w:t>/20</w:t>
      </w:r>
      <w:ins w:id="36" w:author="Author">
        <w:r>
          <w:rPr>
            <w:rFonts w:ascii="Times New Roman" w:hAnsi="Times New Roman" w:cs="Times New Roman"/>
            <w:b/>
            <w:sz w:val="28"/>
          </w:rPr>
          <w:t>26</w:t>
        </w:r>
      </w:ins>
      <w:ins w:id="37" w:author="Author">
        <w:del w:id="38" w:author="Author">
          <w:r>
            <w:rPr>
              <w:rFonts w:ascii="Times New Roman" w:hAnsi="Times New Roman" w:cs="Times New Roman"/>
              <w:b/>
              <w:sz w:val="28"/>
            </w:rPr>
            <w:delText>321</w:delText>
          </w:r>
        </w:del>
      </w:ins>
      <w:del w:id="39" w:author="Author">
        <w:r>
          <w:rPr>
            <w:rFonts w:ascii="Times New Roman" w:hAnsi="Times New Roman" w:cs="Times New Roman"/>
            <w:b/>
            <w:sz w:val="28"/>
          </w:rPr>
          <w:delText>19</w:delText>
        </w:r>
      </w:del>
    </w:p>
    <w:p w14:paraId="60037C17">
      <w:pPr>
        <w:rPr>
          <w:rFonts w:ascii="Times New Roman" w:hAnsi="Times New Roman" w:cs="Times New Roman"/>
        </w:rPr>
      </w:pPr>
    </w:p>
    <w:p w14:paraId="00BC6396">
      <w:pPr>
        <w:rPr>
          <w:rFonts w:ascii="Times New Roman" w:hAnsi="Times New Roman" w:cs="Times New Roman"/>
        </w:rPr>
      </w:pPr>
    </w:p>
    <w:p w14:paraId="5645342D">
      <w:pPr>
        <w:jc w:val="both"/>
        <w:rPr>
          <w:rFonts w:ascii="Times New Roman" w:hAnsi="Times New Roman" w:cs="Times New Roman"/>
          <w:b/>
          <w:sz w:val="28"/>
        </w:rPr>
      </w:pPr>
    </w:p>
    <w:p w14:paraId="37EF9584">
      <w:pPr>
        <w:rPr>
          <w:rFonts w:ascii="Times New Roman" w:hAnsi="Times New Roman" w:cs="Times New Roman"/>
        </w:rPr>
      </w:pPr>
    </w:p>
    <w:p w14:paraId="77F72275">
      <w:pPr>
        <w:jc w:val="center"/>
        <w:rPr>
          <w:ins w:id="40" w:author="Author" w:date=""/>
          <w:rFonts w:ascii="Times New Roman" w:hAnsi="Times New Roman" w:cs="Times New Roman"/>
          <w:b/>
          <w:bCs/>
          <w:sz w:val="32"/>
          <w:szCs w:val="32"/>
        </w:rPr>
      </w:pPr>
    </w:p>
    <w:p w14:paraId="7D47AEDC">
      <w:pPr>
        <w:jc w:val="center"/>
        <w:rPr>
          <w:rFonts w:ascii="Times New Roman" w:hAnsi="Times New Roman" w:cs="Times New Roman"/>
          <w:b/>
          <w:bCs/>
          <w:sz w:val="32"/>
          <w:szCs w:val="32"/>
        </w:rPr>
      </w:pPr>
      <w:r>
        <w:rPr>
          <w:rFonts w:ascii="Times New Roman" w:hAnsi="Times New Roman" w:cs="Times New Roman"/>
          <w:b/>
          <w:bCs/>
          <w:sz w:val="32"/>
          <w:szCs w:val="32"/>
        </w:rPr>
        <w:t>Table of Contents</w:t>
      </w:r>
      <w:bookmarkEnd w:id="0"/>
      <w:bookmarkEnd w:id="1"/>
      <w:bookmarkEnd w:id="2"/>
      <w:bookmarkEnd w:id="3"/>
      <w:bookmarkEnd w:id="4"/>
      <w:bookmarkEnd w:id="5"/>
      <w:bookmarkEnd w:id="6"/>
      <w:bookmarkEnd w:id="7"/>
      <w:bookmarkEnd w:id="8"/>
      <w:bookmarkEnd w:id="9"/>
      <w:bookmarkEnd w:id="10"/>
    </w:p>
    <w:p w14:paraId="420C19D2">
      <w:pPr>
        <w:rPr>
          <w:rFonts w:ascii="Times New Roman" w:hAnsi="Times New Roman" w:cs="Times New Roman"/>
        </w:rPr>
      </w:pPr>
    </w:p>
    <w:p w14:paraId="65475658">
      <w:pPr>
        <w:pStyle w:val="69"/>
        <w:rPr>
          <w:rFonts w:asciiTheme="minorHAnsi" w:hAnsiTheme="minorHAnsi" w:eastAsiaTheme="minorEastAsia" w:cstheme="minorBidi"/>
          <w:lang w:val="en-US"/>
        </w:rPr>
      </w:pPr>
      <w:r>
        <w:rPr>
          <w:rFonts w:cs="Times New Roman"/>
        </w:rPr>
        <w:fldChar w:fldCharType="begin"/>
      </w:r>
      <w:r>
        <w:rPr>
          <w:rFonts w:cs="Times New Roman"/>
        </w:rPr>
        <w:instrText xml:space="preserve"> TOC \o "1-4" \h \z \u </w:instrText>
      </w:r>
      <w:r>
        <w:rPr>
          <w:rFonts w:cs="Times New Roman"/>
        </w:rPr>
        <w:fldChar w:fldCharType="separate"/>
      </w:r>
      <w:r>
        <w:fldChar w:fldCharType="begin"/>
      </w:r>
      <w:r>
        <w:instrText xml:space="preserve"> HYPERLINK \l "_Toc506545739" </w:instrText>
      </w:r>
      <w:r>
        <w:fldChar w:fldCharType="separate"/>
      </w:r>
      <w:r>
        <w:rPr>
          <w:rStyle w:val="35"/>
          <w:rFonts w:cs="Times New Roman"/>
        </w:rPr>
        <w:t>Letter of Invitation</w:t>
      </w:r>
      <w:r>
        <w:tab/>
      </w:r>
      <w:r>
        <w:fldChar w:fldCharType="begin"/>
      </w:r>
      <w:r>
        <w:instrText xml:space="preserve"> PAGEREF _Toc506545739 \h </w:instrText>
      </w:r>
      <w:r>
        <w:fldChar w:fldCharType="separate"/>
      </w:r>
      <w:r>
        <w:t>1</w:t>
      </w:r>
      <w:r>
        <w:fldChar w:fldCharType="end"/>
      </w:r>
      <w:r>
        <w:fldChar w:fldCharType="end"/>
      </w:r>
    </w:p>
    <w:p w14:paraId="7CC84BA0">
      <w:pPr>
        <w:pStyle w:val="69"/>
        <w:rPr>
          <w:rFonts w:asciiTheme="minorHAnsi" w:hAnsiTheme="minorHAnsi" w:eastAsiaTheme="minorEastAsia" w:cstheme="minorBidi"/>
          <w:lang w:val="en-US"/>
        </w:rPr>
      </w:pPr>
      <w:r>
        <w:fldChar w:fldCharType="begin"/>
      </w:r>
      <w:r>
        <w:instrText xml:space="preserve"> HYPERLINK \l "_Toc506545740" </w:instrText>
      </w:r>
      <w:r>
        <w:fldChar w:fldCharType="separate"/>
      </w:r>
      <w:r>
        <w:rPr>
          <w:rStyle w:val="35"/>
          <w:rFonts w:cs="Times New Roman"/>
        </w:rPr>
        <w:t>Section 1.</w:t>
      </w:r>
      <w:r>
        <w:rPr>
          <w:rFonts w:asciiTheme="minorHAnsi" w:hAnsiTheme="minorHAnsi" w:eastAsiaTheme="minorEastAsia" w:cstheme="minorBidi"/>
          <w:lang w:val="en-US"/>
        </w:rPr>
        <w:tab/>
      </w:r>
      <w:r>
        <w:rPr>
          <w:rStyle w:val="35"/>
          <w:rFonts w:cs="Times New Roman"/>
        </w:rPr>
        <w:t>Instructions to Consultants</w:t>
      </w:r>
      <w:r>
        <w:tab/>
      </w:r>
      <w:r>
        <w:fldChar w:fldCharType="begin"/>
      </w:r>
      <w:r>
        <w:instrText xml:space="preserve"> PAGEREF _Toc506545740 \h </w:instrText>
      </w:r>
      <w:r>
        <w:fldChar w:fldCharType="separate"/>
      </w:r>
      <w:r>
        <w:t>2</w:t>
      </w:r>
      <w:r>
        <w:fldChar w:fldCharType="end"/>
      </w:r>
      <w:r>
        <w:fldChar w:fldCharType="end"/>
      </w:r>
    </w:p>
    <w:p w14:paraId="2B0A3B47">
      <w:pPr>
        <w:pStyle w:val="70"/>
        <w:tabs>
          <w:tab w:val="left" w:pos="1540"/>
          <w:tab w:val="right" w:leader="dot" w:pos="9019"/>
        </w:tabs>
        <w:rPr>
          <w:rFonts w:asciiTheme="minorHAnsi" w:hAnsiTheme="minorHAnsi" w:eastAsiaTheme="minorEastAsia" w:cstheme="minorBidi"/>
          <w:lang w:val="en-US"/>
        </w:rPr>
      </w:pPr>
      <w:r>
        <w:fldChar w:fldCharType="begin"/>
      </w:r>
      <w:r>
        <w:instrText xml:space="preserve"> HYPERLINK \l "_Toc506545741" </w:instrText>
      </w:r>
      <w:r>
        <w:fldChar w:fldCharType="separate"/>
      </w:r>
      <w:r>
        <w:rPr>
          <w:rStyle w:val="35"/>
          <w:rFonts w:cs="Times New Roman"/>
        </w:rPr>
        <w:t>A.</w:t>
      </w:r>
      <w:r>
        <w:rPr>
          <w:rFonts w:asciiTheme="minorHAnsi" w:hAnsiTheme="minorHAnsi" w:eastAsiaTheme="minorEastAsia" w:cstheme="minorBidi"/>
          <w:lang w:val="en-US"/>
        </w:rPr>
        <w:tab/>
      </w:r>
      <w:r>
        <w:rPr>
          <w:rStyle w:val="35"/>
          <w:rFonts w:cs="Times New Roman"/>
        </w:rPr>
        <w:t>General</w:t>
      </w:r>
      <w:r>
        <w:tab/>
      </w:r>
      <w:r>
        <w:fldChar w:fldCharType="begin"/>
      </w:r>
      <w:r>
        <w:instrText xml:space="preserve"> PAGEREF _Toc506545741 \h </w:instrText>
      </w:r>
      <w:r>
        <w:fldChar w:fldCharType="separate"/>
      </w:r>
      <w:r>
        <w:t>2</w:t>
      </w:r>
      <w:r>
        <w:fldChar w:fldCharType="end"/>
      </w:r>
      <w:r>
        <w:fldChar w:fldCharType="end"/>
      </w:r>
    </w:p>
    <w:p w14:paraId="4290D9E6">
      <w:pPr>
        <w:pStyle w:val="72"/>
        <w:rPr>
          <w:rFonts w:asciiTheme="minorHAnsi" w:hAnsiTheme="minorHAnsi" w:eastAsiaTheme="minorEastAsia" w:cstheme="minorBidi"/>
          <w:lang w:val="en-US"/>
        </w:rPr>
      </w:pPr>
      <w:r>
        <w:fldChar w:fldCharType="begin"/>
      </w:r>
      <w:r>
        <w:instrText xml:space="preserve"> HYPERLINK \l "_Toc506545742" </w:instrText>
      </w:r>
      <w:r>
        <w:fldChar w:fldCharType="separate"/>
      </w:r>
      <w:r>
        <w:rPr>
          <w:rStyle w:val="35"/>
          <w:rFonts w:cs="Times New Roman"/>
        </w:rPr>
        <w:t>1.</w:t>
      </w:r>
      <w:r>
        <w:rPr>
          <w:rFonts w:asciiTheme="minorHAnsi" w:hAnsiTheme="minorHAnsi" w:eastAsiaTheme="minorEastAsia" w:cstheme="minorBidi"/>
          <w:lang w:val="en-US"/>
        </w:rPr>
        <w:tab/>
      </w:r>
      <w:r>
        <w:rPr>
          <w:rStyle w:val="35"/>
          <w:rFonts w:cs="Times New Roman"/>
        </w:rPr>
        <w:t>Scope of Assignment</w:t>
      </w:r>
      <w:r>
        <w:tab/>
      </w:r>
      <w:r>
        <w:fldChar w:fldCharType="begin"/>
      </w:r>
      <w:r>
        <w:instrText xml:space="preserve"> PAGEREF _Toc506545742 \h </w:instrText>
      </w:r>
      <w:r>
        <w:fldChar w:fldCharType="separate"/>
      </w:r>
      <w:r>
        <w:t>2</w:t>
      </w:r>
      <w:r>
        <w:fldChar w:fldCharType="end"/>
      </w:r>
      <w:r>
        <w:fldChar w:fldCharType="end"/>
      </w:r>
    </w:p>
    <w:p w14:paraId="4A0434DB">
      <w:pPr>
        <w:pStyle w:val="72"/>
        <w:rPr>
          <w:rFonts w:asciiTheme="minorHAnsi" w:hAnsiTheme="minorHAnsi" w:eastAsiaTheme="minorEastAsia" w:cstheme="minorBidi"/>
          <w:lang w:val="en-US"/>
        </w:rPr>
      </w:pPr>
      <w:r>
        <w:fldChar w:fldCharType="begin"/>
      </w:r>
      <w:r>
        <w:instrText xml:space="preserve"> HYPERLINK \l "_Toc506545743" </w:instrText>
      </w:r>
      <w:r>
        <w:fldChar w:fldCharType="separate"/>
      </w:r>
      <w:r>
        <w:rPr>
          <w:rStyle w:val="35"/>
          <w:rFonts w:cs="Times New Roman"/>
        </w:rPr>
        <w:t>2.</w:t>
      </w:r>
      <w:r>
        <w:rPr>
          <w:rFonts w:asciiTheme="minorHAnsi" w:hAnsiTheme="minorHAnsi" w:eastAsiaTheme="minorEastAsia" w:cstheme="minorBidi"/>
          <w:lang w:val="en-US"/>
        </w:rPr>
        <w:tab/>
      </w:r>
      <w:r>
        <w:rPr>
          <w:rStyle w:val="35"/>
          <w:rFonts w:cs="Times New Roman"/>
        </w:rPr>
        <w:t>Source of Funds</w:t>
      </w:r>
      <w:r>
        <w:tab/>
      </w:r>
      <w:r>
        <w:fldChar w:fldCharType="begin"/>
      </w:r>
      <w:r>
        <w:instrText xml:space="preserve"> PAGEREF _Toc506545743 \h </w:instrText>
      </w:r>
      <w:r>
        <w:fldChar w:fldCharType="separate"/>
      </w:r>
      <w:r>
        <w:t>2</w:t>
      </w:r>
      <w:r>
        <w:fldChar w:fldCharType="end"/>
      </w:r>
      <w:r>
        <w:fldChar w:fldCharType="end"/>
      </w:r>
    </w:p>
    <w:p w14:paraId="1E6C8968">
      <w:pPr>
        <w:pStyle w:val="72"/>
        <w:rPr>
          <w:rFonts w:asciiTheme="minorHAnsi" w:hAnsiTheme="minorHAnsi" w:eastAsiaTheme="minorEastAsia" w:cstheme="minorBidi"/>
          <w:lang w:val="en-US"/>
        </w:rPr>
      </w:pPr>
      <w:r>
        <w:fldChar w:fldCharType="begin"/>
      </w:r>
      <w:r>
        <w:instrText xml:space="preserve"> HYPERLINK \l "_Toc506545744" </w:instrText>
      </w:r>
      <w:r>
        <w:fldChar w:fldCharType="separate"/>
      </w:r>
      <w:r>
        <w:rPr>
          <w:rStyle w:val="35"/>
          <w:rFonts w:cs="Times New Roman"/>
        </w:rPr>
        <w:t>3.</w:t>
      </w:r>
      <w:r>
        <w:rPr>
          <w:rFonts w:asciiTheme="minorHAnsi" w:hAnsiTheme="minorHAnsi" w:eastAsiaTheme="minorEastAsia" w:cstheme="minorBidi"/>
          <w:lang w:val="en-US"/>
        </w:rPr>
        <w:tab/>
      </w:r>
      <w:r>
        <w:rPr>
          <w:rStyle w:val="35"/>
          <w:rFonts w:cs="Times New Roman"/>
        </w:rPr>
        <w:t>Corrupt, Fraudulent, Collusive, Coercive or Obstructive Practices</w:t>
      </w:r>
      <w:r>
        <w:tab/>
      </w:r>
      <w:r>
        <w:fldChar w:fldCharType="begin"/>
      </w:r>
      <w:r>
        <w:instrText xml:space="preserve"> PAGEREF _Toc506545744 \h </w:instrText>
      </w:r>
      <w:r>
        <w:fldChar w:fldCharType="separate"/>
      </w:r>
      <w:r>
        <w:t>2</w:t>
      </w:r>
      <w:r>
        <w:fldChar w:fldCharType="end"/>
      </w:r>
      <w:r>
        <w:fldChar w:fldCharType="end"/>
      </w:r>
    </w:p>
    <w:p w14:paraId="44E01813">
      <w:pPr>
        <w:pStyle w:val="72"/>
        <w:rPr>
          <w:rFonts w:asciiTheme="minorHAnsi" w:hAnsiTheme="minorHAnsi" w:eastAsiaTheme="minorEastAsia" w:cstheme="minorBidi"/>
          <w:lang w:val="en-US"/>
        </w:rPr>
      </w:pPr>
      <w:r>
        <w:fldChar w:fldCharType="begin"/>
      </w:r>
      <w:r>
        <w:instrText xml:space="preserve"> HYPERLINK \l "_Toc506545745" </w:instrText>
      </w:r>
      <w:r>
        <w:fldChar w:fldCharType="separate"/>
      </w:r>
      <w:r>
        <w:rPr>
          <w:rStyle w:val="35"/>
          <w:rFonts w:cs="Times New Roman"/>
        </w:rPr>
        <w:t>4.</w:t>
      </w:r>
      <w:r>
        <w:rPr>
          <w:rFonts w:asciiTheme="minorHAnsi" w:hAnsiTheme="minorHAnsi" w:eastAsiaTheme="minorEastAsia" w:cstheme="minorBidi"/>
          <w:lang w:val="en-US"/>
        </w:rPr>
        <w:tab/>
      </w:r>
      <w:r>
        <w:rPr>
          <w:rStyle w:val="35"/>
          <w:rFonts w:cs="Times New Roman"/>
        </w:rPr>
        <w:t>Eligible Consultants</w:t>
      </w:r>
      <w:r>
        <w:tab/>
      </w:r>
      <w:r>
        <w:fldChar w:fldCharType="begin"/>
      </w:r>
      <w:r>
        <w:instrText xml:space="preserve"> PAGEREF _Toc506545745 \h </w:instrText>
      </w:r>
      <w:r>
        <w:fldChar w:fldCharType="separate"/>
      </w:r>
      <w:r>
        <w:t>2</w:t>
      </w:r>
      <w:r>
        <w:fldChar w:fldCharType="end"/>
      </w:r>
      <w:r>
        <w:fldChar w:fldCharType="end"/>
      </w:r>
    </w:p>
    <w:p w14:paraId="64085AB4">
      <w:pPr>
        <w:pStyle w:val="72"/>
        <w:rPr>
          <w:rFonts w:asciiTheme="minorHAnsi" w:hAnsiTheme="minorHAnsi" w:eastAsiaTheme="minorEastAsia" w:cstheme="minorBidi"/>
          <w:lang w:val="en-US"/>
        </w:rPr>
      </w:pPr>
      <w:r>
        <w:fldChar w:fldCharType="begin"/>
      </w:r>
      <w:r>
        <w:instrText xml:space="preserve"> HYPERLINK \l "_Toc506545746" </w:instrText>
      </w:r>
      <w:r>
        <w:fldChar w:fldCharType="separate"/>
      </w:r>
      <w:r>
        <w:rPr>
          <w:rStyle w:val="35"/>
          <w:rFonts w:cs="Times New Roman"/>
        </w:rPr>
        <w:t>5.</w:t>
      </w:r>
      <w:r>
        <w:rPr>
          <w:rFonts w:asciiTheme="minorHAnsi" w:hAnsiTheme="minorHAnsi" w:eastAsiaTheme="minorEastAsia" w:cstheme="minorBidi"/>
          <w:lang w:val="en-US"/>
        </w:rPr>
        <w:tab/>
      </w:r>
      <w:r>
        <w:rPr>
          <w:rStyle w:val="35"/>
          <w:rFonts w:cs="Times New Roman"/>
        </w:rPr>
        <w:t>Conflict of Interest</w:t>
      </w:r>
      <w:r>
        <w:tab/>
      </w:r>
      <w:r>
        <w:fldChar w:fldCharType="begin"/>
      </w:r>
      <w:r>
        <w:instrText xml:space="preserve"> PAGEREF _Toc506545746 \h </w:instrText>
      </w:r>
      <w:r>
        <w:fldChar w:fldCharType="separate"/>
      </w:r>
      <w:r>
        <w:t>3</w:t>
      </w:r>
      <w:r>
        <w:fldChar w:fldCharType="end"/>
      </w:r>
      <w:r>
        <w:fldChar w:fldCharType="end"/>
      </w:r>
    </w:p>
    <w:p w14:paraId="2F8CA85F">
      <w:pPr>
        <w:pStyle w:val="70"/>
        <w:tabs>
          <w:tab w:val="left" w:pos="1540"/>
          <w:tab w:val="right" w:leader="dot" w:pos="9019"/>
        </w:tabs>
        <w:rPr>
          <w:rFonts w:asciiTheme="minorHAnsi" w:hAnsiTheme="minorHAnsi" w:eastAsiaTheme="minorEastAsia" w:cstheme="minorBidi"/>
          <w:lang w:val="en-US"/>
        </w:rPr>
      </w:pPr>
      <w:r>
        <w:fldChar w:fldCharType="begin"/>
      </w:r>
      <w:r>
        <w:instrText xml:space="preserve"> HYPERLINK \l "_Toc506545747" </w:instrText>
      </w:r>
      <w:r>
        <w:fldChar w:fldCharType="separate"/>
      </w:r>
      <w:r>
        <w:rPr>
          <w:rStyle w:val="35"/>
          <w:rFonts w:cs="Times New Roman"/>
        </w:rPr>
        <w:t>B.</w:t>
      </w:r>
      <w:r>
        <w:rPr>
          <w:rFonts w:asciiTheme="minorHAnsi" w:hAnsiTheme="minorHAnsi" w:eastAsiaTheme="minorEastAsia" w:cstheme="minorBidi"/>
          <w:lang w:val="en-US"/>
        </w:rPr>
        <w:tab/>
      </w:r>
      <w:r>
        <w:rPr>
          <w:rStyle w:val="35"/>
          <w:rFonts w:cs="Times New Roman"/>
        </w:rPr>
        <w:t>Request for Proposal</w:t>
      </w:r>
      <w:r>
        <w:tab/>
      </w:r>
      <w:r>
        <w:fldChar w:fldCharType="begin"/>
      </w:r>
      <w:r>
        <w:instrText xml:space="preserve"> PAGEREF _Toc506545747 \h </w:instrText>
      </w:r>
      <w:r>
        <w:fldChar w:fldCharType="separate"/>
      </w:r>
      <w:r>
        <w:t>3</w:t>
      </w:r>
      <w:r>
        <w:fldChar w:fldCharType="end"/>
      </w:r>
      <w:r>
        <w:fldChar w:fldCharType="end"/>
      </w:r>
    </w:p>
    <w:p w14:paraId="42241D74">
      <w:pPr>
        <w:pStyle w:val="72"/>
        <w:rPr>
          <w:rFonts w:asciiTheme="minorHAnsi" w:hAnsiTheme="minorHAnsi" w:eastAsiaTheme="minorEastAsia" w:cstheme="minorBidi"/>
          <w:lang w:val="en-US"/>
        </w:rPr>
      </w:pPr>
      <w:r>
        <w:fldChar w:fldCharType="begin"/>
      </w:r>
      <w:r>
        <w:instrText xml:space="preserve"> HYPERLINK \l "_Toc506545748" </w:instrText>
      </w:r>
      <w:r>
        <w:fldChar w:fldCharType="separate"/>
      </w:r>
      <w:r>
        <w:rPr>
          <w:rStyle w:val="35"/>
          <w:rFonts w:cs="Times New Roman"/>
        </w:rPr>
        <w:t>6.</w:t>
      </w:r>
      <w:r>
        <w:rPr>
          <w:rFonts w:asciiTheme="minorHAnsi" w:hAnsiTheme="minorHAnsi" w:eastAsiaTheme="minorEastAsia" w:cstheme="minorBidi"/>
          <w:lang w:val="en-US"/>
        </w:rPr>
        <w:tab/>
      </w:r>
      <w:r>
        <w:rPr>
          <w:rStyle w:val="35"/>
          <w:rFonts w:cs="Times New Roman"/>
        </w:rPr>
        <w:t>Proposal: Sections</w:t>
      </w:r>
      <w:r>
        <w:tab/>
      </w:r>
      <w:r>
        <w:fldChar w:fldCharType="begin"/>
      </w:r>
      <w:r>
        <w:instrText xml:space="preserve"> PAGEREF _Toc506545748 \h </w:instrText>
      </w:r>
      <w:r>
        <w:fldChar w:fldCharType="separate"/>
      </w:r>
      <w:r>
        <w:t>3</w:t>
      </w:r>
      <w:r>
        <w:fldChar w:fldCharType="end"/>
      </w:r>
      <w:r>
        <w:fldChar w:fldCharType="end"/>
      </w:r>
    </w:p>
    <w:p w14:paraId="7E8AB5EA">
      <w:pPr>
        <w:pStyle w:val="72"/>
        <w:rPr>
          <w:rFonts w:asciiTheme="minorHAnsi" w:hAnsiTheme="minorHAnsi" w:eastAsiaTheme="minorEastAsia" w:cstheme="minorBidi"/>
          <w:lang w:val="en-US"/>
        </w:rPr>
      </w:pPr>
      <w:r>
        <w:fldChar w:fldCharType="begin"/>
      </w:r>
      <w:r>
        <w:instrText xml:space="preserve"> HYPERLINK \l "_Toc506545749" </w:instrText>
      </w:r>
      <w:r>
        <w:fldChar w:fldCharType="separate"/>
      </w:r>
      <w:r>
        <w:rPr>
          <w:rStyle w:val="35"/>
          <w:rFonts w:cs="Times New Roman"/>
        </w:rPr>
        <w:t>7.</w:t>
      </w:r>
      <w:r>
        <w:rPr>
          <w:rFonts w:asciiTheme="minorHAnsi" w:hAnsiTheme="minorHAnsi" w:eastAsiaTheme="minorEastAsia" w:cstheme="minorBidi"/>
          <w:lang w:val="en-US"/>
        </w:rPr>
        <w:tab/>
      </w:r>
      <w:r>
        <w:rPr>
          <w:rStyle w:val="35"/>
          <w:rFonts w:cs="Times New Roman"/>
        </w:rPr>
        <w:t>Proposal: Clarification</w:t>
      </w:r>
      <w:r>
        <w:tab/>
      </w:r>
      <w:r>
        <w:fldChar w:fldCharType="begin"/>
      </w:r>
      <w:r>
        <w:instrText xml:space="preserve"> PAGEREF _Toc506545749 \h </w:instrText>
      </w:r>
      <w:r>
        <w:fldChar w:fldCharType="separate"/>
      </w:r>
      <w:r>
        <w:t>3</w:t>
      </w:r>
      <w:r>
        <w:fldChar w:fldCharType="end"/>
      </w:r>
      <w:r>
        <w:fldChar w:fldCharType="end"/>
      </w:r>
    </w:p>
    <w:p w14:paraId="2A71DCDA">
      <w:pPr>
        <w:pStyle w:val="72"/>
        <w:rPr>
          <w:rFonts w:asciiTheme="minorHAnsi" w:hAnsiTheme="minorHAnsi" w:eastAsiaTheme="minorEastAsia" w:cstheme="minorBidi"/>
          <w:lang w:val="en-US"/>
        </w:rPr>
      </w:pPr>
      <w:r>
        <w:fldChar w:fldCharType="begin"/>
      </w:r>
      <w:r>
        <w:instrText xml:space="preserve"> HYPERLINK \l "_Toc506545750" </w:instrText>
      </w:r>
      <w:r>
        <w:fldChar w:fldCharType="separate"/>
      </w:r>
      <w:r>
        <w:rPr>
          <w:rStyle w:val="35"/>
          <w:rFonts w:cs="Times New Roman"/>
        </w:rPr>
        <w:t>8.</w:t>
      </w:r>
      <w:r>
        <w:rPr>
          <w:rFonts w:asciiTheme="minorHAnsi" w:hAnsiTheme="minorHAnsi" w:eastAsiaTheme="minorEastAsia" w:cstheme="minorBidi"/>
          <w:lang w:val="en-US"/>
        </w:rPr>
        <w:tab/>
      </w:r>
      <w:r>
        <w:rPr>
          <w:rStyle w:val="35"/>
          <w:rFonts w:cs="Times New Roman"/>
        </w:rPr>
        <w:t>Proposal: Amendment</w:t>
      </w:r>
      <w:r>
        <w:tab/>
      </w:r>
      <w:r>
        <w:fldChar w:fldCharType="begin"/>
      </w:r>
      <w:r>
        <w:instrText xml:space="preserve"> PAGEREF _Toc506545750 \h </w:instrText>
      </w:r>
      <w:r>
        <w:fldChar w:fldCharType="separate"/>
      </w:r>
      <w:r>
        <w:t>3</w:t>
      </w:r>
      <w:r>
        <w:fldChar w:fldCharType="end"/>
      </w:r>
      <w:r>
        <w:fldChar w:fldCharType="end"/>
      </w:r>
    </w:p>
    <w:p w14:paraId="6D3260FF">
      <w:pPr>
        <w:pStyle w:val="70"/>
        <w:tabs>
          <w:tab w:val="left" w:pos="1540"/>
          <w:tab w:val="right" w:leader="dot" w:pos="9019"/>
        </w:tabs>
        <w:rPr>
          <w:rFonts w:asciiTheme="minorHAnsi" w:hAnsiTheme="minorHAnsi" w:eastAsiaTheme="minorEastAsia" w:cstheme="minorBidi"/>
          <w:lang w:val="en-US"/>
        </w:rPr>
      </w:pPr>
      <w:r>
        <w:fldChar w:fldCharType="begin"/>
      </w:r>
      <w:r>
        <w:instrText xml:space="preserve"> HYPERLINK \l "_Toc506545751" </w:instrText>
      </w:r>
      <w:r>
        <w:fldChar w:fldCharType="separate"/>
      </w:r>
      <w:r>
        <w:rPr>
          <w:rStyle w:val="35"/>
          <w:rFonts w:cs="Times New Roman"/>
        </w:rPr>
        <w:t>C.</w:t>
      </w:r>
      <w:r>
        <w:rPr>
          <w:rFonts w:asciiTheme="minorHAnsi" w:hAnsiTheme="minorHAnsi" w:eastAsiaTheme="minorEastAsia" w:cstheme="minorBidi"/>
          <w:lang w:val="en-US"/>
        </w:rPr>
        <w:tab/>
      </w:r>
      <w:r>
        <w:rPr>
          <w:rStyle w:val="35"/>
          <w:rFonts w:cs="Times New Roman"/>
        </w:rPr>
        <w:t>Proposal Preparation</w:t>
      </w:r>
      <w:r>
        <w:tab/>
      </w:r>
      <w:r>
        <w:fldChar w:fldCharType="begin"/>
      </w:r>
      <w:r>
        <w:instrText xml:space="preserve"> PAGEREF _Toc506545751 \h </w:instrText>
      </w:r>
      <w:r>
        <w:fldChar w:fldCharType="separate"/>
      </w:r>
      <w:r>
        <w:t>3</w:t>
      </w:r>
      <w:r>
        <w:fldChar w:fldCharType="end"/>
      </w:r>
      <w:r>
        <w:fldChar w:fldCharType="end"/>
      </w:r>
    </w:p>
    <w:p w14:paraId="40C0139E">
      <w:pPr>
        <w:pStyle w:val="72"/>
        <w:rPr>
          <w:rFonts w:asciiTheme="minorHAnsi" w:hAnsiTheme="minorHAnsi" w:eastAsiaTheme="minorEastAsia" w:cstheme="minorBidi"/>
          <w:lang w:val="en-US"/>
        </w:rPr>
      </w:pPr>
      <w:r>
        <w:fldChar w:fldCharType="begin"/>
      </w:r>
      <w:r>
        <w:instrText xml:space="preserve"> HYPERLINK \l "_Toc506545752" </w:instrText>
      </w:r>
      <w:r>
        <w:fldChar w:fldCharType="separate"/>
      </w:r>
      <w:r>
        <w:rPr>
          <w:rStyle w:val="35"/>
          <w:rFonts w:cs="Times New Roman"/>
        </w:rPr>
        <w:t>9.</w:t>
      </w:r>
      <w:r>
        <w:rPr>
          <w:rFonts w:asciiTheme="minorHAnsi" w:hAnsiTheme="minorHAnsi" w:eastAsiaTheme="minorEastAsia" w:cstheme="minorBidi"/>
          <w:lang w:val="en-US"/>
        </w:rPr>
        <w:tab/>
      </w:r>
      <w:r>
        <w:rPr>
          <w:rStyle w:val="35"/>
          <w:rFonts w:cs="Times New Roman"/>
        </w:rPr>
        <w:t>Proposal Language</w:t>
      </w:r>
      <w:r>
        <w:tab/>
      </w:r>
      <w:r>
        <w:fldChar w:fldCharType="begin"/>
      </w:r>
      <w:r>
        <w:instrText xml:space="preserve"> PAGEREF _Toc506545752 \h </w:instrText>
      </w:r>
      <w:r>
        <w:fldChar w:fldCharType="separate"/>
      </w:r>
      <w:r>
        <w:t>3</w:t>
      </w:r>
      <w:r>
        <w:fldChar w:fldCharType="end"/>
      </w:r>
      <w:r>
        <w:fldChar w:fldCharType="end"/>
      </w:r>
    </w:p>
    <w:p w14:paraId="23BD6D57">
      <w:pPr>
        <w:pStyle w:val="72"/>
        <w:rPr>
          <w:rFonts w:asciiTheme="minorHAnsi" w:hAnsiTheme="minorHAnsi" w:eastAsiaTheme="minorEastAsia" w:cstheme="minorBidi"/>
          <w:lang w:val="en-US"/>
        </w:rPr>
      </w:pPr>
      <w:r>
        <w:fldChar w:fldCharType="begin"/>
      </w:r>
      <w:r>
        <w:instrText xml:space="preserve"> HYPERLINK \l "_Toc506545753" </w:instrText>
      </w:r>
      <w:r>
        <w:fldChar w:fldCharType="separate"/>
      </w:r>
      <w:r>
        <w:rPr>
          <w:rStyle w:val="35"/>
          <w:rFonts w:cs="Times New Roman"/>
        </w:rPr>
        <w:t>10.</w:t>
      </w:r>
      <w:r>
        <w:rPr>
          <w:rFonts w:asciiTheme="minorHAnsi" w:hAnsiTheme="minorHAnsi" w:eastAsiaTheme="minorEastAsia" w:cstheme="minorBidi"/>
          <w:lang w:val="en-US"/>
        </w:rPr>
        <w:tab/>
      </w:r>
      <w:r>
        <w:rPr>
          <w:rStyle w:val="35"/>
          <w:rFonts w:cs="Times New Roman"/>
        </w:rPr>
        <w:t>Proposal Preparation</w:t>
      </w:r>
      <w:r>
        <w:tab/>
      </w:r>
      <w:r>
        <w:fldChar w:fldCharType="begin"/>
      </w:r>
      <w:r>
        <w:instrText xml:space="preserve"> PAGEREF _Toc506545753 \h </w:instrText>
      </w:r>
      <w:r>
        <w:fldChar w:fldCharType="separate"/>
      </w:r>
      <w:r>
        <w:t>4</w:t>
      </w:r>
      <w:r>
        <w:fldChar w:fldCharType="end"/>
      </w:r>
      <w:r>
        <w:fldChar w:fldCharType="end"/>
      </w:r>
    </w:p>
    <w:p w14:paraId="35186D63">
      <w:pPr>
        <w:pStyle w:val="72"/>
        <w:rPr>
          <w:rFonts w:asciiTheme="minorHAnsi" w:hAnsiTheme="minorHAnsi" w:eastAsiaTheme="minorEastAsia" w:cstheme="minorBidi"/>
          <w:lang w:val="en-US"/>
        </w:rPr>
      </w:pPr>
      <w:r>
        <w:fldChar w:fldCharType="begin"/>
      </w:r>
      <w:r>
        <w:instrText xml:space="preserve"> HYPERLINK \l "_Toc506545754" </w:instrText>
      </w:r>
      <w:r>
        <w:fldChar w:fldCharType="separate"/>
      </w:r>
      <w:r>
        <w:rPr>
          <w:rStyle w:val="35"/>
          <w:rFonts w:cs="Times New Roman"/>
        </w:rPr>
        <w:t>11.</w:t>
      </w:r>
      <w:r>
        <w:rPr>
          <w:rFonts w:asciiTheme="minorHAnsi" w:hAnsiTheme="minorHAnsi" w:eastAsiaTheme="minorEastAsia" w:cstheme="minorBidi"/>
          <w:lang w:val="en-US"/>
        </w:rPr>
        <w:tab/>
      </w:r>
      <w:r>
        <w:rPr>
          <w:rStyle w:val="35"/>
          <w:rFonts w:cs="Times New Roman"/>
        </w:rPr>
        <w:t>Client Inputs</w:t>
      </w:r>
      <w:r>
        <w:tab/>
      </w:r>
      <w:r>
        <w:fldChar w:fldCharType="begin"/>
      </w:r>
      <w:r>
        <w:instrText xml:space="preserve"> PAGEREF _Toc506545754 \h </w:instrText>
      </w:r>
      <w:r>
        <w:fldChar w:fldCharType="separate"/>
      </w:r>
      <w:r>
        <w:t>4</w:t>
      </w:r>
      <w:r>
        <w:fldChar w:fldCharType="end"/>
      </w:r>
      <w:r>
        <w:fldChar w:fldCharType="end"/>
      </w:r>
    </w:p>
    <w:p w14:paraId="05292D16">
      <w:pPr>
        <w:pStyle w:val="72"/>
        <w:rPr>
          <w:rFonts w:asciiTheme="minorHAnsi" w:hAnsiTheme="minorHAnsi" w:eastAsiaTheme="minorEastAsia" w:cstheme="minorBidi"/>
          <w:lang w:val="en-US"/>
        </w:rPr>
      </w:pPr>
      <w:r>
        <w:fldChar w:fldCharType="begin"/>
      </w:r>
      <w:r>
        <w:instrText xml:space="preserve"> HYPERLINK \l "_Toc506545755" </w:instrText>
      </w:r>
      <w:r>
        <w:fldChar w:fldCharType="separate"/>
      </w:r>
      <w:r>
        <w:rPr>
          <w:rStyle w:val="35"/>
          <w:rFonts w:cs="Times New Roman"/>
        </w:rPr>
        <w:t>12.</w:t>
      </w:r>
      <w:r>
        <w:rPr>
          <w:rFonts w:asciiTheme="minorHAnsi" w:hAnsiTheme="minorHAnsi" w:eastAsiaTheme="minorEastAsia" w:cstheme="minorBidi"/>
          <w:lang w:val="en-US"/>
        </w:rPr>
        <w:tab/>
      </w:r>
      <w:r>
        <w:rPr>
          <w:rStyle w:val="35"/>
          <w:rFonts w:cs="Times New Roman"/>
        </w:rPr>
        <w:t>Technical Proposal Preparation</w:t>
      </w:r>
      <w:r>
        <w:tab/>
      </w:r>
      <w:r>
        <w:fldChar w:fldCharType="begin"/>
      </w:r>
      <w:r>
        <w:instrText xml:space="preserve"> PAGEREF _Toc506545755 \h </w:instrText>
      </w:r>
      <w:r>
        <w:fldChar w:fldCharType="separate"/>
      </w:r>
      <w:r>
        <w:t>4</w:t>
      </w:r>
      <w:r>
        <w:fldChar w:fldCharType="end"/>
      </w:r>
      <w:r>
        <w:fldChar w:fldCharType="end"/>
      </w:r>
    </w:p>
    <w:p w14:paraId="17B3485C">
      <w:pPr>
        <w:pStyle w:val="72"/>
        <w:rPr>
          <w:rFonts w:asciiTheme="minorHAnsi" w:hAnsiTheme="minorHAnsi" w:eastAsiaTheme="minorEastAsia" w:cstheme="minorBidi"/>
          <w:lang w:val="en-US"/>
        </w:rPr>
      </w:pPr>
      <w:r>
        <w:fldChar w:fldCharType="begin"/>
      </w:r>
      <w:r>
        <w:instrText xml:space="preserve"> HYPERLINK \l "_Toc506545756" </w:instrText>
      </w:r>
      <w:r>
        <w:fldChar w:fldCharType="separate"/>
      </w:r>
      <w:r>
        <w:rPr>
          <w:rStyle w:val="35"/>
          <w:rFonts w:cs="Times New Roman"/>
        </w:rPr>
        <w:t>13.</w:t>
      </w:r>
      <w:r>
        <w:rPr>
          <w:rFonts w:asciiTheme="minorHAnsi" w:hAnsiTheme="minorHAnsi" w:eastAsiaTheme="minorEastAsia" w:cstheme="minorBidi"/>
          <w:lang w:val="en-US"/>
        </w:rPr>
        <w:tab/>
      </w:r>
      <w:r>
        <w:rPr>
          <w:rStyle w:val="35"/>
          <w:rFonts w:cs="Times New Roman"/>
        </w:rPr>
        <w:t>Technical Proposal: Format and Content</w:t>
      </w:r>
      <w:r>
        <w:tab/>
      </w:r>
      <w:r>
        <w:fldChar w:fldCharType="begin"/>
      </w:r>
      <w:r>
        <w:instrText xml:space="preserve"> PAGEREF _Toc506545756 \h </w:instrText>
      </w:r>
      <w:r>
        <w:fldChar w:fldCharType="separate"/>
      </w:r>
      <w:r>
        <w:t>5</w:t>
      </w:r>
      <w:r>
        <w:fldChar w:fldCharType="end"/>
      </w:r>
      <w:r>
        <w:fldChar w:fldCharType="end"/>
      </w:r>
    </w:p>
    <w:p w14:paraId="53EBC112">
      <w:pPr>
        <w:pStyle w:val="72"/>
        <w:rPr>
          <w:rFonts w:asciiTheme="minorHAnsi" w:hAnsiTheme="minorHAnsi" w:eastAsiaTheme="minorEastAsia" w:cstheme="minorBidi"/>
          <w:lang w:val="en-US"/>
        </w:rPr>
      </w:pPr>
      <w:r>
        <w:fldChar w:fldCharType="begin"/>
      </w:r>
      <w:r>
        <w:instrText xml:space="preserve"> HYPERLINK \l "_Toc506545757" </w:instrText>
      </w:r>
      <w:r>
        <w:fldChar w:fldCharType="separate"/>
      </w:r>
      <w:r>
        <w:rPr>
          <w:rStyle w:val="35"/>
          <w:rFonts w:cs="Times New Roman"/>
        </w:rPr>
        <w:t>14.</w:t>
      </w:r>
      <w:r>
        <w:rPr>
          <w:rFonts w:asciiTheme="minorHAnsi" w:hAnsiTheme="minorHAnsi" w:eastAsiaTheme="minorEastAsia" w:cstheme="minorBidi"/>
          <w:lang w:val="en-US"/>
        </w:rPr>
        <w:tab/>
      </w:r>
      <w:r>
        <w:rPr>
          <w:rStyle w:val="35"/>
          <w:rFonts w:cs="Times New Roman"/>
        </w:rPr>
        <w:t>Financial Proposal Format and Content</w:t>
      </w:r>
      <w:r>
        <w:tab/>
      </w:r>
      <w:r>
        <w:fldChar w:fldCharType="begin"/>
      </w:r>
      <w:r>
        <w:instrText xml:space="preserve"> PAGEREF _Toc506545757 \h </w:instrText>
      </w:r>
      <w:r>
        <w:fldChar w:fldCharType="separate"/>
      </w:r>
      <w:r>
        <w:t>6</w:t>
      </w:r>
      <w:r>
        <w:fldChar w:fldCharType="end"/>
      </w:r>
      <w:r>
        <w:fldChar w:fldCharType="end"/>
      </w:r>
    </w:p>
    <w:p w14:paraId="165AAC9A">
      <w:pPr>
        <w:pStyle w:val="72"/>
        <w:rPr>
          <w:rFonts w:asciiTheme="minorHAnsi" w:hAnsiTheme="minorHAnsi" w:eastAsiaTheme="minorEastAsia" w:cstheme="minorBidi"/>
          <w:lang w:val="en-US"/>
        </w:rPr>
      </w:pPr>
      <w:r>
        <w:fldChar w:fldCharType="begin"/>
      </w:r>
      <w:r>
        <w:instrText xml:space="preserve"> HYPERLINK \l "_Toc506545758" </w:instrText>
      </w:r>
      <w:r>
        <w:fldChar w:fldCharType="separate"/>
      </w:r>
      <w:r>
        <w:rPr>
          <w:rStyle w:val="35"/>
          <w:rFonts w:cs="Times New Roman"/>
        </w:rPr>
        <w:t>15.</w:t>
      </w:r>
      <w:r>
        <w:rPr>
          <w:rFonts w:asciiTheme="minorHAnsi" w:hAnsiTheme="minorHAnsi" w:eastAsiaTheme="minorEastAsia" w:cstheme="minorBidi"/>
          <w:lang w:val="en-US"/>
        </w:rPr>
        <w:tab/>
      </w:r>
      <w:r>
        <w:rPr>
          <w:rStyle w:val="35"/>
          <w:rFonts w:cs="Times New Roman"/>
        </w:rPr>
        <w:t>Taxes</w:t>
      </w:r>
      <w:r>
        <w:tab/>
      </w:r>
      <w:r>
        <w:fldChar w:fldCharType="begin"/>
      </w:r>
      <w:r>
        <w:instrText xml:space="preserve"> PAGEREF _Toc506545758 \h </w:instrText>
      </w:r>
      <w:r>
        <w:fldChar w:fldCharType="separate"/>
      </w:r>
      <w:r>
        <w:t>6</w:t>
      </w:r>
      <w:r>
        <w:fldChar w:fldCharType="end"/>
      </w:r>
      <w:r>
        <w:fldChar w:fldCharType="end"/>
      </w:r>
    </w:p>
    <w:p w14:paraId="2F9C5A5A">
      <w:pPr>
        <w:pStyle w:val="72"/>
        <w:rPr>
          <w:rFonts w:asciiTheme="minorHAnsi" w:hAnsiTheme="minorHAnsi" w:eastAsiaTheme="minorEastAsia" w:cstheme="minorBidi"/>
          <w:lang w:val="en-US"/>
        </w:rPr>
      </w:pPr>
      <w:r>
        <w:fldChar w:fldCharType="begin"/>
      </w:r>
      <w:r>
        <w:instrText xml:space="preserve"> HYPERLINK \l "_Toc506545759" </w:instrText>
      </w:r>
      <w:r>
        <w:fldChar w:fldCharType="separate"/>
      </w:r>
      <w:r>
        <w:rPr>
          <w:rStyle w:val="35"/>
          <w:rFonts w:cs="Times New Roman"/>
        </w:rPr>
        <w:t>16.</w:t>
      </w:r>
      <w:r>
        <w:rPr>
          <w:rFonts w:asciiTheme="minorHAnsi" w:hAnsiTheme="minorHAnsi" w:eastAsiaTheme="minorEastAsia" w:cstheme="minorBidi"/>
          <w:lang w:val="en-US"/>
        </w:rPr>
        <w:tab/>
      </w:r>
      <w:r>
        <w:rPr>
          <w:rStyle w:val="35"/>
          <w:rFonts w:cs="Times New Roman"/>
        </w:rPr>
        <w:t>Alternative Proposals</w:t>
      </w:r>
      <w:r>
        <w:tab/>
      </w:r>
      <w:r>
        <w:fldChar w:fldCharType="begin"/>
      </w:r>
      <w:r>
        <w:instrText xml:space="preserve"> PAGEREF _Toc506545759 \h </w:instrText>
      </w:r>
      <w:r>
        <w:fldChar w:fldCharType="separate"/>
      </w:r>
      <w:r>
        <w:t>6</w:t>
      </w:r>
      <w:r>
        <w:fldChar w:fldCharType="end"/>
      </w:r>
      <w:r>
        <w:fldChar w:fldCharType="end"/>
      </w:r>
    </w:p>
    <w:p w14:paraId="1C42F056">
      <w:pPr>
        <w:pStyle w:val="72"/>
        <w:rPr>
          <w:rFonts w:asciiTheme="minorHAnsi" w:hAnsiTheme="minorHAnsi" w:eastAsiaTheme="minorEastAsia" w:cstheme="minorBidi"/>
          <w:lang w:val="en-US"/>
        </w:rPr>
      </w:pPr>
      <w:r>
        <w:fldChar w:fldCharType="begin"/>
      </w:r>
      <w:r>
        <w:instrText xml:space="preserve"> HYPERLINK \l "_Toc506545760" </w:instrText>
      </w:r>
      <w:r>
        <w:fldChar w:fldCharType="separate"/>
      </w:r>
      <w:r>
        <w:rPr>
          <w:rStyle w:val="35"/>
          <w:rFonts w:cs="Times New Roman"/>
        </w:rPr>
        <w:t>17.</w:t>
      </w:r>
      <w:r>
        <w:rPr>
          <w:rFonts w:asciiTheme="minorHAnsi" w:hAnsiTheme="minorHAnsi" w:eastAsiaTheme="minorEastAsia" w:cstheme="minorBidi"/>
          <w:lang w:val="en-US"/>
        </w:rPr>
        <w:tab/>
      </w:r>
      <w:r>
        <w:rPr>
          <w:rStyle w:val="35"/>
          <w:rFonts w:cs="Times New Roman"/>
        </w:rPr>
        <w:t>Proposal Prices</w:t>
      </w:r>
      <w:r>
        <w:tab/>
      </w:r>
      <w:r>
        <w:fldChar w:fldCharType="begin"/>
      </w:r>
      <w:r>
        <w:instrText xml:space="preserve"> PAGEREF _Toc506545760 \h </w:instrText>
      </w:r>
      <w:r>
        <w:fldChar w:fldCharType="separate"/>
      </w:r>
      <w:r>
        <w:t>6</w:t>
      </w:r>
      <w:r>
        <w:fldChar w:fldCharType="end"/>
      </w:r>
      <w:r>
        <w:fldChar w:fldCharType="end"/>
      </w:r>
    </w:p>
    <w:p w14:paraId="4F0ACB37">
      <w:pPr>
        <w:pStyle w:val="72"/>
        <w:rPr>
          <w:rFonts w:asciiTheme="minorHAnsi" w:hAnsiTheme="minorHAnsi" w:eastAsiaTheme="minorEastAsia" w:cstheme="minorBidi"/>
          <w:lang w:val="en-US"/>
        </w:rPr>
      </w:pPr>
      <w:r>
        <w:fldChar w:fldCharType="begin"/>
      </w:r>
      <w:r>
        <w:instrText xml:space="preserve"> HYPERLINK \l "_Toc506545761" </w:instrText>
      </w:r>
      <w:r>
        <w:fldChar w:fldCharType="separate"/>
      </w:r>
      <w:r>
        <w:rPr>
          <w:rStyle w:val="35"/>
          <w:rFonts w:cs="Times New Roman"/>
        </w:rPr>
        <w:t>18.</w:t>
      </w:r>
      <w:r>
        <w:rPr>
          <w:rFonts w:asciiTheme="minorHAnsi" w:hAnsiTheme="minorHAnsi" w:eastAsiaTheme="minorEastAsia" w:cstheme="minorBidi"/>
          <w:lang w:val="en-US"/>
        </w:rPr>
        <w:tab/>
      </w:r>
      <w:r>
        <w:rPr>
          <w:rStyle w:val="35"/>
          <w:rFonts w:cs="Times New Roman"/>
        </w:rPr>
        <w:t>Proposal Currency</w:t>
      </w:r>
      <w:r>
        <w:tab/>
      </w:r>
      <w:r>
        <w:fldChar w:fldCharType="begin"/>
      </w:r>
      <w:r>
        <w:instrText xml:space="preserve"> PAGEREF _Toc506545761 \h </w:instrText>
      </w:r>
      <w:r>
        <w:fldChar w:fldCharType="separate"/>
      </w:r>
      <w:r>
        <w:t>6</w:t>
      </w:r>
      <w:r>
        <w:fldChar w:fldCharType="end"/>
      </w:r>
      <w:r>
        <w:fldChar w:fldCharType="end"/>
      </w:r>
    </w:p>
    <w:p w14:paraId="6C22CAC1">
      <w:pPr>
        <w:pStyle w:val="72"/>
        <w:rPr>
          <w:rFonts w:asciiTheme="minorHAnsi" w:hAnsiTheme="minorHAnsi" w:eastAsiaTheme="minorEastAsia" w:cstheme="minorBidi"/>
          <w:lang w:val="en-US"/>
        </w:rPr>
      </w:pPr>
      <w:r>
        <w:fldChar w:fldCharType="begin"/>
      </w:r>
      <w:r>
        <w:instrText xml:space="preserve"> HYPERLINK \l "_Toc506545762" </w:instrText>
      </w:r>
      <w:r>
        <w:fldChar w:fldCharType="separate"/>
      </w:r>
      <w:r>
        <w:rPr>
          <w:rStyle w:val="35"/>
          <w:rFonts w:cs="Times New Roman"/>
        </w:rPr>
        <w:t>19.</w:t>
      </w:r>
      <w:r>
        <w:rPr>
          <w:rFonts w:asciiTheme="minorHAnsi" w:hAnsiTheme="minorHAnsi" w:eastAsiaTheme="minorEastAsia" w:cstheme="minorBidi"/>
          <w:lang w:val="en-US"/>
        </w:rPr>
        <w:tab/>
      </w:r>
      <w:r>
        <w:rPr>
          <w:rStyle w:val="35"/>
          <w:rFonts w:cs="Times New Roman"/>
        </w:rPr>
        <w:t>Proposal Validity</w:t>
      </w:r>
      <w:r>
        <w:tab/>
      </w:r>
      <w:r>
        <w:fldChar w:fldCharType="begin"/>
      </w:r>
      <w:r>
        <w:instrText xml:space="preserve"> PAGEREF _Toc506545762 \h </w:instrText>
      </w:r>
      <w:r>
        <w:fldChar w:fldCharType="separate"/>
      </w:r>
      <w:r>
        <w:t>6</w:t>
      </w:r>
      <w:r>
        <w:fldChar w:fldCharType="end"/>
      </w:r>
      <w:r>
        <w:fldChar w:fldCharType="end"/>
      </w:r>
    </w:p>
    <w:p w14:paraId="0DC93CC9">
      <w:pPr>
        <w:pStyle w:val="72"/>
        <w:rPr>
          <w:rFonts w:asciiTheme="minorHAnsi" w:hAnsiTheme="minorHAnsi" w:eastAsiaTheme="minorEastAsia" w:cstheme="minorBidi"/>
          <w:lang w:val="en-US"/>
        </w:rPr>
      </w:pPr>
      <w:r>
        <w:fldChar w:fldCharType="begin"/>
      </w:r>
      <w:r>
        <w:instrText xml:space="preserve"> HYPERLINK \l "_Toc506545763" </w:instrText>
      </w:r>
      <w:r>
        <w:fldChar w:fldCharType="separate"/>
      </w:r>
      <w:r>
        <w:rPr>
          <w:rStyle w:val="35"/>
          <w:rFonts w:cs="Times New Roman"/>
        </w:rPr>
        <w:t>20.</w:t>
      </w:r>
      <w:r>
        <w:rPr>
          <w:rFonts w:asciiTheme="minorHAnsi" w:hAnsiTheme="minorHAnsi" w:eastAsiaTheme="minorEastAsia" w:cstheme="minorBidi"/>
          <w:lang w:val="en-US"/>
        </w:rPr>
        <w:tab/>
      </w:r>
      <w:r>
        <w:rPr>
          <w:rStyle w:val="35"/>
          <w:rFonts w:cs="Times New Roman"/>
        </w:rPr>
        <w:t>Proposal Format and Signing</w:t>
      </w:r>
      <w:r>
        <w:tab/>
      </w:r>
      <w:r>
        <w:fldChar w:fldCharType="begin"/>
      </w:r>
      <w:r>
        <w:instrText xml:space="preserve"> PAGEREF _Toc506545763 \h </w:instrText>
      </w:r>
      <w:r>
        <w:fldChar w:fldCharType="separate"/>
      </w:r>
      <w:r>
        <w:t>6</w:t>
      </w:r>
      <w:r>
        <w:fldChar w:fldCharType="end"/>
      </w:r>
      <w:r>
        <w:fldChar w:fldCharType="end"/>
      </w:r>
    </w:p>
    <w:p w14:paraId="7C2DA96E">
      <w:pPr>
        <w:pStyle w:val="70"/>
        <w:tabs>
          <w:tab w:val="left" w:pos="1540"/>
          <w:tab w:val="right" w:leader="dot" w:pos="9019"/>
        </w:tabs>
        <w:rPr>
          <w:rFonts w:asciiTheme="minorHAnsi" w:hAnsiTheme="minorHAnsi" w:eastAsiaTheme="minorEastAsia" w:cstheme="minorBidi"/>
          <w:lang w:val="en-US"/>
        </w:rPr>
      </w:pPr>
      <w:r>
        <w:fldChar w:fldCharType="begin"/>
      </w:r>
      <w:r>
        <w:instrText xml:space="preserve"> HYPERLINK \l "_Toc506545764" </w:instrText>
      </w:r>
      <w:r>
        <w:fldChar w:fldCharType="separate"/>
      </w:r>
      <w:r>
        <w:rPr>
          <w:rStyle w:val="35"/>
          <w:rFonts w:cs="Times New Roman"/>
        </w:rPr>
        <w:t>D.</w:t>
      </w:r>
      <w:r>
        <w:rPr>
          <w:rFonts w:asciiTheme="minorHAnsi" w:hAnsiTheme="minorHAnsi" w:eastAsiaTheme="minorEastAsia" w:cstheme="minorBidi"/>
          <w:lang w:val="en-US"/>
        </w:rPr>
        <w:tab/>
      </w:r>
      <w:r>
        <w:rPr>
          <w:rStyle w:val="35"/>
          <w:rFonts w:cs="Times New Roman"/>
        </w:rPr>
        <w:t>Proposal Submission</w:t>
      </w:r>
      <w:r>
        <w:tab/>
      </w:r>
      <w:r>
        <w:fldChar w:fldCharType="begin"/>
      </w:r>
      <w:r>
        <w:instrText xml:space="preserve"> PAGEREF _Toc506545764 \h </w:instrText>
      </w:r>
      <w:r>
        <w:fldChar w:fldCharType="separate"/>
      </w:r>
      <w:r>
        <w:t>7</w:t>
      </w:r>
      <w:r>
        <w:fldChar w:fldCharType="end"/>
      </w:r>
      <w:r>
        <w:fldChar w:fldCharType="end"/>
      </w:r>
    </w:p>
    <w:p w14:paraId="7EC9ECEC">
      <w:pPr>
        <w:pStyle w:val="72"/>
        <w:rPr>
          <w:rFonts w:asciiTheme="minorHAnsi" w:hAnsiTheme="minorHAnsi" w:eastAsiaTheme="minorEastAsia" w:cstheme="minorBidi"/>
          <w:lang w:val="en-US"/>
        </w:rPr>
      </w:pPr>
      <w:r>
        <w:fldChar w:fldCharType="begin"/>
      </w:r>
      <w:r>
        <w:instrText xml:space="preserve"> HYPERLINK \l "_Toc506545765" </w:instrText>
      </w:r>
      <w:r>
        <w:fldChar w:fldCharType="separate"/>
      </w:r>
      <w:r>
        <w:rPr>
          <w:rStyle w:val="35"/>
          <w:rFonts w:cs="Times New Roman"/>
        </w:rPr>
        <w:t>21.</w:t>
      </w:r>
      <w:r>
        <w:rPr>
          <w:rFonts w:asciiTheme="minorHAnsi" w:hAnsiTheme="minorHAnsi" w:eastAsiaTheme="minorEastAsia" w:cstheme="minorBidi"/>
          <w:lang w:val="en-US"/>
        </w:rPr>
        <w:tab/>
      </w:r>
      <w:r>
        <w:rPr>
          <w:rStyle w:val="35"/>
          <w:rFonts w:cs="Times New Roman"/>
        </w:rPr>
        <w:t>Proposal Sealing and Marking</w:t>
      </w:r>
      <w:r>
        <w:tab/>
      </w:r>
      <w:r>
        <w:fldChar w:fldCharType="begin"/>
      </w:r>
      <w:r>
        <w:instrText xml:space="preserve"> PAGEREF _Toc506545765 \h </w:instrText>
      </w:r>
      <w:r>
        <w:fldChar w:fldCharType="separate"/>
      </w:r>
      <w:r>
        <w:t>7</w:t>
      </w:r>
      <w:r>
        <w:fldChar w:fldCharType="end"/>
      </w:r>
      <w:r>
        <w:fldChar w:fldCharType="end"/>
      </w:r>
    </w:p>
    <w:p w14:paraId="239325A1">
      <w:pPr>
        <w:pStyle w:val="72"/>
        <w:rPr>
          <w:rFonts w:asciiTheme="minorHAnsi" w:hAnsiTheme="minorHAnsi" w:eastAsiaTheme="minorEastAsia" w:cstheme="minorBidi"/>
          <w:lang w:val="en-US"/>
        </w:rPr>
      </w:pPr>
      <w:r>
        <w:fldChar w:fldCharType="begin"/>
      </w:r>
      <w:r>
        <w:instrText xml:space="preserve"> HYPERLINK \l "_Toc506545766" </w:instrText>
      </w:r>
      <w:r>
        <w:fldChar w:fldCharType="separate"/>
      </w:r>
      <w:r>
        <w:rPr>
          <w:rStyle w:val="35"/>
          <w:rFonts w:cs="Times New Roman"/>
        </w:rPr>
        <w:t>22.</w:t>
      </w:r>
      <w:r>
        <w:rPr>
          <w:rFonts w:asciiTheme="minorHAnsi" w:hAnsiTheme="minorHAnsi" w:eastAsiaTheme="minorEastAsia" w:cstheme="minorBidi"/>
          <w:lang w:val="en-US"/>
        </w:rPr>
        <w:tab/>
      </w:r>
      <w:r>
        <w:rPr>
          <w:rStyle w:val="35"/>
          <w:rFonts w:cs="Times New Roman"/>
        </w:rPr>
        <w:t>Proposal Submission Deadline</w:t>
      </w:r>
      <w:r>
        <w:tab/>
      </w:r>
      <w:r>
        <w:fldChar w:fldCharType="begin"/>
      </w:r>
      <w:r>
        <w:instrText xml:space="preserve"> PAGEREF _Toc506545766 \h </w:instrText>
      </w:r>
      <w:r>
        <w:fldChar w:fldCharType="separate"/>
      </w:r>
      <w:r>
        <w:t>7</w:t>
      </w:r>
      <w:r>
        <w:fldChar w:fldCharType="end"/>
      </w:r>
      <w:r>
        <w:fldChar w:fldCharType="end"/>
      </w:r>
    </w:p>
    <w:p w14:paraId="5F1749C2">
      <w:pPr>
        <w:pStyle w:val="72"/>
        <w:rPr>
          <w:rFonts w:asciiTheme="minorHAnsi" w:hAnsiTheme="minorHAnsi" w:eastAsiaTheme="minorEastAsia" w:cstheme="minorBidi"/>
          <w:lang w:val="en-US"/>
        </w:rPr>
      </w:pPr>
      <w:r>
        <w:fldChar w:fldCharType="begin"/>
      </w:r>
      <w:r>
        <w:instrText xml:space="preserve"> HYPERLINK \l "_Toc506545767" </w:instrText>
      </w:r>
      <w:r>
        <w:fldChar w:fldCharType="separate"/>
      </w:r>
      <w:r>
        <w:rPr>
          <w:rStyle w:val="35"/>
          <w:rFonts w:cs="Times New Roman"/>
        </w:rPr>
        <w:t>23.</w:t>
      </w:r>
      <w:r>
        <w:rPr>
          <w:rFonts w:asciiTheme="minorHAnsi" w:hAnsiTheme="minorHAnsi" w:eastAsiaTheme="minorEastAsia" w:cstheme="minorBidi"/>
          <w:lang w:val="en-US"/>
        </w:rPr>
        <w:tab/>
      </w:r>
      <w:r>
        <w:rPr>
          <w:rStyle w:val="35"/>
          <w:rFonts w:cs="Times New Roman"/>
        </w:rPr>
        <w:t>Proposal Submitted Late</w:t>
      </w:r>
      <w:r>
        <w:tab/>
      </w:r>
      <w:r>
        <w:fldChar w:fldCharType="begin"/>
      </w:r>
      <w:r>
        <w:instrText xml:space="preserve"> PAGEREF _Toc506545767 \h </w:instrText>
      </w:r>
      <w:r>
        <w:fldChar w:fldCharType="separate"/>
      </w:r>
      <w:r>
        <w:t>7</w:t>
      </w:r>
      <w:r>
        <w:fldChar w:fldCharType="end"/>
      </w:r>
      <w:r>
        <w:fldChar w:fldCharType="end"/>
      </w:r>
    </w:p>
    <w:p w14:paraId="1B758121">
      <w:pPr>
        <w:pStyle w:val="72"/>
        <w:rPr>
          <w:rFonts w:asciiTheme="minorHAnsi" w:hAnsiTheme="minorHAnsi" w:eastAsiaTheme="minorEastAsia" w:cstheme="minorBidi"/>
          <w:lang w:val="en-US"/>
        </w:rPr>
      </w:pPr>
      <w:r>
        <w:fldChar w:fldCharType="begin"/>
      </w:r>
      <w:r>
        <w:instrText xml:space="preserve"> HYPERLINK \l "_Toc506545768" </w:instrText>
      </w:r>
      <w:r>
        <w:fldChar w:fldCharType="separate"/>
      </w:r>
      <w:r>
        <w:rPr>
          <w:rStyle w:val="35"/>
          <w:rFonts w:cs="Times New Roman"/>
        </w:rPr>
        <w:t>24.</w:t>
      </w:r>
      <w:r>
        <w:rPr>
          <w:rFonts w:asciiTheme="minorHAnsi" w:hAnsiTheme="minorHAnsi" w:eastAsiaTheme="minorEastAsia" w:cstheme="minorBidi"/>
          <w:lang w:val="en-US"/>
        </w:rPr>
        <w:tab/>
      </w:r>
      <w:r>
        <w:rPr>
          <w:rStyle w:val="35"/>
          <w:rFonts w:cs="Times New Roman"/>
        </w:rPr>
        <w:t>Proposal Modification, Substitution or Withdrawal</w:t>
      </w:r>
      <w:r>
        <w:tab/>
      </w:r>
      <w:r>
        <w:fldChar w:fldCharType="begin"/>
      </w:r>
      <w:r>
        <w:instrText xml:space="preserve"> PAGEREF _Toc506545768 \h </w:instrText>
      </w:r>
      <w:r>
        <w:fldChar w:fldCharType="separate"/>
      </w:r>
      <w:r>
        <w:t>7</w:t>
      </w:r>
      <w:r>
        <w:fldChar w:fldCharType="end"/>
      </w:r>
      <w:r>
        <w:fldChar w:fldCharType="end"/>
      </w:r>
    </w:p>
    <w:p w14:paraId="05E786D0">
      <w:pPr>
        <w:pStyle w:val="70"/>
        <w:tabs>
          <w:tab w:val="left" w:pos="1540"/>
          <w:tab w:val="right" w:leader="dot" w:pos="9019"/>
        </w:tabs>
        <w:rPr>
          <w:rFonts w:asciiTheme="minorHAnsi" w:hAnsiTheme="minorHAnsi" w:eastAsiaTheme="minorEastAsia" w:cstheme="minorBidi"/>
          <w:lang w:val="en-US"/>
        </w:rPr>
      </w:pPr>
      <w:r>
        <w:fldChar w:fldCharType="begin"/>
      </w:r>
      <w:r>
        <w:instrText xml:space="preserve"> HYPERLINK \l "_Toc506545769" </w:instrText>
      </w:r>
      <w:r>
        <w:fldChar w:fldCharType="separate"/>
      </w:r>
      <w:r>
        <w:rPr>
          <w:rStyle w:val="35"/>
          <w:rFonts w:cs="Times New Roman"/>
        </w:rPr>
        <w:t>E.</w:t>
      </w:r>
      <w:r>
        <w:rPr>
          <w:rFonts w:asciiTheme="minorHAnsi" w:hAnsiTheme="minorHAnsi" w:eastAsiaTheme="minorEastAsia" w:cstheme="minorBidi"/>
          <w:lang w:val="en-US"/>
        </w:rPr>
        <w:tab/>
      </w:r>
      <w:r>
        <w:rPr>
          <w:rStyle w:val="35"/>
          <w:rFonts w:cs="Times New Roman"/>
        </w:rPr>
        <w:t>Proposal Opening and Evaluation</w:t>
      </w:r>
      <w:r>
        <w:tab/>
      </w:r>
      <w:r>
        <w:fldChar w:fldCharType="begin"/>
      </w:r>
      <w:r>
        <w:instrText xml:space="preserve"> PAGEREF _Toc506545769 \h </w:instrText>
      </w:r>
      <w:r>
        <w:fldChar w:fldCharType="separate"/>
      </w:r>
      <w:r>
        <w:t>8</w:t>
      </w:r>
      <w:r>
        <w:fldChar w:fldCharType="end"/>
      </w:r>
      <w:r>
        <w:fldChar w:fldCharType="end"/>
      </w:r>
    </w:p>
    <w:p w14:paraId="1E2B9967">
      <w:pPr>
        <w:pStyle w:val="72"/>
        <w:rPr>
          <w:rFonts w:asciiTheme="minorHAnsi" w:hAnsiTheme="minorHAnsi" w:eastAsiaTheme="minorEastAsia" w:cstheme="minorBidi"/>
          <w:lang w:val="en-US"/>
        </w:rPr>
      </w:pPr>
      <w:r>
        <w:fldChar w:fldCharType="begin"/>
      </w:r>
      <w:r>
        <w:instrText xml:space="preserve"> HYPERLINK \l "_Toc506545770" </w:instrText>
      </w:r>
      <w:r>
        <w:fldChar w:fldCharType="separate"/>
      </w:r>
      <w:r>
        <w:rPr>
          <w:rStyle w:val="35"/>
          <w:rFonts w:cs="Times New Roman"/>
        </w:rPr>
        <w:t>25.</w:t>
      </w:r>
      <w:r>
        <w:rPr>
          <w:rFonts w:asciiTheme="minorHAnsi" w:hAnsiTheme="minorHAnsi" w:eastAsiaTheme="minorEastAsia" w:cstheme="minorBidi"/>
          <w:lang w:val="en-US"/>
        </w:rPr>
        <w:tab/>
      </w:r>
      <w:r>
        <w:rPr>
          <w:rStyle w:val="35"/>
          <w:rFonts w:cs="Times New Roman"/>
        </w:rPr>
        <w:t>Proposal Opening</w:t>
      </w:r>
      <w:r>
        <w:tab/>
      </w:r>
      <w:r>
        <w:fldChar w:fldCharType="begin"/>
      </w:r>
      <w:r>
        <w:instrText xml:space="preserve"> PAGEREF _Toc506545770 \h </w:instrText>
      </w:r>
      <w:r>
        <w:fldChar w:fldCharType="separate"/>
      </w:r>
      <w:r>
        <w:t>8</w:t>
      </w:r>
      <w:r>
        <w:fldChar w:fldCharType="end"/>
      </w:r>
      <w:r>
        <w:fldChar w:fldCharType="end"/>
      </w:r>
    </w:p>
    <w:p w14:paraId="09A8D4F8">
      <w:pPr>
        <w:pStyle w:val="72"/>
        <w:rPr>
          <w:rFonts w:asciiTheme="minorHAnsi" w:hAnsiTheme="minorHAnsi" w:eastAsiaTheme="minorEastAsia" w:cstheme="minorBidi"/>
          <w:lang w:val="en-US"/>
        </w:rPr>
      </w:pPr>
      <w:r>
        <w:fldChar w:fldCharType="begin"/>
      </w:r>
      <w:r>
        <w:instrText xml:space="preserve"> HYPERLINK \l "_Toc506545771" </w:instrText>
      </w:r>
      <w:r>
        <w:fldChar w:fldCharType="separate"/>
      </w:r>
      <w:r>
        <w:rPr>
          <w:rStyle w:val="35"/>
          <w:rFonts w:cs="Times New Roman"/>
        </w:rPr>
        <w:t>26.</w:t>
      </w:r>
      <w:r>
        <w:rPr>
          <w:rFonts w:asciiTheme="minorHAnsi" w:hAnsiTheme="minorHAnsi" w:eastAsiaTheme="minorEastAsia" w:cstheme="minorBidi"/>
          <w:lang w:val="en-US"/>
        </w:rPr>
        <w:tab/>
      </w:r>
      <w:r>
        <w:rPr>
          <w:rStyle w:val="35"/>
          <w:rFonts w:cs="Times New Roman"/>
        </w:rPr>
        <w:t>Confidentiality</w:t>
      </w:r>
      <w:r>
        <w:tab/>
      </w:r>
      <w:r>
        <w:fldChar w:fldCharType="begin"/>
      </w:r>
      <w:r>
        <w:instrText xml:space="preserve"> PAGEREF _Toc506545771 \h </w:instrText>
      </w:r>
      <w:r>
        <w:fldChar w:fldCharType="separate"/>
      </w:r>
      <w:r>
        <w:t>8</w:t>
      </w:r>
      <w:r>
        <w:fldChar w:fldCharType="end"/>
      </w:r>
      <w:r>
        <w:fldChar w:fldCharType="end"/>
      </w:r>
    </w:p>
    <w:p w14:paraId="2CFEEBB0">
      <w:pPr>
        <w:pStyle w:val="72"/>
        <w:rPr>
          <w:rFonts w:asciiTheme="minorHAnsi" w:hAnsiTheme="minorHAnsi" w:eastAsiaTheme="minorEastAsia" w:cstheme="minorBidi"/>
          <w:lang w:val="en-US"/>
        </w:rPr>
      </w:pPr>
      <w:r>
        <w:fldChar w:fldCharType="begin"/>
      </w:r>
      <w:r>
        <w:instrText xml:space="preserve"> HYPERLINK \l "_Toc506545772" </w:instrText>
      </w:r>
      <w:r>
        <w:fldChar w:fldCharType="separate"/>
      </w:r>
      <w:r>
        <w:rPr>
          <w:rStyle w:val="35"/>
          <w:rFonts w:cs="Times New Roman"/>
        </w:rPr>
        <w:t>27.</w:t>
      </w:r>
      <w:r>
        <w:rPr>
          <w:rFonts w:asciiTheme="minorHAnsi" w:hAnsiTheme="minorHAnsi" w:eastAsiaTheme="minorEastAsia" w:cstheme="minorBidi"/>
          <w:lang w:val="en-US"/>
        </w:rPr>
        <w:tab/>
      </w:r>
      <w:r>
        <w:rPr>
          <w:rStyle w:val="35"/>
          <w:rFonts w:cs="Times New Roman"/>
        </w:rPr>
        <w:t>Proposal Clarification</w:t>
      </w:r>
      <w:r>
        <w:tab/>
      </w:r>
      <w:r>
        <w:fldChar w:fldCharType="begin"/>
      </w:r>
      <w:r>
        <w:instrText xml:space="preserve"> PAGEREF _Toc506545772 \h </w:instrText>
      </w:r>
      <w:r>
        <w:fldChar w:fldCharType="separate"/>
      </w:r>
      <w:r>
        <w:t>8</w:t>
      </w:r>
      <w:r>
        <w:fldChar w:fldCharType="end"/>
      </w:r>
      <w:r>
        <w:fldChar w:fldCharType="end"/>
      </w:r>
    </w:p>
    <w:p w14:paraId="4AA47E40">
      <w:pPr>
        <w:pStyle w:val="72"/>
        <w:rPr>
          <w:rFonts w:asciiTheme="minorHAnsi" w:hAnsiTheme="minorHAnsi" w:eastAsiaTheme="minorEastAsia" w:cstheme="minorBidi"/>
          <w:lang w:val="en-US"/>
        </w:rPr>
      </w:pPr>
      <w:r>
        <w:fldChar w:fldCharType="begin"/>
      </w:r>
      <w:r>
        <w:instrText xml:space="preserve"> HYPERLINK \l "_Toc506545773" </w:instrText>
      </w:r>
      <w:r>
        <w:fldChar w:fldCharType="separate"/>
      </w:r>
      <w:r>
        <w:rPr>
          <w:rStyle w:val="35"/>
          <w:rFonts w:cs="Times New Roman"/>
        </w:rPr>
        <w:t>28.</w:t>
      </w:r>
      <w:r>
        <w:rPr>
          <w:rFonts w:asciiTheme="minorHAnsi" w:hAnsiTheme="minorHAnsi" w:eastAsiaTheme="minorEastAsia" w:cstheme="minorBidi"/>
          <w:lang w:val="en-US"/>
        </w:rPr>
        <w:tab/>
      </w:r>
      <w:r>
        <w:rPr>
          <w:rStyle w:val="35"/>
          <w:rFonts w:cs="Times New Roman"/>
        </w:rPr>
        <w:t>Contacting the Client</w:t>
      </w:r>
      <w:r>
        <w:tab/>
      </w:r>
      <w:r>
        <w:fldChar w:fldCharType="begin"/>
      </w:r>
      <w:r>
        <w:instrText xml:space="preserve"> PAGEREF _Toc506545773 \h </w:instrText>
      </w:r>
      <w:r>
        <w:fldChar w:fldCharType="separate"/>
      </w:r>
      <w:r>
        <w:t>8</w:t>
      </w:r>
      <w:r>
        <w:fldChar w:fldCharType="end"/>
      </w:r>
      <w:r>
        <w:fldChar w:fldCharType="end"/>
      </w:r>
    </w:p>
    <w:p w14:paraId="238C49C0">
      <w:pPr>
        <w:pStyle w:val="72"/>
        <w:rPr>
          <w:rFonts w:asciiTheme="minorHAnsi" w:hAnsiTheme="minorHAnsi" w:eastAsiaTheme="minorEastAsia" w:cstheme="minorBidi"/>
          <w:lang w:val="en-US"/>
        </w:rPr>
      </w:pPr>
      <w:r>
        <w:fldChar w:fldCharType="begin"/>
      </w:r>
      <w:r>
        <w:instrText xml:space="preserve"> HYPERLINK \l "_Toc506545774" </w:instrText>
      </w:r>
      <w:r>
        <w:fldChar w:fldCharType="separate"/>
      </w:r>
      <w:r>
        <w:rPr>
          <w:rStyle w:val="35"/>
          <w:rFonts w:cs="Times New Roman"/>
        </w:rPr>
        <w:t>29.</w:t>
      </w:r>
      <w:r>
        <w:rPr>
          <w:rFonts w:asciiTheme="minorHAnsi" w:hAnsiTheme="minorHAnsi" w:eastAsiaTheme="minorEastAsia" w:cstheme="minorBidi"/>
          <w:lang w:val="en-US"/>
        </w:rPr>
        <w:tab/>
      </w:r>
      <w:r>
        <w:rPr>
          <w:rStyle w:val="35"/>
          <w:rFonts w:cs="Times New Roman"/>
        </w:rPr>
        <w:t>Proposal: Evaluation</w:t>
      </w:r>
      <w:r>
        <w:tab/>
      </w:r>
      <w:r>
        <w:fldChar w:fldCharType="begin"/>
      </w:r>
      <w:r>
        <w:instrText xml:space="preserve"> PAGEREF _Toc506545774 \h </w:instrText>
      </w:r>
      <w:r>
        <w:fldChar w:fldCharType="separate"/>
      </w:r>
      <w:r>
        <w:t>8</w:t>
      </w:r>
      <w:r>
        <w:fldChar w:fldCharType="end"/>
      </w:r>
      <w:r>
        <w:fldChar w:fldCharType="end"/>
      </w:r>
    </w:p>
    <w:p w14:paraId="57F5FED3">
      <w:pPr>
        <w:pStyle w:val="72"/>
        <w:rPr>
          <w:rFonts w:asciiTheme="minorHAnsi" w:hAnsiTheme="minorHAnsi" w:eastAsiaTheme="minorEastAsia" w:cstheme="minorBidi"/>
          <w:lang w:val="en-US"/>
        </w:rPr>
      </w:pPr>
      <w:r>
        <w:fldChar w:fldCharType="begin"/>
      </w:r>
      <w:r>
        <w:instrText xml:space="preserve"> HYPERLINK \l "_Toc506545775" </w:instrText>
      </w:r>
      <w:r>
        <w:fldChar w:fldCharType="separate"/>
      </w:r>
      <w:r>
        <w:rPr>
          <w:rStyle w:val="35"/>
          <w:rFonts w:cs="Times New Roman"/>
        </w:rPr>
        <w:t>30.</w:t>
      </w:r>
      <w:r>
        <w:rPr>
          <w:rFonts w:asciiTheme="minorHAnsi" w:hAnsiTheme="minorHAnsi" w:eastAsiaTheme="minorEastAsia" w:cstheme="minorBidi"/>
          <w:lang w:val="en-US"/>
        </w:rPr>
        <w:tab/>
      </w:r>
      <w:r>
        <w:rPr>
          <w:rStyle w:val="35"/>
          <w:rFonts w:cs="Times New Roman"/>
        </w:rPr>
        <w:t>Financial Proposal Opening</w:t>
      </w:r>
      <w:r>
        <w:tab/>
      </w:r>
      <w:r>
        <w:fldChar w:fldCharType="begin"/>
      </w:r>
      <w:r>
        <w:instrText xml:space="preserve"> PAGEREF _Toc506545775 \h </w:instrText>
      </w:r>
      <w:r>
        <w:fldChar w:fldCharType="separate"/>
      </w:r>
      <w:r>
        <w:t>9</w:t>
      </w:r>
      <w:r>
        <w:fldChar w:fldCharType="end"/>
      </w:r>
      <w:r>
        <w:fldChar w:fldCharType="end"/>
      </w:r>
    </w:p>
    <w:p w14:paraId="133DC7B6">
      <w:pPr>
        <w:pStyle w:val="72"/>
        <w:rPr>
          <w:rFonts w:asciiTheme="minorHAnsi" w:hAnsiTheme="minorHAnsi" w:eastAsiaTheme="minorEastAsia" w:cstheme="minorBidi"/>
          <w:lang w:val="en-US"/>
        </w:rPr>
      </w:pPr>
      <w:r>
        <w:fldChar w:fldCharType="begin"/>
      </w:r>
      <w:r>
        <w:instrText xml:space="preserve"> HYPERLINK \l "_Toc506545776" </w:instrText>
      </w:r>
      <w:r>
        <w:fldChar w:fldCharType="separate"/>
      </w:r>
      <w:r>
        <w:rPr>
          <w:rStyle w:val="35"/>
          <w:rFonts w:cs="Times New Roman"/>
        </w:rPr>
        <w:t>31.</w:t>
      </w:r>
      <w:r>
        <w:rPr>
          <w:rFonts w:asciiTheme="minorHAnsi" w:hAnsiTheme="minorHAnsi" w:eastAsiaTheme="minorEastAsia" w:cstheme="minorBidi"/>
          <w:lang w:val="en-US"/>
        </w:rPr>
        <w:tab/>
      </w:r>
      <w:r>
        <w:rPr>
          <w:rStyle w:val="35"/>
          <w:rFonts w:cs="Times New Roman"/>
        </w:rPr>
        <w:t>Financial Proposal Evaluation</w:t>
      </w:r>
      <w:r>
        <w:tab/>
      </w:r>
      <w:r>
        <w:fldChar w:fldCharType="begin"/>
      </w:r>
      <w:r>
        <w:instrText xml:space="preserve"> PAGEREF _Toc506545776 \h </w:instrText>
      </w:r>
      <w:r>
        <w:fldChar w:fldCharType="separate"/>
      </w:r>
      <w:r>
        <w:t>9</w:t>
      </w:r>
      <w:r>
        <w:fldChar w:fldCharType="end"/>
      </w:r>
      <w:r>
        <w:fldChar w:fldCharType="end"/>
      </w:r>
    </w:p>
    <w:p w14:paraId="4423498A">
      <w:pPr>
        <w:pStyle w:val="72"/>
        <w:rPr>
          <w:rFonts w:asciiTheme="minorHAnsi" w:hAnsiTheme="minorHAnsi" w:eastAsiaTheme="minorEastAsia" w:cstheme="minorBidi"/>
          <w:lang w:val="en-US"/>
        </w:rPr>
      </w:pPr>
      <w:r>
        <w:fldChar w:fldCharType="begin"/>
      </w:r>
      <w:r>
        <w:instrText xml:space="preserve"> HYPERLINK \l "_Toc506545777" </w:instrText>
      </w:r>
      <w:r>
        <w:fldChar w:fldCharType="separate"/>
      </w:r>
      <w:r>
        <w:rPr>
          <w:rStyle w:val="35"/>
          <w:rFonts w:cs="Times New Roman"/>
        </w:rPr>
        <w:t>32.</w:t>
      </w:r>
      <w:r>
        <w:rPr>
          <w:rFonts w:asciiTheme="minorHAnsi" w:hAnsiTheme="minorHAnsi" w:eastAsiaTheme="minorEastAsia" w:cstheme="minorBidi"/>
          <w:lang w:val="en-US"/>
        </w:rPr>
        <w:tab/>
      </w:r>
      <w:r>
        <w:rPr>
          <w:rStyle w:val="35"/>
          <w:rFonts w:cs="Times New Roman"/>
        </w:rPr>
        <w:t>Correction of Arithmetical Errors</w:t>
      </w:r>
      <w:r>
        <w:tab/>
      </w:r>
      <w:r>
        <w:fldChar w:fldCharType="begin"/>
      </w:r>
      <w:r>
        <w:instrText xml:space="preserve"> PAGEREF _Toc506545777 \h </w:instrText>
      </w:r>
      <w:r>
        <w:fldChar w:fldCharType="separate"/>
      </w:r>
      <w:r>
        <w:t>9</w:t>
      </w:r>
      <w:r>
        <w:fldChar w:fldCharType="end"/>
      </w:r>
      <w:r>
        <w:fldChar w:fldCharType="end"/>
      </w:r>
    </w:p>
    <w:p w14:paraId="18C9045C">
      <w:pPr>
        <w:pStyle w:val="72"/>
        <w:rPr>
          <w:rFonts w:asciiTheme="minorHAnsi" w:hAnsiTheme="minorHAnsi" w:eastAsiaTheme="minorEastAsia" w:cstheme="minorBidi"/>
          <w:lang w:val="en-US"/>
        </w:rPr>
      </w:pPr>
      <w:r>
        <w:fldChar w:fldCharType="begin"/>
      </w:r>
      <w:r>
        <w:instrText xml:space="preserve"> HYPERLINK \l "_Toc506545778" </w:instrText>
      </w:r>
      <w:r>
        <w:fldChar w:fldCharType="separate"/>
      </w:r>
      <w:r>
        <w:rPr>
          <w:rStyle w:val="35"/>
          <w:rFonts w:cs="Times New Roman"/>
        </w:rPr>
        <w:t>33.</w:t>
      </w:r>
      <w:r>
        <w:rPr>
          <w:rFonts w:asciiTheme="minorHAnsi" w:hAnsiTheme="minorHAnsi" w:eastAsiaTheme="minorEastAsia" w:cstheme="minorBidi"/>
          <w:lang w:val="en-US"/>
        </w:rPr>
        <w:tab/>
      </w:r>
      <w:r>
        <w:rPr>
          <w:rStyle w:val="35"/>
          <w:rFonts w:cs="Times New Roman"/>
        </w:rPr>
        <w:t>Proposal: Combined Evaluation</w:t>
      </w:r>
      <w:r>
        <w:tab/>
      </w:r>
      <w:r>
        <w:fldChar w:fldCharType="begin"/>
      </w:r>
      <w:r>
        <w:instrText xml:space="preserve"> PAGEREF _Toc506545778 \h </w:instrText>
      </w:r>
      <w:r>
        <w:fldChar w:fldCharType="separate"/>
      </w:r>
      <w:r>
        <w:t>10</w:t>
      </w:r>
      <w:r>
        <w:fldChar w:fldCharType="end"/>
      </w:r>
      <w:r>
        <w:fldChar w:fldCharType="end"/>
      </w:r>
    </w:p>
    <w:p w14:paraId="72B8ED00">
      <w:pPr>
        <w:pStyle w:val="72"/>
        <w:rPr>
          <w:rFonts w:asciiTheme="minorHAnsi" w:hAnsiTheme="minorHAnsi" w:eastAsiaTheme="minorEastAsia" w:cstheme="minorBidi"/>
          <w:lang w:val="en-US"/>
        </w:rPr>
      </w:pPr>
      <w:r>
        <w:fldChar w:fldCharType="begin"/>
      </w:r>
      <w:r>
        <w:instrText xml:space="preserve"> HYPERLINK \l "_Toc506545779" </w:instrText>
      </w:r>
      <w:r>
        <w:fldChar w:fldCharType="separate"/>
      </w:r>
      <w:r>
        <w:rPr>
          <w:rStyle w:val="35"/>
          <w:rFonts w:cs="Times New Roman"/>
        </w:rPr>
        <w:t>34.</w:t>
      </w:r>
      <w:r>
        <w:rPr>
          <w:rFonts w:asciiTheme="minorHAnsi" w:hAnsiTheme="minorHAnsi" w:eastAsiaTheme="minorEastAsia" w:cstheme="minorBidi"/>
          <w:lang w:val="en-US"/>
        </w:rPr>
        <w:tab/>
      </w:r>
      <w:r>
        <w:rPr>
          <w:rStyle w:val="35"/>
          <w:rFonts w:cs="Times New Roman"/>
        </w:rPr>
        <w:t>Proposal: Negotiation</w:t>
      </w:r>
      <w:r>
        <w:tab/>
      </w:r>
      <w:r>
        <w:fldChar w:fldCharType="begin"/>
      </w:r>
      <w:r>
        <w:instrText xml:space="preserve"> PAGEREF _Toc506545779 \h </w:instrText>
      </w:r>
      <w:r>
        <w:fldChar w:fldCharType="separate"/>
      </w:r>
      <w:r>
        <w:t>10</w:t>
      </w:r>
      <w:r>
        <w:fldChar w:fldCharType="end"/>
      </w:r>
      <w:r>
        <w:fldChar w:fldCharType="end"/>
      </w:r>
    </w:p>
    <w:p w14:paraId="3B68FFF4">
      <w:pPr>
        <w:pStyle w:val="72"/>
        <w:rPr>
          <w:rFonts w:asciiTheme="minorHAnsi" w:hAnsiTheme="minorHAnsi" w:eastAsiaTheme="minorEastAsia" w:cstheme="minorBidi"/>
          <w:lang w:val="en-US"/>
        </w:rPr>
      </w:pPr>
      <w:r>
        <w:fldChar w:fldCharType="begin"/>
      </w:r>
      <w:r>
        <w:instrText xml:space="preserve"> HYPERLINK \l "_Toc506545780" </w:instrText>
      </w:r>
      <w:r>
        <w:fldChar w:fldCharType="separate"/>
      </w:r>
      <w:r>
        <w:rPr>
          <w:rStyle w:val="35"/>
          <w:rFonts w:cs="Times New Roman"/>
        </w:rPr>
        <w:t>35.</w:t>
      </w:r>
      <w:r>
        <w:rPr>
          <w:rFonts w:asciiTheme="minorHAnsi" w:hAnsiTheme="minorHAnsi" w:eastAsiaTheme="minorEastAsia" w:cstheme="minorBidi"/>
          <w:lang w:val="en-US"/>
        </w:rPr>
        <w:tab/>
      </w:r>
      <w:r>
        <w:rPr>
          <w:rStyle w:val="35"/>
          <w:rFonts w:cs="Times New Roman"/>
        </w:rPr>
        <w:t>Proposal Negotiations: Conclusion</w:t>
      </w:r>
      <w:r>
        <w:tab/>
      </w:r>
      <w:r>
        <w:fldChar w:fldCharType="begin"/>
      </w:r>
      <w:r>
        <w:instrText xml:space="preserve"> PAGEREF _Toc506545780 \h </w:instrText>
      </w:r>
      <w:r>
        <w:fldChar w:fldCharType="separate"/>
      </w:r>
      <w:r>
        <w:t>10</w:t>
      </w:r>
      <w:r>
        <w:fldChar w:fldCharType="end"/>
      </w:r>
      <w:r>
        <w:fldChar w:fldCharType="end"/>
      </w:r>
    </w:p>
    <w:p w14:paraId="462FFD4C">
      <w:pPr>
        <w:pStyle w:val="70"/>
        <w:tabs>
          <w:tab w:val="left" w:pos="1540"/>
          <w:tab w:val="right" w:leader="dot" w:pos="9019"/>
        </w:tabs>
        <w:rPr>
          <w:rFonts w:asciiTheme="minorHAnsi" w:hAnsiTheme="minorHAnsi" w:eastAsiaTheme="minorEastAsia" w:cstheme="minorBidi"/>
          <w:lang w:val="en-US"/>
        </w:rPr>
      </w:pPr>
      <w:r>
        <w:fldChar w:fldCharType="begin"/>
      </w:r>
      <w:r>
        <w:instrText xml:space="preserve"> HYPERLINK \l "_Toc506545781" </w:instrText>
      </w:r>
      <w:r>
        <w:fldChar w:fldCharType="separate"/>
      </w:r>
      <w:r>
        <w:rPr>
          <w:rStyle w:val="35"/>
          <w:rFonts w:cs="Times New Roman"/>
        </w:rPr>
        <w:t>F.</w:t>
      </w:r>
      <w:r>
        <w:rPr>
          <w:rFonts w:asciiTheme="minorHAnsi" w:hAnsiTheme="minorHAnsi" w:eastAsiaTheme="minorEastAsia" w:cstheme="minorBidi"/>
          <w:lang w:val="en-US"/>
        </w:rPr>
        <w:tab/>
      </w:r>
      <w:r>
        <w:rPr>
          <w:rStyle w:val="35"/>
          <w:rFonts w:cs="Times New Roman"/>
        </w:rPr>
        <w:t>Contract Award</w:t>
      </w:r>
      <w:r>
        <w:tab/>
      </w:r>
      <w:r>
        <w:fldChar w:fldCharType="begin"/>
      </w:r>
      <w:r>
        <w:instrText xml:space="preserve"> PAGEREF _Toc506545781 \h </w:instrText>
      </w:r>
      <w:r>
        <w:fldChar w:fldCharType="separate"/>
      </w:r>
      <w:r>
        <w:t>10</w:t>
      </w:r>
      <w:r>
        <w:fldChar w:fldCharType="end"/>
      </w:r>
      <w:r>
        <w:fldChar w:fldCharType="end"/>
      </w:r>
    </w:p>
    <w:p w14:paraId="3A15154A">
      <w:pPr>
        <w:pStyle w:val="72"/>
        <w:rPr>
          <w:rFonts w:asciiTheme="minorHAnsi" w:hAnsiTheme="minorHAnsi" w:eastAsiaTheme="minorEastAsia" w:cstheme="minorBidi"/>
          <w:lang w:val="en-US"/>
        </w:rPr>
      </w:pPr>
      <w:r>
        <w:fldChar w:fldCharType="begin"/>
      </w:r>
      <w:r>
        <w:instrText xml:space="preserve"> HYPERLINK \l "_Toc506545782" </w:instrText>
      </w:r>
      <w:r>
        <w:fldChar w:fldCharType="separate"/>
      </w:r>
      <w:r>
        <w:rPr>
          <w:rStyle w:val="35"/>
          <w:rFonts w:cs="Times New Roman"/>
        </w:rPr>
        <w:t>36.</w:t>
      </w:r>
      <w:r>
        <w:rPr>
          <w:rFonts w:asciiTheme="minorHAnsi" w:hAnsiTheme="minorHAnsi" w:eastAsiaTheme="minorEastAsia" w:cstheme="minorBidi"/>
          <w:lang w:val="en-US"/>
        </w:rPr>
        <w:tab/>
      </w:r>
      <w:r>
        <w:rPr>
          <w:rStyle w:val="35"/>
          <w:rFonts w:cs="Times New Roman"/>
        </w:rPr>
        <w:t>Contract Award</w:t>
      </w:r>
      <w:r>
        <w:tab/>
      </w:r>
      <w:r>
        <w:fldChar w:fldCharType="begin"/>
      </w:r>
      <w:r>
        <w:instrText xml:space="preserve"> PAGEREF _Toc506545782 \h </w:instrText>
      </w:r>
      <w:r>
        <w:fldChar w:fldCharType="separate"/>
      </w:r>
      <w:r>
        <w:t>10</w:t>
      </w:r>
      <w:r>
        <w:fldChar w:fldCharType="end"/>
      </w:r>
      <w:r>
        <w:fldChar w:fldCharType="end"/>
      </w:r>
    </w:p>
    <w:p w14:paraId="55DE9910">
      <w:pPr>
        <w:pStyle w:val="72"/>
        <w:rPr>
          <w:rFonts w:asciiTheme="minorHAnsi" w:hAnsiTheme="minorHAnsi" w:eastAsiaTheme="minorEastAsia" w:cstheme="minorBidi"/>
          <w:lang w:val="en-US"/>
        </w:rPr>
      </w:pPr>
      <w:r>
        <w:fldChar w:fldCharType="begin"/>
      </w:r>
      <w:r>
        <w:instrText xml:space="preserve"> HYPERLINK \l "_Toc506545783" </w:instrText>
      </w:r>
      <w:r>
        <w:fldChar w:fldCharType="separate"/>
      </w:r>
      <w:r>
        <w:rPr>
          <w:rStyle w:val="35"/>
          <w:rFonts w:cs="Times New Roman"/>
        </w:rPr>
        <w:t>37.</w:t>
      </w:r>
      <w:r>
        <w:rPr>
          <w:rFonts w:asciiTheme="minorHAnsi" w:hAnsiTheme="minorHAnsi" w:eastAsiaTheme="minorEastAsia" w:cstheme="minorBidi"/>
          <w:lang w:val="en-US"/>
        </w:rPr>
        <w:tab/>
      </w:r>
      <w:r>
        <w:rPr>
          <w:rStyle w:val="35"/>
          <w:rFonts w:cs="Times New Roman"/>
        </w:rPr>
        <w:t>Debriefing</w:t>
      </w:r>
      <w:r>
        <w:tab/>
      </w:r>
      <w:r>
        <w:fldChar w:fldCharType="begin"/>
      </w:r>
      <w:r>
        <w:instrText xml:space="preserve"> PAGEREF _Toc506545783 \h </w:instrText>
      </w:r>
      <w:r>
        <w:fldChar w:fldCharType="separate"/>
      </w:r>
      <w:r>
        <w:t>10</w:t>
      </w:r>
      <w:r>
        <w:fldChar w:fldCharType="end"/>
      </w:r>
      <w:r>
        <w:fldChar w:fldCharType="end"/>
      </w:r>
    </w:p>
    <w:p w14:paraId="57A2EB34">
      <w:pPr>
        <w:pStyle w:val="72"/>
        <w:rPr>
          <w:rFonts w:asciiTheme="minorHAnsi" w:hAnsiTheme="minorHAnsi" w:eastAsiaTheme="minorEastAsia" w:cstheme="minorBidi"/>
          <w:lang w:val="en-US"/>
        </w:rPr>
      </w:pPr>
      <w:r>
        <w:fldChar w:fldCharType="begin"/>
      </w:r>
      <w:r>
        <w:instrText xml:space="preserve"> HYPERLINK \l "_Toc506545784" </w:instrText>
      </w:r>
      <w:r>
        <w:fldChar w:fldCharType="separate"/>
      </w:r>
      <w:r>
        <w:rPr>
          <w:rStyle w:val="35"/>
          <w:rFonts w:cs="Times New Roman"/>
        </w:rPr>
        <w:t>38.</w:t>
      </w:r>
      <w:r>
        <w:rPr>
          <w:rFonts w:asciiTheme="minorHAnsi" w:hAnsiTheme="minorHAnsi" w:eastAsiaTheme="minorEastAsia" w:cstheme="minorBidi"/>
          <w:lang w:val="en-US"/>
        </w:rPr>
        <w:tab/>
      </w:r>
      <w:r>
        <w:rPr>
          <w:rStyle w:val="35"/>
          <w:rFonts w:cs="Times New Roman"/>
        </w:rPr>
        <w:t>Commencement of Services</w:t>
      </w:r>
      <w:r>
        <w:tab/>
      </w:r>
      <w:r>
        <w:fldChar w:fldCharType="begin"/>
      </w:r>
      <w:r>
        <w:instrText xml:space="preserve"> PAGEREF _Toc506545784 \h </w:instrText>
      </w:r>
      <w:r>
        <w:fldChar w:fldCharType="separate"/>
      </w:r>
      <w:r>
        <w:t>10</w:t>
      </w:r>
      <w:r>
        <w:fldChar w:fldCharType="end"/>
      </w:r>
      <w:r>
        <w:fldChar w:fldCharType="end"/>
      </w:r>
    </w:p>
    <w:p w14:paraId="2026156A">
      <w:pPr>
        <w:pStyle w:val="72"/>
        <w:rPr>
          <w:rFonts w:asciiTheme="minorHAnsi" w:hAnsiTheme="minorHAnsi" w:eastAsiaTheme="minorEastAsia" w:cstheme="minorBidi"/>
          <w:lang w:val="en-US"/>
        </w:rPr>
      </w:pPr>
      <w:r>
        <w:fldChar w:fldCharType="begin"/>
      </w:r>
      <w:r>
        <w:instrText xml:space="preserve"> HYPERLINK \l "_Toc506545785" </w:instrText>
      </w:r>
      <w:r>
        <w:fldChar w:fldCharType="separate"/>
      </w:r>
      <w:r>
        <w:rPr>
          <w:rStyle w:val="35"/>
          <w:rFonts w:cs="Times New Roman"/>
        </w:rPr>
        <w:t>39.</w:t>
      </w:r>
      <w:r>
        <w:rPr>
          <w:rFonts w:asciiTheme="minorHAnsi" w:hAnsiTheme="minorHAnsi" w:eastAsiaTheme="minorEastAsia" w:cstheme="minorBidi"/>
          <w:lang w:val="en-US"/>
        </w:rPr>
        <w:tab/>
      </w:r>
      <w:r>
        <w:rPr>
          <w:rStyle w:val="35"/>
          <w:rFonts w:cs="Times New Roman"/>
        </w:rPr>
        <w:t>Consultants Right to Complain</w:t>
      </w:r>
      <w:r>
        <w:tab/>
      </w:r>
      <w:r>
        <w:fldChar w:fldCharType="begin"/>
      </w:r>
      <w:r>
        <w:instrText xml:space="preserve"> PAGEREF _Toc506545785 \h </w:instrText>
      </w:r>
      <w:r>
        <w:fldChar w:fldCharType="separate"/>
      </w:r>
      <w:r>
        <w:t>10</w:t>
      </w:r>
      <w:r>
        <w:fldChar w:fldCharType="end"/>
      </w:r>
      <w:r>
        <w:fldChar w:fldCharType="end"/>
      </w:r>
    </w:p>
    <w:p w14:paraId="70105015">
      <w:pPr>
        <w:pStyle w:val="69"/>
        <w:rPr>
          <w:rFonts w:asciiTheme="minorHAnsi" w:hAnsiTheme="minorHAnsi" w:eastAsiaTheme="minorEastAsia" w:cstheme="minorBidi"/>
          <w:lang w:val="en-US"/>
        </w:rPr>
      </w:pPr>
      <w:r>
        <w:fldChar w:fldCharType="begin"/>
      </w:r>
      <w:r>
        <w:instrText xml:space="preserve"> HYPERLINK \l "_Toc506545786" </w:instrText>
      </w:r>
      <w:r>
        <w:fldChar w:fldCharType="separate"/>
      </w:r>
      <w:r>
        <w:rPr>
          <w:rStyle w:val="35"/>
          <w:rFonts w:cs="Times New Roman"/>
        </w:rPr>
        <w:t>Section 2.</w:t>
      </w:r>
      <w:r>
        <w:rPr>
          <w:rFonts w:asciiTheme="minorHAnsi" w:hAnsiTheme="minorHAnsi" w:eastAsiaTheme="minorEastAsia" w:cstheme="minorBidi"/>
          <w:lang w:val="en-US"/>
        </w:rPr>
        <w:tab/>
      </w:r>
      <w:r>
        <w:rPr>
          <w:rStyle w:val="35"/>
          <w:rFonts w:cs="Times New Roman"/>
        </w:rPr>
        <w:t>Special Instructions to Consultants</w:t>
      </w:r>
      <w:r>
        <w:tab/>
      </w:r>
      <w:r>
        <w:fldChar w:fldCharType="begin"/>
      </w:r>
      <w:r>
        <w:instrText xml:space="preserve"> PAGEREF _Toc506545786 \h </w:instrText>
      </w:r>
      <w:r>
        <w:fldChar w:fldCharType="separate"/>
      </w:r>
      <w:r>
        <w:t>12</w:t>
      </w:r>
      <w:r>
        <w:fldChar w:fldCharType="end"/>
      </w:r>
      <w:r>
        <w:fldChar w:fldCharType="end"/>
      </w:r>
    </w:p>
    <w:p w14:paraId="3CDD27E5">
      <w:pPr>
        <w:pStyle w:val="69"/>
        <w:rPr>
          <w:rFonts w:asciiTheme="minorHAnsi" w:hAnsiTheme="minorHAnsi" w:eastAsiaTheme="minorEastAsia" w:cstheme="minorBidi"/>
          <w:lang w:val="en-US"/>
        </w:rPr>
      </w:pPr>
      <w:r>
        <w:fldChar w:fldCharType="begin"/>
      </w:r>
      <w:r>
        <w:instrText xml:space="preserve"> HYPERLINK \l "_Toc506545787" </w:instrText>
      </w:r>
      <w:r>
        <w:fldChar w:fldCharType="separate"/>
      </w:r>
      <w:r>
        <w:rPr>
          <w:rStyle w:val="35"/>
          <w:rFonts w:cs="Times New Roman"/>
        </w:rPr>
        <w:t>Section 3.</w:t>
      </w:r>
      <w:r>
        <w:rPr>
          <w:rFonts w:asciiTheme="minorHAnsi" w:hAnsiTheme="minorHAnsi" w:eastAsiaTheme="minorEastAsia" w:cstheme="minorBidi"/>
          <w:lang w:val="en-US"/>
        </w:rPr>
        <w:tab/>
      </w:r>
      <w:r>
        <w:rPr>
          <w:rStyle w:val="35"/>
          <w:rFonts w:cs="Times New Roman"/>
        </w:rPr>
        <w:t>Terms of Reference</w:t>
      </w:r>
      <w:r>
        <w:tab/>
      </w:r>
      <w:r>
        <w:fldChar w:fldCharType="begin"/>
      </w:r>
      <w:r>
        <w:instrText xml:space="preserve"> PAGEREF _Toc506545787 \h </w:instrText>
      </w:r>
      <w:r>
        <w:fldChar w:fldCharType="separate"/>
      </w:r>
      <w:r>
        <w:t>15</w:t>
      </w:r>
      <w:r>
        <w:fldChar w:fldCharType="end"/>
      </w:r>
      <w:r>
        <w:fldChar w:fldCharType="end"/>
      </w:r>
    </w:p>
    <w:p w14:paraId="0B50562F">
      <w:pPr>
        <w:pStyle w:val="69"/>
        <w:rPr>
          <w:rFonts w:asciiTheme="minorHAnsi" w:hAnsiTheme="minorHAnsi" w:eastAsiaTheme="minorEastAsia" w:cstheme="minorBidi"/>
          <w:lang w:val="en-US"/>
        </w:rPr>
      </w:pPr>
      <w:r>
        <w:fldChar w:fldCharType="begin"/>
      </w:r>
      <w:r>
        <w:instrText xml:space="preserve"> HYPERLINK \l "_Toc506545788" </w:instrText>
      </w:r>
      <w:r>
        <w:fldChar w:fldCharType="separate"/>
      </w:r>
      <w:r>
        <w:rPr>
          <w:rStyle w:val="35"/>
          <w:rFonts w:cs="Times New Roman"/>
        </w:rPr>
        <w:t>Section 4.</w:t>
      </w:r>
      <w:r>
        <w:rPr>
          <w:rFonts w:asciiTheme="minorHAnsi" w:hAnsiTheme="minorHAnsi" w:eastAsiaTheme="minorEastAsia" w:cstheme="minorBidi"/>
          <w:lang w:val="en-US"/>
        </w:rPr>
        <w:tab/>
      </w:r>
      <w:r>
        <w:rPr>
          <w:rStyle w:val="35"/>
          <w:rFonts w:cs="Times New Roman"/>
        </w:rPr>
        <w:t>Proposal &amp; Contract Forms</w:t>
      </w:r>
      <w:r>
        <w:tab/>
      </w:r>
      <w:r>
        <w:fldChar w:fldCharType="begin"/>
      </w:r>
      <w:r>
        <w:instrText xml:space="preserve"> PAGEREF _Toc506545788 \h </w:instrText>
      </w:r>
      <w:r>
        <w:fldChar w:fldCharType="separate"/>
      </w:r>
      <w:r>
        <w:t>21</w:t>
      </w:r>
      <w:r>
        <w:fldChar w:fldCharType="end"/>
      </w:r>
      <w:r>
        <w:fldChar w:fldCharType="end"/>
      </w:r>
    </w:p>
    <w:p w14:paraId="24070252">
      <w:pPr>
        <w:pStyle w:val="71"/>
        <w:tabs>
          <w:tab w:val="left" w:pos="1008"/>
          <w:tab w:val="right" w:leader="dot" w:pos="9019"/>
        </w:tabs>
        <w:rPr>
          <w:rFonts w:asciiTheme="minorHAnsi" w:hAnsiTheme="minorHAnsi" w:eastAsiaTheme="minorEastAsia" w:cstheme="minorBidi"/>
        </w:rPr>
      </w:pPr>
      <w:r>
        <w:fldChar w:fldCharType="begin"/>
      </w:r>
      <w:r>
        <w:instrText xml:space="preserve"> HYPERLINK \l "_Toc506545789" </w:instrText>
      </w:r>
      <w:r>
        <w:fldChar w:fldCharType="separate"/>
      </w:r>
      <w:r>
        <w:rPr>
          <w:rStyle w:val="35"/>
          <w:rFonts w:cs="Times New Roman"/>
        </w:rPr>
        <w:t>4A.</w:t>
      </w:r>
      <w:r>
        <w:rPr>
          <w:rFonts w:asciiTheme="minorHAnsi" w:hAnsiTheme="minorHAnsi" w:eastAsiaTheme="minorEastAsia" w:cstheme="minorBidi"/>
        </w:rPr>
        <w:tab/>
      </w:r>
      <w:r>
        <w:rPr>
          <w:rStyle w:val="35"/>
          <w:rFonts w:cs="Times New Roman"/>
        </w:rPr>
        <w:t>Technical Proposal - Standard Forms</w:t>
      </w:r>
      <w:r>
        <w:tab/>
      </w:r>
      <w:r>
        <w:fldChar w:fldCharType="begin"/>
      </w:r>
      <w:r>
        <w:instrText xml:space="preserve"> PAGEREF _Toc506545789 \h </w:instrText>
      </w:r>
      <w:r>
        <w:fldChar w:fldCharType="separate"/>
      </w:r>
      <w:r>
        <w:t>21</w:t>
      </w:r>
      <w:r>
        <w:fldChar w:fldCharType="end"/>
      </w:r>
      <w:r>
        <w:fldChar w:fldCharType="end"/>
      </w:r>
    </w:p>
    <w:p w14:paraId="3BF0D4F0">
      <w:pPr>
        <w:pStyle w:val="71"/>
        <w:tabs>
          <w:tab w:val="left" w:pos="1760"/>
          <w:tab w:val="right" w:leader="dot" w:pos="9019"/>
        </w:tabs>
        <w:rPr>
          <w:rFonts w:asciiTheme="minorHAnsi" w:hAnsiTheme="minorHAnsi" w:eastAsiaTheme="minorEastAsia" w:cstheme="minorBidi"/>
        </w:rPr>
      </w:pPr>
      <w:r>
        <w:fldChar w:fldCharType="begin"/>
      </w:r>
      <w:r>
        <w:instrText xml:space="preserve"> HYPERLINK \l "_Toc506545790" </w:instrText>
      </w:r>
      <w:r>
        <w:fldChar w:fldCharType="separate"/>
      </w:r>
      <w:r>
        <w:rPr>
          <w:rStyle w:val="35"/>
          <w:rFonts w:cs="Times New Roman"/>
        </w:rPr>
        <w:t>Form 4A1</w:t>
      </w:r>
      <w:r>
        <w:rPr>
          <w:rFonts w:asciiTheme="minorHAnsi" w:hAnsiTheme="minorHAnsi" w:eastAsiaTheme="minorEastAsia" w:cstheme="minorBidi"/>
        </w:rPr>
        <w:tab/>
      </w:r>
      <w:r>
        <w:rPr>
          <w:rStyle w:val="35"/>
          <w:rFonts w:cs="Times New Roman"/>
          <w:highlight w:val="yellow"/>
        </w:rPr>
        <w:t>Technical Proposal Submission Form</w:t>
      </w:r>
      <w:r>
        <w:tab/>
      </w:r>
      <w:r>
        <w:fldChar w:fldCharType="begin"/>
      </w:r>
      <w:r>
        <w:instrText xml:space="preserve"> PAGEREF _Toc506545790 \h </w:instrText>
      </w:r>
      <w:r>
        <w:fldChar w:fldCharType="separate"/>
      </w:r>
      <w:r>
        <w:t>22</w:t>
      </w:r>
      <w:r>
        <w:fldChar w:fldCharType="end"/>
      </w:r>
      <w:r>
        <w:fldChar w:fldCharType="end"/>
      </w:r>
    </w:p>
    <w:p w14:paraId="2125CA2A">
      <w:pPr>
        <w:pStyle w:val="71"/>
        <w:tabs>
          <w:tab w:val="left" w:pos="1760"/>
          <w:tab w:val="right" w:leader="dot" w:pos="9019"/>
        </w:tabs>
        <w:rPr>
          <w:rFonts w:asciiTheme="minorHAnsi" w:hAnsiTheme="minorHAnsi" w:eastAsiaTheme="minorEastAsia" w:cstheme="minorBidi"/>
        </w:rPr>
      </w:pPr>
      <w:r>
        <w:fldChar w:fldCharType="begin"/>
      </w:r>
      <w:r>
        <w:instrText xml:space="preserve"> HYPERLINK \l "_Toc506545791" </w:instrText>
      </w:r>
      <w:r>
        <w:fldChar w:fldCharType="separate"/>
      </w:r>
      <w:r>
        <w:rPr>
          <w:rStyle w:val="35"/>
          <w:rFonts w:cs="Times New Roman"/>
        </w:rPr>
        <w:t>Form 4A2</w:t>
      </w:r>
      <w:r>
        <w:rPr>
          <w:rFonts w:asciiTheme="minorHAnsi" w:hAnsiTheme="minorHAnsi" w:eastAsiaTheme="minorEastAsia" w:cstheme="minorBidi"/>
        </w:rPr>
        <w:tab/>
      </w:r>
      <w:r>
        <w:rPr>
          <w:rStyle w:val="35"/>
          <w:rFonts w:cs="Times New Roman"/>
          <w:highlight w:val="yellow"/>
        </w:rPr>
        <w:t>Consultant’s Organization and Experience</w:t>
      </w:r>
      <w:r>
        <w:tab/>
      </w:r>
      <w:r>
        <w:fldChar w:fldCharType="begin"/>
      </w:r>
      <w:r>
        <w:instrText xml:space="preserve"> PAGEREF _Toc506545791 \h </w:instrText>
      </w:r>
      <w:r>
        <w:fldChar w:fldCharType="separate"/>
      </w:r>
      <w:r>
        <w:t>23</w:t>
      </w:r>
      <w:r>
        <w:fldChar w:fldCharType="end"/>
      </w:r>
      <w:r>
        <w:fldChar w:fldCharType="end"/>
      </w:r>
    </w:p>
    <w:p w14:paraId="41C971F8">
      <w:pPr>
        <w:pStyle w:val="71"/>
        <w:tabs>
          <w:tab w:val="left" w:pos="1760"/>
          <w:tab w:val="right" w:leader="dot" w:pos="9019"/>
        </w:tabs>
        <w:rPr>
          <w:rFonts w:asciiTheme="minorHAnsi" w:hAnsiTheme="minorHAnsi" w:eastAsiaTheme="minorEastAsia" w:cstheme="minorBidi"/>
        </w:rPr>
      </w:pPr>
      <w:r>
        <w:fldChar w:fldCharType="begin"/>
      </w:r>
      <w:r>
        <w:instrText xml:space="preserve"> HYPERLINK \l "_Toc506545792" </w:instrText>
      </w:r>
      <w:r>
        <w:fldChar w:fldCharType="separate"/>
      </w:r>
      <w:r>
        <w:rPr>
          <w:rStyle w:val="35"/>
          <w:rFonts w:cs="Times New Roman"/>
        </w:rPr>
        <w:t>Form 4A3</w:t>
      </w:r>
      <w:r>
        <w:rPr>
          <w:rFonts w:asciiTheme="minorHAnsi" w:hAnsiTheme="minorHAnsi" w:eastAsiaTheme="minorEastAsia" w:cstheme="minorBidi"/>
        </w:rPr>
        <w:tab/>
      </w:r>
      <w:r>
        <w:rPr>
          <w:rStyle w:val="35"/>
          <w:rFonts w:cs="Times New Roman"/>
        </w:rPr>
        <w:t>Comments and Suggestions on the Terms of Reference and on Counterpart Staff and Facilities to be Provided by the Client</w:t>
      </w:r>
      <w:r>
        <w:tab/>
      </w:r>
      <w:r>
        <w:fldChar w:fldCharType="begin"/>
      </w:r>
      <w:r>
        <w:instrText xml:space="preserve"> PAGEREF _Toc506545792 \h </w:instrText>
      </w:r>
      <w:r>
        <w:fldChar w:fldCharType="separate"/>
      </w:r>
      <w:r>
        <w:t>24</w:t>
      </w:r>
      <w:r>
        <w:fldChar w:fldCharType="end"/>
      </w:r>
      <w:r>
        <w:fldChar w:fldCharType="end"/>
      </w:r>
    </w:p>
    <w:p w14:paraId="68260039">
      <w:pPr>
        <w:pStyle w:val="71"/>
        <w:tabs>
          <w:tab w:val="left" w:pos="1760"/>
          <w:tab w:val="right" w:leader="dot" w:pos="9019"/>
        </w:tabs>
        <w:rPr>
          <w:rFonts w:asciiTheme="minorHAnsi" w:hAnsiTheme="minorHAnsi" w:eastAsiaTheme="minorEastAsia" w:cstheme="minorBidi"/>
        </w:rPr>
      </w:pPr>
      <w:r>
        <w:fldChar w:fldCharType="begin"/>
      </w:r>
      <w:r>
        <w:instrText xml:space="preserve"> HYPERLINK \l "_Toc506545793" </w:instrText>
      </w:r>
      <w:r>
        <w:fldChar w:fldCharType="separate"/>
      </w:r>
      <w:r>
        <w:rPr>
          <w:rStyle w:val="35"/>
          <w:rFonts w:cs="Times New Roman"/>
        </w:rPr>
        <w:t>Form 4 A4</w:t>
      </w:r>
      <w:r>
        <w:rPr>
          <w:rFonts w:asciiTheme="minorHAnsi" w:hAnsiTheme="minorHAnsi" w:eastAsiaTheme="minorEastAsia" w:cstheme="minorBidi"/>
        </w:rPr>
        <w:tab/>
      </w:r>
      <w:r>
        <w:rPr>
          <w:rStyle w:val="35"/>
          <w:rFonts w:cs="Times New Roman"/>
        </w:rPr>
        <w:t>Description of Approach, Methodology and Work Plan for Performing the Assignment</w:t>
      </w:r>
      <w:r>
        <w:tab/>
      </w:r>
      <w:r>
        <w:fldChar w:fldCharType="begin"/>
      </w:r>
      <w:r>
        <w:instrText xml:space="preserve"> PAGEREF _Toc506545793 \h </w:instrText>
      </w:r>
      <w:r>
        <w:fldChar w:fldCharType="separate"/>
      </w:r>
      <w:r>
        <w:t>25</w:t>
      </w:r>
      <w:r>
        <w:fldChar w:fldCharType="end"/>
      </w:r>
      <w:r>
        <w:fldChar w:fldCharType="end"/>
      </w:r>
    </w:p>
    <w:p w14:paraId="14E36F57">
      <w:pPr>
        <w:pStyle w:val="71"/>
        <w:tabs>
          <w:tab w:val="left" w:pos="1760"/>
          <w:tab w:val="right" w:leader="dot" w:pos="9019"/>
        </w:tabs>
        <w:rPr>
          <w:rFonts w:asciiTheme="minorHAnsi" w:hAnsiTheme="minorHAnsi" w:eastAsiaTheme="minorEastAsia" w:cstheme="minorBidi"/>
        </w:rPr>
      </w:pPr>
      <w:r>
        <w:fldChar w:fldCharType="begin"/>
      </w:r>
      <w:r>
        <w:instrText xml:space="preserve"> HYPERLINK \l "_Toc506545794" </w:instrText>
      </w:r>
      <w:r>
        <w:fldChar w:fldCharType="separate"/>
      </w:r>
      <w:r>
        <w:rPr>
          <w:rStyle w:val="35"/>
          <w:rFonts w:cs="Times New Roman"/>
        </w:rPr>
        <w:t>Form 4A5</w:t>
      </w:r>
      <w:r>
        <w:rPr>
          <w:rFonts w:asciiTheme="minorHAnsi" w:hAnsiTheme="minorHAnsi" w:eastAsiaTheme="minorEastAsia" w:cstheme="minorBidi"/>
        </w:rPr>
        <w:tab/>
      </w:r>
      <w:r>
        <w:rPr>
          <w:rStyle w:val="35"/>
          <w:rFonts w:cs="Times New Roman"/>
        </w:rPr>
        <w:t>Work Schedule</w:t>
      </w:r>
      <w:r>
        <w:tab/>
      </w:r>
      <w:r>
        <w:fldChar w:fldCharType="begin"/>
      </w:r>
      <w:r>
        <w:instrText xml:space="preserve"> PAGEREF _Toc506545794 \h </w:instrText>
      </w:r>
      <w:r>
        <w:fldChar w:fldCharType="separate"/>
      </w:r>
      <w:r>
        <w:t>26</w:t>
      </w:r>
      <w:r>
        <w:fldChar w:fldCharType="end"/>
      </w:r>
      <w:r>
        <w:fldChar w:fldCharType="end"/>
      </w:r>
    </w:p>
    <w:p w14:paraId="74330DE8">
      <w:pPr>
        <w:pStyle w:val="71"/>
        <w:tabs>
          <w:tab w:val="left" w:pos="1760"/>
          <w:tab w:val="right" w:leader="dot" w:pos="9019"/>
        </w:tabs>
        <w:rPr>
          <w:rFonts w:asciiTheme="minorHAnsi" w:hAnsiTheme="minorHAnsi" w:eastAsiaTheme="minorEastAsia" w:cstheme="minorBidi"/>
        </w:rPr>
      </w:pPr>
      <w:r>
        <w:fldChar w:fldCharType="begin"/>
      </w:r>
      <w:r>
        <w:instrText xml:space="preserve"> HYPERLINK \l "_Toc506545795" </w:instrText>
      </w:r>
      <w:r>
        <w:fldChar w:fldCharType="separate"/>
      </w:r>
      <w:r>
        <w:rPr>
          <w:rStyle w:val="35"/>
          <w:rFonts w:cs="Times New Roman"/>
        </w:rPr>
        <w:t>Form 4A6</w:t>
      </w:r>
      <w:r>
        <w:rPr>
          <w:rFonts w:asciiTheme="minorHAnsi" w:hAnsiTheme="minorHAnsi" w:eastAsiaTheme="minorEastAsia" w:cstheme="minorBidi"/>
        </w:rPr>
        <w:tab/>
      </w:r>
      <w:r>
        <w:rPr>
          <w:rStyle w:val="35"/>
          <w:rFonts w:cs="Times New Roman"/>
        </w:rPr>
        <w:t>Team Composition and Task Assignments</w:t>
      </w:r>
      <w:r>
        <w:tab/>
      </w:r>
      <w:r>
        <w:fldChar w:fldCharType="begin"/>
      </w:r>
      <w:r>
        <w:instrText xml:space="preserve"> PAGEREF _Toc506545795 \h </w:instrText>
      </w:r>
      <w:r>
        <w:fldChar w:fldCharType="separate"/>
      </w:r>
      <w:r>
        <w:t>27</w:t>
      </w:r>
      <w:r>
        <w:fldChar w:fldCharType="end"/>
      </w:r>
      <w:r>
        <w:fldChar w:fldCharType="end"/>
      </w:r>
    </w:p>
    <w:p w14:paraId="65A96B0D">
      <w:pPr>
        <w:pStyle w:val="71"/>
        <w:tabs>
          <w:tab w:val="left" w:pos="1760"/>
          <w:tab w:val="right" w:leader="dot" w:pos="9019"/>
        </w:tabs>
        <w:rPr>
          <w:rFonts w:asciiTheme="minorHAnsi" w:hAnsiTheme="minorHAnsi" w:eastAsiaTheme="minorEastAsia" w:cstheme="minorBidi"/>
        </w:rPr>
      </w:pPr>
      <w:r>
        <w:fldChar w:fldCharType="begin"/>
      </w:r>
      <w:r>
        <w:instrText xml:space="preserve"> HYPERLINK \l "_Toc506545796" </w:instrText>
      </w:r>
      <w:r>
        <w:fldChar w:fldCharType="separate"/>
      </w:r>
      <w:r>
        <w:rPr>
          <w:rStyle w:val="35"/>
          <w:rFonts w:cs="Times New Roman"/>
        </w:rPr>
        <w:t>Form 4A7</w:t>
      </w:r>
      <w:r>
        <w:rPr>
          <w:rFonts w:asciiTheme="minorHAnsi" w:hAnsiTheme="minorHAnsi" w:eastAsiaTheme="minorEastAsia" w:cstheme="minorBidi"/>
        </w:rPr>
        <w:tab/>
      </w:r>
      <w:r>
        <w:rPr>
          <w:rStyle w:val="35"/>
          <w:rFonts w:cs="Times New Roman"/>
        </w:rPr>
        <w:t>Staffing Schedule 1</w:t>
      </w:r>
      <w:r>
        <w:tab/>
      </w:r>
      <w:r>
        <w:fldChar w:fldCharType="begin"/>
      </w:r>
      <w:r>
        <w:instrText xml:space="preserve"> PAGEREF _Toc506545796 \h </w:instrText>
      </w:r>
      <w:r>
        <w:fldChar w:fldCharType="separate"/>
      </w:r>
      <w:r>
        <w:t>28</w:t>
      </w:r>
      <w:r>
        <w:fldChar w:fldCharType="end"/>
      </w:r>
      <w:r>
        <w:fldChar w:fldCharType="end"/>
      </w:r>
    </w:p>
    <w:p w14:paraId="2F7CAF9C">
      <w:pPr>
        <w:pStyle w:val="71"/>
        <w:tabs>
          <w:tab w:val="left" w:pos="1760"/>
          <w:tab w:val="right" w:leader="dot" w:pos="9019"/>
        </w:tabs>
        <w:rPr>
          <w:rFonts w:asciiTheme="minorHAnsi" w:hAnsiTheme="minorHAnsi" w:eastAsiaTheme="minorEastAsia" w:cstheme="minorBidi"/>
        </w:rPr>
      </w:pPr>
      <w:r>
        <w:fldChar w:fldCharType="begin"/>
      </w:r>
      <w:r>
        <w:instrText xml:space="preserve"> HYPERLINK \l "_Toc506545797" </w:instrText>
      </w:r>
      <w:r>
        <w:fldChar w:fldCharType="separate"/>
      </w:r>
      <w:r>
        <w:rPr>
          <w:rStyle w:val="35"/>
          <w:rFonts w:cs="Times New Roman"/>
        </w:rPr>
        <w:t>Form 4A8</w:t>
      </w:r>
      <w:r>
        <w:rPr>
          <w:rFonts w:asciiTheme="minorHAnsi" w:hAnsiTheme="minorHAnsi" w:eastAsiaTheme="minorEastAsia" w:cstheme="minorBidi"/>
        </w:rPr>
        <w:tab/>
      </w:r>
      <w:r>
        <w:rPr>
          <w:rStyle w:val="35"/>
          <w:rFonts w:cs="Times New Roman"/>
        </w:rPr>
        <w:t>Curriculum Vitae (CV) for Each Proposed Professional Staff</w:t>
      </w:r>
      <w:r>
        <w:tab/>
      </w:r>
      <w:r>
        <w:fldChar w:fldCharType="begin"/>
      </w:r>
      <w:r>
        <w:instrText xml:space="preserve"> PAGEREF _Toc506545797 \h </w:instrText>
      </w:r>
      <w:r>
        <w:fldChar w:fldCharType="separate"/>
      </w:r>
      <w:r>
        <w:t>29</w:t>
      </w:r>
      <w:r>
        <w:fldChar w:fldCharType="end"/>
      </w:r>
      <w:r>
        <w:fldChar w:fldCharType="end"/>
      </w:r>
    </w:p>
    <w:p w14:paraId="5D69BE00">
      <w:pPr>
        <w:pStyle w:val="71"/>
        <w:tabs>
          <w:tab w:val="left" w:pos="1008"/>
          <w:tab w:val="right" w:leader="dot" w:pos="9019"/>
        </w:tabs>
        <w:rPr>
          <w:rFonts w:asciiTheme="minorHAnsi" w:hAnsiTheme="minorHAnsi" w:eastAsiaTheme="minorEastAsia" w:cstheme="minorBidi"/>
        </w:rPr>
      </w:pPr>
      <w:r>
        <w:fldChar w:fldCharType="begin"/>
      </w:r>
      <w:r>
        <w:instrText xml:space="preserve"> HYPERLINK \l "_Toc506545798" </w:instrText>
      </w:r>
      <w:r>
        <w:fldChar w:fldCharType="separate"/>
      </w:r>
      <w:r>
        <w:rPr>
          <w:rStyle w:val="35"/>
          <w:rFonts w:cs="Times New Roman"/>
        </w:rPr>
        <w:t>4B.</w:t>
      </w:r>
      <w:r>
        <w:rPr>
          <w:rFonts w:asciiTheme="minorHAnsi" w:hAnsiTheme="minorHAnsi" w:eastAsiaTheme="minorEastAsia" w:cstheme="minorBidi"/>
        </w:rPr>
        <w:tab/>
      </w:r>
      <w:r>
        <w:rPr>
          <w:rStyle w:val="35"/>
          <w:rFonts w:cs="Times New Roman"/>
        </w:rPr>
        <w:t>Financial Proposal - Standard Forms</w:t>
      </w:r>
      <w:r>
        <w:tab/>
      </w:r>
      <w:r>
        <w:fldChar w:fldCharType="begin"/>
      </w:r>
      <w:r>
        <w:instrText xml:space="preserve"> PAGEREF _Toc506545798 \h </w:instrText>
      </w:r>
      <w:r>
        <w:fldChar w:fldCharType="separate"/>
      </w:r>
      <w:r>
        <w:t>31</w:t>
      </w:r>
      <w:r>
        <w:fldChar w:fldCharType="end"/>
      </w:r>
      <w:r>
        <w:fldChar w:fldCharType="end"/>
      </w:r>
    </w:p>
    <w:p w14:paraId="3CAAE708">
      <w:pPr>
        <w:pStyle w:val="71"/>
        <w:tabs>
          <w:tab w:val="left" w:pos="1760"/>
          <w:tab w:val="right" w:leader="dot" w:pos="9019"/>
        </w:tabs>
        <w:rPr>
          <w:rFonts w:asciiTheme="minorHAnsi" w:hAnsiTheme="minorHAnsi" w:eastAsiaTheme="minorEastAsia" w:cstheme="minorBidi"/>
        </w:rPr>
      </w:pPr>
      <w:r>
        <w:fldChar w:fldCharType="begin"/>
      </w:r>
      <w:r>
        <w:instrText xml:space="preserve"> HYPERLINK \l "_Toc506545799" </w:instrText>
      </w:r>
      <w:r>
        <w:fldChar w:fldCharType="separate"/>
      </w:r>
      <w:r>
        <w:rPr>
          <w:rStyle w:val="35"/>
          <w:rFonts w:cs="Times New Roman"/>
        </w:rPr>
        <w:t>Form 4B1</w:t>
      </w:r>
      <w:r>
        <w:rPr>
          <w:rFonts w:asciiTheme="minorHAnsi" w:hAnsiTheme="minorHAnsi" w:eastAsiaTheme="minorEastAsia" w:cstheme="minorBidi"/>
        </w:rPr>
        <w:tab/>
      </w:r>
      <w:r>
        <w:rPr>
          <w:rStyle w:val="35"/>
          <w:rFonts w:cs="Times New Roman"/>
        </w:rPr>
        <w:t>Financial Proposal Submission Form</w:t>
      </w:r>
      <w:r>
        <w:tab/>
      </w:r>
      <w:r>
        <w:fldChar w:fldCharType="begin"/>
      </w:r>
      <w:r>
        <w:instrText xml:space="preserve"> PAGEREF _Toc506545799 \h </w:instrText>
      </w:r>
      <w:r>
        <w:fldChar w:fldCharType="separate"/>
      </w:r>
      <w:r>
        <w:t>32</w:t>
      </w:r>
      <w:r>
        <w:fldChar w:fldCharType="end"/>
      </w:r>
      <w:r>
        <w:fldChar w:fldCharType="end"/>
      </w:r>
    </w:p>
    <w:p w14:paraId="036E005E">
      <w:pPr>
        <w:pStyle w:val="71"/>
        <w:tabs>
          <w:tab w:val="left" w:pos="1760"/>
          <w:tab w:val="right" w:leader="dot" w:pos="9019"/>
        </w:tabs>
        <w:rPr>
          <w:rFonts w:asciiTheme="minorHAnsi" w:hAnsiTheme="minorHAnsi" w:eastAsiaTheme="minorEastAsia" w:cstheme="minorBidi"/>
        </w:rPr>
      </w:pPr>
      <w:r>
        <w:fldChar w:fldCharType="begin"/>
      </w:r>
      <w:r>
        <w:instrText xml:space="preserve"> HYPERLINK \l "_Toc506545800" </w:instrText>
      </w:r>
      <w:r>
        <w:fldChar w:fldCharType="separate"/>
      </w:r>
      <w:r>
        <w:rPr>
          <w:rStyle w:val="35"/>
          <w:rFonts w:cs="Times New Roman"/>
        </w:rPr>
        <w:t>Form 4B2</w:t>
      </w:r>
      <w:r>
        <w:rPr>
          <w:rFonts w:asciiTheme="minorHAnsi" w:hAnsiTheme="minorHAnsi" w:eastAsiaTheme="minorEastAsia" w:cstheme="minorBidi"/>
        </w:rPr>
        <w:tab/>
      </w:r>
      <w:r>
        <w:rPr>
          <w:rStyle w:val="35"/>
          <w:rFonts w:cs="Times New Roman"/>
        </w:rPr>
        <w:t>Summary of Costs</w:t>
      </w:r>
      <w:r>
        <w:tab/>
      </w:r>
      <w:r>
        <w:fldChar w:fldCharType="begin"/>
      </w:r>
      <w:r>
        <w:instrText xml:space="preserve"> PAGEREF _Toc506545800 \h </w:instrText>
      </w:r>
      <w:r>
        <w:fldChar w:fldCharType="separate"/>
      </w:r>
      <w:r>
        <w:t>33</w:t>
      </w:r>
      <w:r>
        <w:fldChar w:fldCharType="end"/>
      </w:r>
      <w:r>
        <w:fldChar w:fldCharType="end"/>
      </w:r>
    </w:p>
    <w:p w14:paraId="2E10BD30">
      <w:pPr>
        <w:pStyle w:val="71"/>
        <w:tabs>
          <w:tab w:val="left" w:pos="1760"/>
          <w:tab w:val="right" w:leader="dot" w:pos="9019"/>
        </w:tabs>
        <w:rPr>
          <w:rFonts w:asciiTheme="minorHAnsi" w:hAnsiTheme="minorHAnsi" w:eastAsiaTheme="minorEastAsia" w:cstheme="minorBidi"/>
        </w:rPr>
      </w:pPr>
      <w:r>
        <w:fldChar w:fldCharType="begin"/>
      </w:r>
      <w:r>
        <w:instrText xml:space="preserve"> HYPERLINK \l "_Toc506545801" </w:instrText>
      </w:r>
      <w:r>
        <w:fldChar w:fldCharType="separate"/>
      </w:r>
      <w:r>
        <w:rPr>
          <w:rStyle w:val="35"/>
          <w:rFonts w:cs="Times New Roman"/>
        </w:rPr>
        <w:t>Form 4B3</w:t>
      </w:r>
      <w:r>
        <w:rPr>
          <w:rFonts w:asciiTheme="minorHAnsi" w:hAnsiTheme="minorHAnsi" w:eastAsiaTheme="minorEastAsia" w:cstheme="minorBidi"/>
        </w:rPr>
        <w:tab/>
      </w:r>
      <w:r>
        <w:rPr>
          <w:rStyle w:val="35"/>
          <w:rFonts w:cs="Times New Roman"/>
        </w:rPr>
        <w:t>Breakdown of Staff Remuneration</w:t>
      </w:r>
      <w:r>
        <w:tab/>
      </w:r>
      <w:r>
        <w:fldChar w:fldCharType="begin"/>
      </w:r>
      <w:r>
        <w:instrText xml:space="preserve"> PAGEREF _Toc506545801 \h </w:instrText>
      </w:r>
      <w:r>
        <w:fldChar w:fldCharType="separate"/>
      </w:r>
      <w:r>
        <w:t>34</w:t>
      </w:r>
      <w:r>
        <w:fldChar w:fldCharType="end"/>
      </w:r>
      <w:r>
        <w:fldChar w:fldCharType="end"/>
      </w:r>
    </w:p>
    <w:p w14:paraId="5336A644">
      <w:pPr>
        <w:pStyle w:val="71"/>
        <w:tabs>
          <w:tab w:val="left" w:pos="1760"/>
          <w:tab w:val="right" w:leader="dot" w:pos="9019"/>
        </w:tabs>
        <w:rPr>
          <w:rFonts w:asciiTheme="minorHAnsi" w:hAnsiTheme="minorHAnsi" w:eastAsiaTheme="minorEastAsia" w:cstheme="minorBidi"/>
        </w:rPr>
      </w:pPr>
      <w:r>
        <w:fldChar w:fldCharType="begin"/>
      </w:r>
      <w:r>
        <w:instrText xml:space="preserve"> HYPERLINK \l "_Toc506545802" </w:instrText>
      </w:r>
      <w:r>
        <w:fldChar w:fldCharType="separate"/>
      </w:r>
      <w:r>
        <w:rPr>
          <w:rStyle w:val="35"/>
          <w:rFonts w:cs="Times New Roman"/>
        </w:rPr>
        <w:t>Form 4B4</w:t>
      </w:r>
      <w:r>
        <w:rPr>
          <w:rFonts w:asciiTheme="minorHAnsi" w:hAnsiTheme="minorHAnsi" w:eastAsiaTheme="minorEastAsia" w:cstheme="minorBidi"/>
        </w:rPr>
        <w:tab/>
      </w:r>
      <w:r>
        <w:rPr>
          <w:rStyle w:val="35"/>
          <w:rFonts w:cs="Times New Roman"/>
        </w:rPr>
        <w:t>Breakdown of Reimbursable Expenses</w:t>
      </w:r>
      <w:r>
        <w:tab/>
      </w:r>
      <w:r>
        <w:fldChar w:fldCharType="begin"/>
      </w:r>
      <w:r>
        <w:instrText xml:space="preserve"> PAGEREF _Toc506545802 \h </w:instrText>
      </w:r>
      <w:r>
        <w:fldChar w:fldCharType="separate"/>
      </w:r>
      <w:r>
        <w:t>35</w:t>
      </w:r>
      <w:r>
        <w:fldChar w:fldCharType="end"/>
      </w:r>
      <w:r>
        <w:fldChar w:fldCharType="end"/>
      </w:r>
    </w:p>
    <w:p w14:paraId="729551A5">
      <w:pPr>
        <w:pStyle w:val="71"/>
        <w:tabs>
          <w:tab w:val="left" w:pos="1760"/>
          <w:tab w:val="right" w:leader="dot" w:pos="9019"/>
        </w:tabs>
        <w:rPr>
          <w:rFonts w:asciiTheme="minorHAnsi" w:hAnsiTheme="minorHAnsi" w:eastAsiaTheme="minorEastAsia" w:cstheme="minorBidi"/>
        </w:rPr>
      </w:pPr>
      <w:r>
        <w:fldChar w:fldCharType="begin"/>
      </w:r>
      <w:r>
        <w:instrText xml:space="preserve"> HYPERLINK \l "_Toc506545803" </w:instrText>
      </w:r>
      <w:r>
        <w:fldChar w:fldCharType="separate"/>
      </w:r>
      <w:r>
        <w:rPr>
          <w:rStyle w:val="35"/>
          <w:rFonts w:cs="Times New Roman"/>
        </w:rPr>
        <w:t>Form 4B5</w:t>
      </w:r>
      <w:r>
        <w:rPr>
          <w:rFonts w:asciiTheme="minorHAnsi" w:hAnsiTheme="minorHAnsi" w:eastAsiaTheme="minorEastAsia" w:cstheme="minorBidi"/>
        </w:rPr>
        <w:tab/>
      </w:r>
      <w:r>
        <w:rPr>
          <w:rStyle w:val="35"/>
          <w:rFonts w:cs="Times New Roman"/>
        </w:rPr>
        <w:t>Breakdown of Taxes</w:t>
      </w:r>
      <w:r>
        <w:tab/>
      </w:r>
      <w:r>
        <w:fldChar w:fldCharType="begin"/>
      </w:r>
      <w:r>
        <w:instrText xml:space="preserve"> PAGEREF _Toc506545803 \h </w:instrText>
      </w:r>
      <w:r>
        <w:fldChar w:fldCharType="separate"/>
      </w:r>
      <w:r>
        <w:t>36</w:t>
      </w:r>
      <w:r>
        <w:fldChar w:fldCharType="end"/>
      </w:r>
      <w:r>
        <w:fldChar w:fldCharType="end"/>
      </w:r>
    </w:p>
    <w:p w14:paraId="656A2A10">
      <w:pPr>
        <w:pStyle w:val="69"/>
        <w:rPr>
          <w:rFonts w:asciiTheme="minorHAnsi" w:hAnsiTheme="minorHAnsi" w:eastAsiaTheme="minorEastAsia" w:cstheme="minorBidi"/>
          <w:lang w:val="en-US"/>
        </w:rPr>
      </w:pPr>
      <w:r>
        <w:fldChar w:fldCharType="begin"/>
      </w:r>
      <w:r>
        <w:instrText xml:space="preserve"> HYPERLINK \l "_Toc506545804" </w:instrText>
      </w:r>
      <w:r>
        <w:fldChar w:fldCharType="separate"/>
      </w:r>
      <w:r>
        <w:rPr>
          <w:rStyle w:val="35"/>
          <w:rFonts w:cs="Times New Roman"/>
        </w:rPr>
        <w:t>Section 5.</w:t>
      </w:r>
      <w:r>
        <w:rPr>
          <w:rFonts w:asciiTheme="minorHAnsi" w:hAnsiTheme="minorHAnsi" w:eastAsiaTheme="minorEastAsia" w:cstheme="minorBidi"/>
          <w:lang w:val="en-US"/>
        </w:rPr>
        <w:tab/>
      </w:r>
      <w:r>
        <w:rPr>
          <w:rStyle w:val="35"/>
          <w:rFonts w:cs="Times New Roman"/>
        </w:rPr>
        <w:t>Contract Forms</w:t>
      </w:r>
      <w:r>
        <w:tab/>
      </w:r>
      <w:r>
        <w:fldChar w:fldCharType="begin"/>
      </w:r>
      <w:r>
        <w:instrText xml:space="preserve"> PAGEREF _Toc506545804 \h </w:instrText>
      </w:r>
      <w:r>
        <w:fldChar w:fldCharType="separate"/>
      </w:r>
      <w:r>
        <w:t>37</w:t>
      </w:r>
      <w:r>
        <w:fldChar w:fldCharType="end"/>
      </w:r>
      <w:r>
        <w:fldChar w:fldCharType="end"/>
      </w:r>
    </w:p>
    <w:p w14:paraId="34DCA338">
      <w:pPr>
        <w:pStyle w:val="69"/>
        <w:rPr>
          <w:rFonts w:asciiTheme="minorHAnsi" w:hAnsiTheme="minorHAnsi" w:eastAsiaTheme="minorEastAsia" w:cstheme="minorBidi"/>
          <w:lang w:val="en-US"/>
        </w:rPr>
      </w:pPr>
      <w:r>
        <w:fldChar w:fldCharType="begin"/>
      </w:r>
      <w:r>
        <w:instrText xml:space="preserve"> HYPERLINK \l "_Toc506545805" </w:instrText>
      </w:r>
      <w:r>
        <w:fldChar w:fldCharType="separate"/>
      </w:r>
      <w:r>
        <w:rPr>
          <w:rStyle w:val="35"/>
          <w:rFonts w:cs="Times New Roman"/>
        </w:rPr>
        <w:t>Contract Agreement</w:t>
      </w:r>
      <w:r>
        <w:tab/>
      </w:r>
      <w:r>
        <w:fldChar w:fldCharType="begin"/>
      </w:r>
      <w:r>
        <w:instrText xml:space="preserve"> PAGEREF _Toc506545805 \h </w:instrText>
      </w:r>
      <w:r>
        <w:fldChar w:fldCharType="separate"/>
      </w:r>
      <w:r>
        <w:t>38</w:t>
      </w:r>
      <w:r>
        <w:fldChar w:fldCharType="end"/>
      </w:r>
      <w:r>
        <w:fldChar w:fldCharType="end"/>
      </w:r>
    </w:p>
    <w:p w14:paraId="0F6E7B68">
      <w:pPr>
        <w:pStyle w:val="72"/>
        <w:rPr>
          <w:rFonts w:asciiTheme="minorHAnsi" w:hAnsiTheme="minorHAnsi" w:eastAsiaTheme="minorEastAsia" w:cstheme="minorBidi"/>
          <w:lang w:val="en-US"/>
        </w:rPr>
      </w:pPr>
      <w:r>
        <w:fldChar w:fldCharType="begin"/>
      </w:r>
      <w:r>
        <w:instrText xml:space="preserve"> HYPERLINK \l "_Toc506545806" </w:instrText>
      </w:r>
      <w:r>
        <w:fldChar w:fldCharType="separate"/>
      </w:r>
      <w:r>
        <w:rPr>
          <w:rStyle w:val="35"/>
          <w:rFonts w:cs="Times New Roman"/>
        </w:rPr>
        <w:t>1.</w:t>
      </w:r>
      <w:r>
        <w:rPr>
          <w:rFonts w:asciiTheme="minorHAnsi" w:hAnsiTheme="minorHAnsi" w:eastAsiaTheme="minorEastAsia" w:cstheme="minorBidi"/>
          <w:lang w:val="en-US"/>
        </w:rPr>
        <w:tab/>
      </w:r>
      <w:r>
        <w:rPr>
          <w:rStyle w:val="35"/>
          <w:rFonts w:cs="Times New Roman"/>
        </w:rPr>
        <w:t>Scope of the Services</w:t>
      </w:r>
      <w:r>
        <w:tab/>
      </w:r>
      <w:r>
        <w:fldChar w:fldCharType="begin"/>
      </w:r>
      <w:r>
        <w:instrText xml:space="preserve"> PAGEREF _Toc506545806 \h </w:instrText>
      </w:r>
      <w:r>
        <w:fldChar w:fldCharType="separate"/>
      </w:r>
      <w:r>
        <w:t>38</w:t>
      </w:r>
      <w:r>
        <w:fldChar w:fldCharType="end"/>
      </w:r>
      <w:r>
        <w:fldChar w:fldCharType="end"/>
      </w:r>
    </w:p>
    <w:p w14:paraId="1C80F304">
      <w:pPr>
        <w:pStyle w:val="72"/>
        <w:rPr>
          <w:rFonts w:asciiTheme="minorHAnsi" w:hAnsiTheme="minorHAnsi" w:eastAsiaTheme="minorEastAsia" w:cstheme="minorBidi"/>
          <w:lang w:val="en-US"/>
        </w:rPr>
      </w:pPr>
      <w:r>
        <w:fldChar w:fldCharType="begin"/>
      </w:r>
      <w:r>
        <w:instrText xml:space="preserve"> HYPERLINK \l "_Toc506545807" </w:instrText>
      </w:r>
      <w:r>
        <w:fldChar w:fldCharType="separate"/>
      </w:r>
      <w:r>
        <w:rPr>
          <w:rStyle w:val="35"/>
          <w:rFonts w:cs="Times New Roman"/>
        </w:rPr>
        <w:t>2.</w:t>
      </w:r>
      <w:r>
        <w:rPr>
          <w:rFonts w:asciiTheme="minorHAnsi" w:hAnsiTheme="minorHAnsi" w:eastAsiaTheme="minorEastAsia" w:cstheme="minorBidi"/>
          <w:lang w:val="en-US"/>
        </w:rPr>
        <w:tab/>
      </w:r>
      <w:r>
        <w:rPr>
          <w:rStyle w:val="35"/>
          <w:rFonts w:cs="Times New Roman"/>
        </w:rPr>
        <w:t>Duration of the Services</w:t>
      </w:r>
      <w:r>
        <w:tab/>
      </w:r>
      <w:r>
        <w:fldChar w:fldCharType="begin"/>
      </w:r>
      <w:r>
        <w:instrText xml:space="preserve"> PAGEREF _Toc506545807 \h </w:instrText>
      </w:r>
      <w:r>
        <w:fldChar w:fldCharType="separate"/>
      </w:r>
      <w:r>
        <w:t>38</w:t>
      </w:r>
      <w:r>
        <w:fldChar w:fldCharType="end"/>
      </w:r>
      <w:r>
        <w:fldChar w:fldCharType="end"/>
      </w:r>
    </w:p>
    <w:p w14:paraId="19F796B4">
      <w:pPr>
        <w:pStyle w:val="72"/>
        <w:rPr>
          <w:rFonts w:asciiTheme="minorHAnsi" w:hAnsiTheme="minorHAnsi" w:eastAsiaTheme="minorEastAsia" w:cstheme="minorBidi"/>
          <w:lang w:val="en-US"/>
        </w:rPr>
      </w:pPr>
      <w:r>
        <w:fldChar w:fldCharType="begin"/>
      </w:r>
      <w:r>
        <w:instrText xml:space="preserve"> HYPERLINK \l "_Toc506545808" </w:instrText>
      </w:r>
      <w:r>
        <w:fldChar w:fldCharType="separate"/>
      </w:r>
      <w:r>
        <w:rPr>
          <w:rStyle w:val="35"/>
          <w:rFonts w:cs="Times New Roman"/>
        </w:rPr>
        <w:t>3.</w:t>
      </w:r>
      <w:r>
        <w:rPr>
          <w:rFonts w:asciiTheme="minorHAnsi" w:hAnsiTheme="minorHAnsi" w:eastAsiaTheme="minorEastAsia" w:cstheme="minorBidi"/>
          <w:lang w:val="en-US"/>
        </w:rPr>
        <w:tab/>
      </w:r>
      <w:r>
        <w:rPr>
          <w:rStyle w:val="35"/>
          <w:rFonts w:cs="Times New Roman"/>
        </w:rPr>
        <w:t>Corrupt, Fraudulent, Collusive, Coercive or obstructive Practices</w:t>
      </w:r>
      <w:r>
        <w:tab/>
      </w:r>
      <w:r>
        <w:fldChar w:fldCharType="begin"/>
      </w:r>
      <w:r>
        <w:instrText xml:space="preserve"> PAGEREF _Toc506545808 \h </w:instrText>
      </w:r>
      <w:r>
        <w:fldChar w:fldCharType="separate"/>
      </w:r>
      <w:r>
        <w:t>38</w:t>
      </w:r>
      <w:r>
        <w:fldChar w:fldCharType="end"/>
      </w:r>
      <w:r>
        <w:fldChar w:fldCharType="end"/>
      </w:r>
    </w:p>
    <w:p w14:paraId="4A5D3E59">
      <w:pPr>
        <w:pStyle w:val="72"/>
        <w:rPr>
          <w:rFonts w:asciiTheme="minorHAnsi" w:hAnsiTheme="minorHAnsi" w:eastAsiaTheme="minorEastAsia" w:cstheme="minorBidi"/>
          <w:lang w:val="en-US"/>
        </w:rPr>
      </w:pPr>
      <w:r>
        <w:fldChar w:fldCharType="begin"/>
      </w:r>
      <w:r>
        <w:instrText xml:space="preserve"> HYPERLINK \l "_Toc506545809" </w:instrText>
      </w:r>
      <w:r>
        <w:fldChar w:fldCharType="separate"/>
      </w:r>
      <w:r>
        <w:rPr>
          <w:rStyle w:val="35"/>
          <w:rFonts w:cs="Times New Roman"/>
        </w:rPr>
        <w:t>4.</w:t>
      </w:r>
      <w:r>
        <w:rPr>
          <w:rFonts w:asciiTheme="minorHAnsi" w:hAnsiTheme="minorHAnsi" w:eastAsiaTheme="minorEastAsia" w:cstheme="minorBidi"/>
          <w:lang w:val="en-US"/>
        </w:rPr>
        <w:tab/>
      </w:r>
      <w:r>
        <w:rPr>
          <w:rStyle w:val="35"/>
          <w:rFonts w:cs="Times New Roman"/>
        </w:rPr>
        <w:t>Payment</w:t>
      </w:r>
      <w:r>
        <w:tab/>
      </w:r>
      <w:r>
        <w:fldChar w:fldCharType="begin"/>
      </w:r>
      <w:r>
        <w:instrText xml:space="preserve"> PAGEREF _Toc506545809 \h </w:instrText>
      </w:r>
      <w:r>
        <w:fldChar w:fldCharType="separate"/>
      </w:r>
      <w:r>
        <w:t>39</w:t>
      </w:r>
      <w:r>
        <w:fldChar w:fldCharType="end"/>
      </w:r>
      <w:r>
        <w:fldChar w:fldCharType="end"/>
      </w:r>
    </w:p>
    <w:p w14:paraId="762DB6B1">
      <w:pPr>
        <w:pStyle w:val="72"/>
        <w:rPr>
          <w:rFonts w:asciiTheme="minorHAnsi" w:hAnsiTheme="minorHAnsi" w:eastAsiaTheme="minorEastAsia" w:cstheme="minorBidi"/>
          <w:lang w:val="en-US"/>
        </w:rPr>
      </w:pPr>
      <w:r>
        <w:fldChar w:fldCharType="begin"/>
      </w:r>
      <w:r>
        <w:instrText xml:space="preserve"> HYPERLINK \l "_Toc506545810" </w:instrText>
      </w:r>
      <w:r>
        <w:fldChar w:fldCharType="separate"/>
      </w:r>
      <w:r>
        <w:rPr>
          <w:rStyle w:val="35"/>
          <w:rFonts w:cs="Times New Roman"/>
        </w:rPr>
        <w:t>5.</w:t>
      </w:r>
      <w:r>
        <w:rPr>
          <w:rFonts w:asciiTheme="minorHAnsi" w:hAnsiTheme="minorHAnsi" w:eastAsiaTheme="minorEastAsia" w:cstheme="minorBidi"/>
          <w:lang w:val="en-US"/>
        </w:rPr>
        <w:tab/>
      </w:r>
      <w:r>
        <w:rPr>
          <w:rStyle w:val="35"/>
          <w:rFonts w:cs="Times New Roman"/>
        </w:rPr>
        <w:t>Services, Facilities and Property</w:t>
      </w:r>
      <w:r>
        <w:tab/>
      </w:r>
      <w:r>
        <w:fldChar w:fldCharType="begin"/>
      </w:r>
      <w:r>
        <w:instrText xml:space="preserve"> PAGEREF _Toc506545810 \h </w:instrText>
      </w:r>
      <w:r>
        <w:fldChar w:fldCharType="separate"/>
      </w:r>
      <w:r>
        <w:t>41</w:t>
      </w:r>
      <w:r>
        <w:fldChar w:fldCharType="end"/>
      </w:r>
      <w:r>
        <w:fldChar w:fldCharType="end"/>
      </w:r>
    </w:p>
    <w:p w14:paraId="52C6A6C0">
      <w:pPr>
        <w:pStyle w:val="72"/>
        <w:rPr>
          <w:rFonts w:asciiTheme="minorHAnsi" w:hAnsiTheme="minorHAnsi" w:eastAsiaTheme="minorEastAsia" w:cstheme="minorBidi"/>
          <w:lang w:val="en-US"/>
        </w:rPr>
      </w:pPr>
      <w:r>
        <w:fldChar w:fldCharType="begin"/>
      </w:r>
      <w:r>
        <w:instrText xml:space="preserve"> HYPERLINK \l "_Toc506545811" </w:instrText>
      </w:r>
      <w:r>
        <w:fldChar w:fldCharType="separate"/>
      </w:r>
      <w:r>
        <w:rPr>
          <w:rStyle w:val="35"/>
          <w:rFonts w:cs="Times New Roman"/>
        </w:rPr>
        <w:t>6.</w:t>
      </w:r>
      <w:r>
        <w:rPr>
          <w:rFonts w:asciiTheme="minorHAnsi" w:hAnsiTheme="minorHAnsi" w:eastAsiaTheme="minorEastAsia" w:cstheme="minorBidi"/>
          <w:lang w:val="en-US"/>
        </w:rPr>
        <w:tab/>
      </w:r>
      <w:r>
        <w:rPr>
          <w:rStyle w:val="35"/>
          <w:rFonts w:cs="Times New Roman"/>
        </w:rPr>
        <w:t>Project Administration</w:t>
      </w:r>
      <w:r>
        <w:tab/>
      </w:r>
      <w:r>
        <w:fldChar w:fldCharType="begin"/>
      </w:r>
      <w:r>
        <w:instrText xml:space="preserve"> PAGEREF _Toc506545811 \h </w:instrText>
      </w:r>
      <w:r>
        <w:fldChar w:fldCharType="separate"/>
      </w:r>
      <w:r>
        <w:t>41</w:t>
      </w:r>
      <w:r>
        <w:fldChar w:fldCharType="end"/>
      </w:r>
      <w:r>
        <w:fldChar w:fldCharType="end"/>
      </w:r>
    </w:p>
    <w:p w14:paraId="29F7F6BB">
      <w:pPr>
        <w:pStyle w:val="72"/>
        <w:rPr>
          <w:rFonts w:asciiTheme="minorHAnsi" w:hAnsiTheme="minorHAnsi" w:eastAsiaTheme="minorEastAsia" w:cstheme="minorBidi"/>
          <w:lang w:val="en-US"/>
        </w:rPr>
      </w:pPr>
      <w:r>
        <w:fldChar w:fldCharType="begin"/>
      </w:r>
      <w:r>
        <w:instrText xml:space="preserve"> HYPERLINK \l "_Toc506545812" </w:instrText>
      </w:r>
      <w:r>
        <w:fldChar w:fldCharType="separate"/>
      </w:r>
      <w:r>
        <w:rPr>
          <w:rStyle w:val="35"/>
          <w:rFonts w:cs="Times New Roman"/>
        </w:rPr>
        <w:t>7.</w:t>
      </w:r>
      <w:r>
        <w:rPr>
          <w:rFonts w:asciiTheme="minorHAnsi" w:hAnsiTheme="minorHAnsi" w:eastAsiaTheme="minorEastAsia" w:cstheme="minorBidi"/>
          <w:lang w:val="en-US"/>
        </w:rPr>
        <w:tab/>
      </w:r>
      <w:r>
        <w:rPr>
          <w:rStyle w:val="35"/>
          <w:rFonts w:cs="Times New Roman"/>
        </w:rPr>
        <w:t>Performance Standard</w:t>
      </w:r>
      <w:r>
        <w:tab/>
      </w:r>
      <w:r>
        <w:fldChar w:fldCharType="begin"/>
      </w:r>
      <w:r>
        <w:instrText xml:space="preserve"> PAGEREF _Toc506545812 \h </w:instrText>
      </w:r>
      <w:r>
        <w:fldChar w:fldCharType="separate"/>
      </w:r>
      <w:r>
        <w:t>41</w:t>
      </w:r>
      <w:r>
        <w:fldChar w:fldCharType="end"/>
      </w:r>
      <w:r>
        <w:fldChar w:fldCharType="end"/>
      </w:r>
    </w:p>
    <w:p w14:paraId="28C13BC0">
      <w:pPr>
        <w:pStyle w:val="72"/>
        <w:rPr>
          <w:rFonts w:asciiTheme="minorHAnsi" w:hAnsiTheme="minorHAnsi" w:eastAsiaTheme="minorEastAsia" w:cstheme="minorBidi"/>
          <w:lang w:val="en-US"/>
        </w:rPr>
      </w:pPr>
      <w:r>
        <w:fldChar w:fldCharType="begin"/>
      </w:r>
      <w:r>
        <w:instrText xml:space="preserve"> HYPERLINK \l "_Toc506545813" </w:instrText>
      </w:r>
      <w:r>
        <w:fldChar w:fldCharType="separate"/>
      </w:r>
      <w:r>
        <w:rPr>
          <w:rStyle w:val="35"/>
          <w:rFonts w:cs="Times New Roman"/>
        </w:rPr>
        <w:t>8.</w:t>
      </w:r>
      <w:r>
        <w:rPr>
          <w:rFonts w:asciiTheme="minorHAnsi" w:hAnsiTheme="minorHAnsi" w:eastAsiaTheme="minorEastAsia" w:cstheme="minorBidi"/>
          <w:lang w:val="en-US"/>
        </w:rPr>
        <w:tab/>
      </w:r>
      <w:r>
        <w:rPr>
          <w:rStyle w:val="35"/>
          <w:rFonts w:cs="Times New Roman"/>
        </w:rPr>
        <w:t>Confidentiality</w:t>
      </w:r>
      <w:r>
        <w:tab/>
      </w:r>
      <w:r>
        <w:fldChar w:fldCharType="begin"/>
      </w:r>
      <w:r>
        <w:instrText xml:space="preserve"> PAGEREF _Toc506545813 \h </w:instrText>
      </w:r>
      <w:r>
        <w:fldChar w:fldCharType="separate"/>
      </w:r>
      <w:r>
        <w:t>41</w:t>
      </w:r>
      <w:r>
        <w:fldChar w:fldCharType="end"/>
      </w:r>
      <w:r>
        <w:fldChar w:fldCharType="end"/>
      </w:r>
    </w:p>
    <w:p w14:paraId="181E0A19">
      <w:pPr>
        <w:pStyle w:val="72"/>
        <w:rPr>
          <w:rFonts w:asciiTheme="minorHAnsi" w:hAnsiTheme="minorHAnsi" w:eastAsiaTheme="minorEastAsia" w:cstheme="minorBidi"/>
          <w:lang w:val="en-US"/>
        </w:rPr>
      </w:pPr>
      <w:r>
        <w:fldChar w:fldCharType="begin"/>
      </w:r>
      <w:r>
        <w:instrText xml:space="preserve"> HYPERLINK \l "_Toc506545814" </w:instrText>
      </w:r>
      <w:r>
        <w:fldChar w:fldCharType="separate"/>
      </w:r>
      <w:r>
        <w:rPr>
          <w:rStyle w:val="35"/>
          <w:rFonts w:cs="Times New Roman"/>
        </w:rPr>
        <w:t>9.</w:t>
      </w:r>
      <w:r>
        <w:rPr>
          <w:rFonts w:asciiTheme="minorHAnsi" w:hAnsiTheme="minorHAnsi" w:eastAsiaTheme="minorEastAsia" w:cstheme="minorBidi"/>
          <w:lang w:val="en-US"/>
        </w:rPr>
        <w:tab/>
      </w:r>
      <w:r>
        <w:rPr>
          <w:rStyle w:val="35"/>
          <w:rFonts w:cs="Times New Roman"/>
        </w:rPr>
        <w:t>Consultant’s Obligations</w:t>
      </w:r>
      <w:r>
        <w:tab/>
      </w:r>
      <w:r>
        <w:fldChar w:fldCharType="begin"/>
      </w:r>
      <w:r>
        <w:instrText xml:space="preserve"> PAGEREF _Toc506545814 \h </w:instrText>
      </w:r>
      <w:r>
        <w:fldChar w:fldCharType="separate"/>
      </w:r>
      <w:r>
        <w:t>41</w:t>
      </w:r>
      <w:r>
        <w:fldChar w:fldCharType="end"/>
      </w:r>
      <w:r>
        <w:fldChar w:fldCharType="end"/>
      </w:r>
    </w:p>
    <w:p w14:paraId="53761049">
      <w:pPr>
        <w:pStyle w:val="72"/>
        <w:rPr>
          <w:rFonts w:asciiTheme="minorHAnsi" w:hAnsiTheme="minorHAnsi" w:eastAsiaTheme="minorEastAsia" w:cstheme="minorBidi"/>
          <w:lang w:val="en-US"/>
        </w:rPr>
      </w:pPr>
      <w:r>
        <w:fldChar w:fldCharType="begin"/>
      </w:r>
      <w:r>
        <w:instrText xml:space="preserve"> HYPERLINK \l "_Toc506545815" </w:instrText>
      </w:r>
      <w:r>
        <w:fldChar w:fldCharType="separate"/>
      </w:r>
      <w:r>
        <w:rPr>
          <w:rStyle w:val="35"/>
          <w:rFonts w:cs="Times New Roman"/>
        </w:rPr>
        <w:t>10.</w:t>
      </w:r>
      <w:r>
        <w:rPr>
          <w:rFonts w:asciiTheme="minorHAnsi" w:hAnsiTheme="minorHAnsi" w:eastAsiaTheme="minorEastAsia" w:cstheme="minorBidi"/>
          <w:lang w:val="en-US"/>
        </w:rPr>
        <w:tab/>
      </w:r>
      <w:r>
        <w:rPr>
          <w:rStyle w:val="35"/>
          <w:rFonts w:cs="Times New Roman"/>
        </w:rPr>
        <w:t>Ownership of Material</w:t>
      </w:r>
      <w:r>
        <w:tab/>
      </w:r>
      <w:r>
        <w:fldChar w:fldCharType="begin"/>
      </w:r>
      <w:r>
        <w:instrText xml:space="preserve"> PAGEREF _Toc506545815 \h </w:instrText>
      </w:r>
      <w:r>
        <w:fldChar w:fldCharType="separate"/>
      </w:r>
      <w:r>
        <w:t>42</w:t>
      </w:r>
      <w:r>
        <w:fldChar w:fldCharType="end"/>
      </w:r>
      <w:r>
        <w:fldChar w:fldCharType="end"/>
      </w:r>
    </w:p>
    <w:p w14:paraId="735BAAFD">
      <w:pPr>
        <w:pStyle w:val="72"/>
        <w:rPr>
          <w:rFonts w:asciiTheme="minorHAnsi" w:hAnsiTheme="minorHAnsi" w:eastAsiaTheme="minorEastAsia" w:cstheme="minorBidi"/>
          <w:lang w:val="en-US"/>
        </w:rPr>
      </w:pPr>
      <w:r>
        <w:fldChar w:fldCharType="begin"/>
      </w:r>
      <w:r>
        <w:instrText xml:space="preserve"> HYPERLINK \l "_Toc506545816" </w:instrText>
      </w:r>
      <w:r>
        <w:fldChar w:fldCharType="separate"/>
      </w:r>
      <w:r>
        <w:rPr>
          <w:rStyle w:val="35"/>
          <w:rFonts w:cs="Times New Roman"/>
        </w:rPr>
        <w:t>11.</w:t>
      </w:r>
      <w:r>
        <w:rPr>
          <w:rFonts w:asciiTheme="minorHAnsi" w:hAnsiTheme="minorHAnsi" w:eastAsiaTheme="minorEastAsia" w:cstheme="minorBidi"/>
          <w:lang w:val="en-US"/>
        </w:rPr>
        <w:tab/>
      </w:r>
      <w:r>
        <w:rPr>
          <w:rStyle w:val="35"/>
          <w:rFonts w:cs="Times New Roman"/>
        </w:rPr>
        <w:t>Consultant Not to be Engaged in Certain Activities</w:t>
      </w:r>
      <w:r>
        <w:tab/>
      </w:r>
      <w:r>
        <w:fldChar w:fldCharType="begin"/>
      </w:r>
      <w:r>
        <w:instrText xml:space="preserve"> PAGEREF _Toc506545816 \h </w:instrText>
      </w:r>
      <w:r>
        <w:fldChar w:fldCharType="separate"/>
      </w:r>
      <w:r>
        <w:t>42</w:t>
      </w:r>
      <w:r>
        <w:fldChar w:fldCharType="end"/>
      </w:r>
      <w:r>
        <w:fldChar w:fldCharType="end"/>
      </w:r>
    </w:p>
    <w:p w14:paraId="1EBBB063">
      <w:pPr>
        <w:pStyle w:val="72"/>
        <w:rPr>
          <w:rFonts w:asciiTheme="minorHAnsi" w:hAnsiTheme="minorHAnsi" w:eastAsiaTheme="minorEastAsia" w:cstheme="minorBidi"/>
          <w:lang w:val="en-US"/>
        </w:rPr>
      </w:pPr>
      <w:r>
        <w:fldChar w:fldCharType="begin"/>
      </w:r>
      <w:r>
        <w:instrText xml:space="preserve"> HYPERLINK \l "_Toc506545817" </w:instrText>
      </w:r>
      <w:r>
        <w:fldChar w:fldCharType="separate"/>
      </w:r>
      <w:r>
        <w:rPr>
          <w:rStyle w:val="35"/>
          <w:rFonts w:cs="Times New Roman"/>
        </w:rPr>
        <w:t>12.</w:t>
      </w:r>
      <w:r>
        <w:rPr>
          <w:rFonts w:asciiTheme="minorHAnsi" w:hAnsiTheme="minorHAnsi" w:eastAsiaTheme="minorEastAsia" w:cstheme="minorBidi"/>
          <w:lang w:val="en-US"/>
        </w:rPr>
        <w:tab/>
      </w:r>
      <w:r>
        <w:rPr>
          <w:rStyle w:val="35"/>
          <w:rFonts w:cs="Times New Roman"/>
        </w:rPr>
        <w:t>Relationship of the Parties</w:t>
      </w:r>
      <w:r>
        <w:tab/>
      </w:r>
      <w:r>
        <w:fldChar w:fldCharType="begin"/>
      </w:r>
      <w:r>
        <w:instrText xml:space="preserve"> PAGEREF _Toc506545817 \h </w:instrText>
      </w:r>
      <w:r>
        <w:fldChar w:fldCharType="separate"/>
      </w:r>
      <w:r>
        <w:t>42</w:t>
      </w:r>
      <w:r>
        <w:fldChar w:fldCharType="end"/>
      </w:r>
      <w:r>
        <w:fldChar w:fldCharType="end"/>
      </w:r>
    </w:p>
    <w:p w14:paraId="216A7ED6">
      <w:pPr>
        <w:pStyle w:val="72"/>
        <w:rPr>
          <w:rFonts w:asciiTheme="minorHAnsi" w:hAnsiTheme="minorHAnsi" w:eastAsiaTheme="minorEastAsia" w:cstheme="minorBidi"/>
          <w:lang w:val="en-US"/>
        </w:rPr>
      </w:pPr>
      <w:r>
        <w:fldChar w:fldCharType="begin"/>
      </w:r>
      <w:r>
        <w:instrText xml:space="preserve"> HYPERLINK \l "_Toc506545818" </w:instrText>
      </w:r>
      <w:r>
        <w:fldChar w:fldCharType="separate"/>
      </w:r>
      <w:r>
        <w:rPr>
          <w:rStyle w:val="35"/>
          <w:rFonts w:cs="Times New Roman"/>
        </w:rPr>
        <w:t>13.</w:t>
      </w:r>
      <w:r>
        <w:rPr>
          <w:rFonts w:asciiTheme="minorHAnsi" w:hAnsiTheme="minorHAnsi" w:eastAsiaTheme="minorEastAsia" w:cstheme="minorBidi"/>
          <w:lang w:val="en-US"/>
        </w:rPr>
        <w:tab/>
      </w:r>
      <w:r>
        <w:rPr>
          <w:rStyle w:val="35"/>
          <w:rFonts w:cs="Times New Roman"/>
        </w:rPr>
        <w:t>Contractual Ethics</w:t>
      </w:r>
      <w:r>
        <w:tab/>
      </w:r>
      <w:r>
        <w:fldChar w:fldCharType="begin"/>
      </w:r>
      <w:r>
        <w:instrText xml:space="preserve"> PAGEREF _Toc506545818 \h </w:instrText>
      </w:r>
      <w:r>
        <w:fldChar w:fldCharType="separate"/>
      </w:r>
      <w:r>
        <w:t>42</w:t>
      </w:r>
      <w:r>
        <w:fldChar w:fldCharType="end"/>
      </w:r>
      <w:r>
        <w:fldChar w:fldCharType="end"/>
      </w:r>
    </w:p>
    <w:p w14:paraId="0D90AC6A">
      <w:pPr>
        <w:pStyle w:val="72"/>
        <w:rPr>
          <w:rFonts w:asciiTheme="minorHAnsi" w:hAnsiTheme="minorHAnsi" w:eastAsiaTheme="minorEastAsia" w:cstheme="minorBidi"/>
          <w:lang w:val="en-US"/>
        </w:rPr>
      </w:pPr>
      <w:r>
        <w:fldChar w:fldCharType="begin"/>
      </w:r>
      <w:r>
        <w:instrText xml:space="preserve"> HYPERLINK \l "_Toc506545819" </w:instrText>
      </w:r>
      <w:r>
        <w:fldChar w:fldCharType="separate"/>
      </w:r>
      <w:r>
        <w:rPr>
          <w:rStyle w:val="35"/>
          <w:rFonts w:cs="Times New Roman"/>
        </w:rPr>
        <w:t>14.</w:t>
      </w:r>
      <w:r>
        <w:rPr>
          <w:rFonts w:asciiTheme="minorHAnsi" w:hAnsiTheme="minorHAnsi" w:eastAsiaTheme="minorEastAsia" w:cstheme="minorBidi"/>
          <w:lang w:val="en-US"/>
        </w:rPr>
        <w:tab/>
      </w:r>
      <w:r>
        <w:rPr>
          <w:rStyle w:val="35"/>
          <w:rFonts w:cs="Times New Roman"/>
        </w:rPr>
        <w:t>Assignment</w:t>
      </w:r>
      <w:r>
        <w:tab/>
      </w:r>
      <w:r>
        <w:fldChar w:fldCharType="begin"/>
      </w:r>
      <w:r>
        <w:instrText xml:space="preserve"> PAGEREF _Toc506545819 \h </w:instrText>
      </w:r>
      <w:r>
        <w:fldChar w:fldCharType="separate"/>
      </w:r>
      <w:r>
        <w:t>42</w:t>
      </w:r>
      <w:r>
        <w:fldChar w:fldCharType="end"/>
      </w:r>
      <w:r>
        <w:fldChar w:fldCharType="end"/>
      </w:r>
    </w:p>
    <w:p w14:paraId="02331BBA">
      <w:pPr>
        <w:pStyle w:val="72"/>
        <w:rPr>
          <w:rFonts w:asciiTheme="minorHAnsi" w:hAnsiTheme="minorHAnsi" w:eastAsiaTheme="minorEastAsia" w:cstheme="minorBidi"/>
          <w:lang w:val="en-US"/>
        </w:rPr>
      </w:pPr>
      <w:r>
        <w:fldChar w:fldCharType="begin"/>
      </w:r>
      <w:r>
        <w:instrText xml:space="preserve"> HYPERLINK \l "_Toc506545820" </w:instrText>
      </w:r>
      <w:r>
        <w:fldChar w:fldCharType="separate"/>
      </w:r>
      <w:r>
        <w:rPr>
          <w:rStyle w:val="35"/>
          <w:rFonts w:cs="Times New Roman"/>
        </w:rPr>
        <w:t>15.</w:t>
      </w:r>
      <w:r>
        <w:rPr>
          <w:rFonts w:asciiTheme="minorHAnsi" w:hAnsiTheme="minorHAnsi" w:eastAsiaTheme="minorEastAsia" w:cstheme="minorBidi"/>
          <w:lang w:val="en-US"/>
        </w:rPr>
        <w:tab/>
      </w:r>
      <w:r>
        <w:rPr>
          <w:rStyle w:val="35"/>
          <w:rFonts w:cs="Times New Roman"/>
        </w:rPr>
        <w:t>Law Governing Contract</w:t>
      </w:r>
      <w:r>
        <w:tab/>
      </w:r>
      <w:r>
        <w:fldChar w:fldCharType="begin"/>
      </w:r>
      <w:r>
        <w:instrText xml:space="preserve"> PAGEREF _Toc506545820 \h </w:instrText>
      </w:r>
      <w:r>
        <w:fldChar w:fldCharType="separate"/>
      </w:r>
      <w:r>
        <w:t>42</w:t>
      </w:r>
      <w:r>
        <w:fldChar w:fldCharType="end"/>
      </w:r>
      <w:r>
        <w:fldChar w:fldCharType="end"/>
      </w:r>
    </w:p>
    <w:p w14:paraId="7DBB7167">
      <w:pPr>
        <w:pStyle w:val="72"/>
        <w:rPr>
          <w:rFonts w:asciiTheme="minorHAnsi" w:hAnsiTheme="minorHAnsi" w:eastAsiaTheme="minorEastAsia" w:cstheme="minorBidi"/>
          <w:lang w:val="en-US"/>
        </w:rPr>
      </w:pPr>
      <w:r>
        <w:fldChar w:fldCharType="begin"/>
      </w:r>
      <w:r>
        <w:instrText xml:space="preserve"> HYPERLINK \l "_Toc506545821" </w:instrText>
      </w:r>
      <w:r>
        <w:fldChar w:fldCharType="separate"/>
      </w:r>
      <w:r>
        <w:rPr>
          <w:rStyle w:val="35"/>
          <w:rFonts w:cs="Times New Roman"/>
        </w:rPr>
        <w:t>16.</w:t>
      </w:r>
      <w:r>
        <w:rPr>
          <w:rFonts w:asciiTheme="minorHAnsi" w:hAnsiTheme="minorHAnsi" w:eastAsiaTheme="minorEastAsia" w:cstheme="minorBidi"/>
          <w:lang w:val="en-US"/>
        </w:rPr>
        <w:tab/>
      </w:r>
      <w:r>
        <w:rPr>
          <w:rStyle w:val="35"/>
          <w:rFonts w:cs="Times New Roman"/>
        </w:rPr>
        <w:t>Language Governing Contract</w:t>
      </w:r>
      <w:r>
        <w:tab/>
      </w:r>
      <w:r>
        <w:fldChar w:fldCharType="begin"/>
      </w:r>
      <w:r>
        <w:instrText xml:space="preserve"> PAGEREF _Toc506545821 \h </w:instrText>
      </w:r>
      <w:r>
        <w:fldChar w:fldCharType="separate"/>
      </w:r>
      <w:r>
        <w:t>42</w:t>
      </w:r>
      <w:r>
        <w:fldChar w:fldCharType="end"/>
      </w:r>
      <w:r>
        <w:fldChar w:fldCharType="end"/>
      </w:r>
    </w:p>
    <w:p w14:paraId="1AFA7D86">
      <w:pPr>
        <w:pStyle w:val="72"/>
        <w:rPr>
          <w:rFonts w:asciiTheme="minorHAnsi" w:hAnsiTheme="minorHAnsi" w:eastAsiaTheme="minorEastAsia" w:cstheme="minorBidi"/>
          <w:lang w:val="en-US"/>
        </w:rPr>
      </w:pPr>
      <w:r>
        <w:fldChar w:fldCharType="begin"/>
      </w:r>
      <w:r>
        <w:instrText xml:space="preserve"> HYPERLINK \l "_Toc506545822" </w:instrText>
      </w:r>
      <w:r>
        <w:fldChar w:fldCharType="separate"/>
      </w:r>
      <w:r>
        <w:rPr>
          <w:rStyle w:val="35"/>
          <w:rFonts w:cs="Times New Roman"/>
        </w:rPr>
        <w:t>17.</w:t>
      </w:r>
      <w:r>
        <w:rPr>
          <w:rFonts w:asciiTheme="minorHAnsi" w:hAnsiTheme="minorHAnsi" w:eastAsiaTheme="minorEastAsia" w:cstheme="minorBidi"/>
          <w:lang w:val="en-US"/>
        </w:rPr>
        <w:tab/>
      </w:r>
      <w:r>
        <w:rPr>
          <w:rStyle w:val="35"/>
          <w:rFonts w:cs="Times New Roman"/>
        </w:rPr>
        <w:t>Modification of Contract</w:t>
      </w:r>
      <w:r>
        <w:tab/>
      </w:r>
      <w:r>
        <w:fldChar w:fldCharType="begin"/>
      </w:r>
      <w:r>
        <w:instrText xml:space="preserve"> PAGEREF _Toc506545822 \h </w:instrText>
      </w:r>
      <w:r>
        <w:fldChar w:fldCharType="separate"/>
      </w:r>
      <w:r>
        <w:t>42</w:t>
      </w:r>
      <w:r>
        <w:fldChar w:fldCharType="end"/>
      </w:r>
      <w:r>
        <w:fldChar w:fldCharType="end"/>
      </w:r>
    </w:p>
    <w:p w14:paraId="16AE46E3">
      <w:pPr>
        <w:pStyle w:val="72"/>
        <w:rPr>
          <w:rFonts w:asciiTheme="minorHAnsi" w:hAnsiTheme="minorHAnsi" w:eastAsiaTheme="minorEastAsia" w:cstheme="minorBidi"/>
          <w:lang w:val="en-US"/>
        </w:rPr>
      </w:pPr>
      <w:r>
        <w:fldChar w:fldCharType="begin"/>
      </w:r>
      <w:r>
        <w:instrText xml:space="preserve"> HYPERLINK \l "_Toc506545823" </w:instrText>
      </w:r>
      <w:r>
        <w:fldChar w:fldCharType="separate"/>
      </w:r>
      <w:r>
        <w:rPr>
          <w:rStyle w:val="35"/>
          <w:rFonts w:cs="Times New Roman"/>
        </w:rPr>
        <w:t>18.</w:t>
      </w:r>
      <w:r>
        <w:rPr>
          <w:rFonts w:asciiTheme="minorHAnsi" w:hAnsiTheme="minorHAnsi" w:eastAsiaTheme="minorEastAsia" w:cstheme="minorBidi"/>
          <w:lang w:val="en-US"/>
        </w:rPr>
        <w:tab/>
      </w:r>
      <w:r>
        <w:rPr>
          <w:rStyle w:val="35"/>
          <w:rFonts w:cs="Times New Roman"/>
        </w:rPr>
        <w:t>Termination</w:t>
      </w:r>
      <w:r>
        <w:tab/>
      </w:r>
      <w:r>
        <w:fldChar w:fldCharType="begin"/>
      </w:r>
      <w:r>
        <w:instrText xml:space="preserve"> PAGEREF _Toc506545823 \h </w:instrText>
      </w:r>
      <w:r>
        <w:fldChar w:fldCharType="separate"/>
      </w:r>
      <w:r>
        <w:t>42</w:t>
      </w:r>
      <w:r>
        <w:fldChar w:fldCharType="end"/>
      </w:r>
      <w:r>
        <w:fldChar w:fldCharType="end"/>
      </w:r>
    </w:p>
    <w:p w14:paraId="36E237B3">
      <w:pPr>
        <w:pStyle w:val="72"/>
        <w:rPr>
          <w:rFonts w:asciiTheme="minorHAnsi" w:hAnsiTheme="minorHAnsi" w:eastAsiaTheme="minorEastAsia" w:cstheme="minorBidi"/>
          <w:lang w:val="en-US"/>
        </w:rPr>
      </w:pPr>
      <w:r>
        <w:fldChar w:fldCharType="begin"/>
      </w:r>
      <w:r>
        <w:instrText xml:space="preserve"> HYPERLINK \l "_Toc506545824" </w:instrText>
      </w:r>
      <w:r>
        <w:fldChar w:fldCharType="separate"/>
      </w:r>
      <w:r>
        <w:rPr>
          <w:rStyle w:val="35"/>
          <w:rFonts w:cs="Times New Roman"/>
        </w:rPr>
        <w:t>19.</w:t>
      </w:r>
      <w:r>
        <w:rPr>
          <w:rFonts w:asciiTheme="minorHAnsi" w:hAnsiTheme="minorHAnsi" w:eastAsiaTheme="minorEastAsia" w:cstheme="minorBidi"/>
          <w:lang w:val="en-US"/>
        </w:rPr>
        <w:tab/>
      </w:r>
      <w:r>
        <w:rPr>
          <w:rStyle w:val="35"/>
          <w:rFonts w:cs="Times New Roman"/>
        </w:rPr>
        <w:t>Dispute Resolution</w:t>
      </w:r>
      <w:r>
        <w:tab/>
      </w:r>
      <w:r>
        <w:fldChar w:fldCharType="begin"/>
      </w:r>
      <w:r>
        <w:instrText xml:space="preserve"> PAGEREF _Toc506545824 \h </w:instrText>
      </w:r>
      <w:r>
        <w:fldChar w:fldCharType="separate"/>
      </w:r>
      <w:r>
        <w:t>43</w:t>
      </w:r>
      <w:r>
        <w:fldChar w:fldCharType="end"/>
      </w:r>
      <w:r>
        <w:fldChar w:fldCharType="end"/>
      </w:r>
    </w:p>
    <w:p w14:paraId="1F7FA193">
      <w:pPr>
        <w:pStyle w:val="72"/>
        <w:rPr>
          <w:rFonts w:asciiTheme="minorHAnsi" w:hAnsiTheme="minorHAnsi" w:eastAsiaTheme="minorEastAsia" w:cstheme="minorBidi"/>
          <w:lang w:val="en-US"/>
        </w:rPr>
      </w:pPr>
      <w:r>
        <w:fldChar w:fldCharType="begin"/>
      </w:r>
      <w:r>
        <w:instrText xml:space="preserve"> HYPERLINK \l "_Toc506545825" </w:instrText>
      </w:r>
      <w:r>
        <w:fldChar w:fldCharType="separate"/>
      </w:r>
      <w:r>
        <w:rPr>
          <w:rStyle w:val="35"/>
          <w:rFonts w:cs="Times New Roman"/>
        </w:rPr>
        <w:t>20.</w:t>
      </w:r>
      <w:r>
        <w:rPr>
          <w:rFonts w:asciiTheme="minorHAnsi" w:hAnsiTheme="minorHAnsi" w:eastAsiaTheme="minorEastAsia" w:cstheme="minorBidi"/>
          <w:lang w:val="en-US"/>
        </w:rPr>
        <w:tab/>
      </w:r>
      <w:r>
        <w:rPr>
          <w:rStyle w:val="35"/>
          <w:rFonts w:cs="Times New Roman"/>
        </w:rPr>
        <w:t>Notices and Requests</w:t>
      </w:r>
      <w:r>
        <w:tab/>
      </w:r>
      <w:r>
        <w:fldChar w:fldCharType="begin"/>
      </w:r>
      <w:r>
        <w:instrText xml:space="preserve"> PAGEREF _Toc506545825 \h </w:instrText>
      </w:r>
      <w:r>
        <w:fldChar w:fldCharType="separate"/>
      </w:r>
      <w:r>
        <w:t>43</w:t>
      </w:r>
      <w:r>
        <w:fldChar w:fldCharType="end"/>
      </w:r>
      <w:r>
        <w:fldChar w:fldCharType="end"/>
      </w:r>
    </w:p>
    <w:p w14:paraId="7E664C2E">
      <w:pPr>
        <w:pStyle w:val="69"/>
        <w:rPr>
          <w:rFonts w:asciiTheme="minorHAnsi" w:hAnsiTheme="minorHAnsi" w:eastAsiaTheme="minorEastAsia" w:cstheme="minorBidi"/>
          <w:lang w:val="en-US"/>
        </w:rPr>
      </w:pPr>
      <w:r>
        <w:fldChar w:fldCharType="begin"/>
      </w:r>
      <w:r>
        <w:instrText xml:space="preserve"> HYPERLINK \l "_Toc506545826" </w:instrText>
      </w:r>
      <w:r>
        <w:fldChar w:fldCharType="separate"/>
      </w:r>
      <w:r>
        <w:rPr>
          <w:rStyle w:val="35"/>
          <w:rFonts w:cs="Times New Roman"/>
        </w:rPr>
        <w:t>LIST OF ANNEXES</w:t>
      </w:r>
      <w:r>
        <w:tab/>
      </w:r>
      <w:r>
        <w:fldChar w:fldCharType="begin"/>
      </w:r>
      <w:r>
        <w:instrText xml:space="preserve"> PAGEREF _Toc506545826 \h </w:instrText>
      </w:r>
      <w:r>
        <w:fldChar w:fldCharType="separate"/>
      </w:r>
      <w:r>
        <w:t>45</w:t>
      </w:r>
      <w:r>
        <w:fldChar w:fldCharType="end"/>
      </w:r>
      <w:r>
        <w:fldChar w:fldCharType="end"/>
      </w:r>
    </w:p>
    <w:p w14:paraId="3585815D">
      <w:pPr>
        <w:pStyle w:val="70"/>
        <w:tabs>
          <w:tab w:val="left" w:pos="2225"/>
          <w:tab w:val="right" w:leader="dot" w:pos="9019"/>
        </w:tabs>
        <w:rPr>
          <w:rFonts w:asciiTheme="minorHAnsi" w:hAnsiTheme="minorHAnsi" w:eastAsiaTheme="minorEastAsia" w:cstheme="minorBidi"/>
          <w:lang w:val="en-US"/>
        </w:rPr>
      </w:pPr>
      <w:r>
        <w:fldChar w:fldCharType="begin"/>
      </w:r>
      <w:r>
        <w:instrText xml:space="preserve"> HYPERLINK \l "_Toc506545827" </w:instrText>
      </w:r>
      <w:r>
        <w:fldChar w:fldCharType="separate"/>
      </w:r>
      <w:r>
        <w:rPr>
          <w:rStyle w:val="35"/>
          <w:rFonts w:cs="Times New Roman"/>
        </w:rPr>
        <w:t>ANNEX A:</w:t>
      </w:r>
      <w:r>
        <w:rPr>
          <w:rFonts w:asciiTheme="minorHAnsi" w:hAnsiTheme="minorHAnsi" w:eastAsiaTheme="minorEastAsia" w:cstheme="minorBidi"/>
          <w:lang w:val="en-US"/>
        </w:rPr>
        <w:tab/>
      </w:r>
      <w:r>
        <w:rPr>
          <w:rStyle w:val="35"/>
          <w:rFonts w:cs="Times New Roman"/>
        </w:rPr>
        <w:t>Description of the Services</w:t>
      </w:r>
      <w:r>
        <w:tab/>
      </w:r>
      <w:r>
        <w:fldChar w:fldCharType="begin"/>
      </w:r>
      <w:r>
        <w:instrText xml:space="preserve"> PAGEREF _Toc506545827 \h </w:instrText>
      </w:r>
      <w:r>
        <w:fldChar w:fldCharType="separate"/>
      </w:r>
      <w:r>
        <w:t>46</w:t>
      </w:r>
      <w:r>
        <w:fldChar w:fldCharType="end"/>
      </w:r>
      <w:r>
        <w:fldChar w:fldCharType="end"/>
      </w:r>
    </w:p>
    <w:p w14:paraId="5DC0A1FA">
      <w:pPr>
        <w:pStyle w:val="70"/>
        <w:tabs>
          <w:tab w:val="left" w:pos="2213"/>
          <w:tab w:val="right" w:leader="dot" w:pos="9019"/>
        </w:tabs>
        <w:rPr>
          <w:rFonts w:asciiTheme="minorHAnsi" w:hAnsiTheme="minorHAnsi" w:eastAsiaTheme="minorEastAsia" w:cstheme="minorBidi"/>
          <w:lang w:val="en-US"/>
        </w:rPr>
      </w:pPr>
      <w:r>
        <w:fldChar w:fldCharType="begin"/>
      </w:r>
      <w:r>
        <w:instrText xml:space="preserve"> HYPERLINK \l "_Toc506545828" </w:instrText>
      </w:r>
      <w:r>
        <w:fldChar w:fldCharType="separate"/>
      </w:r>
      <w:r>
        <w:rPr>
          <w:rStyle w:val="35"/>
          <w:rFonts w:cs="Times New Roman"/>
        </w:rPr>
        <w:t>ANNEX B:</w:t>
      </w:r>
      <w:r>
        <w:rPr>
          <w:rFonts w:asciiTheme="minorHAnsi" w:hAnsiTheme="minorHAnsi" w:eastAsiaTheme="minorEastAsia" w:cstheme="minorBidi"/>
          <w:lang w:val="en-US"/>
        </w:rPr>
        <w:tab/>
      </w:r>
      <w:r>
        <w:rPr>
          <w:rStyle w:val="35"/>
          <w:rFonts w:cs="Times New Roman"/>
        </w:rPr>
        <w:t>Consultant’s Reporting Obligations</w:t>
      </w:r>
      <w:r>
        <w:tab/>
      </w:r>
      <w:r>
        <w:fldChar w:fldCharType="begin"/>
      </w:r>
      <w:r>
        <w:instrText xml:space="preserve"> PAGEREF _Toc506545828 \h </w:instrText>
      </w:r>
      <w:r>
        <w:fldChar w:fldCharType="separate"/>
      </w:r>
      <w:r>
        <w:t>47</w:t>
      </w:r>
      <w:r>
        <w:fldChar w:fldCharType="end"/>
      </w:r>
      <w:r>
        <w:fldChar w:fldCharType="end"/>
      </w:r>
    </w:p>
    <w:p w14:paraId="4212E1D1">
      <w:pPr>
        <w:pStyle w:val="70"/>
        <w:tabs>
          <w:tab w:val="left" w:pos="2213"/>
          <w:tab w:val="right" w:leader="dot" w:pos="9019"/>
        </w:tabs>
        <w:rPr>
          <w:rFonts w:asciiTheme="minorHAnsi" w:hAnsiTheme="minorHAnsi" w:eastAsiaTheme="minorEastAsia" w:cstheme="minorBidi"/>
          <w:lang w:val="en-US"/>
        </w:rPr>
      </w:pPr>
      <w:r>
        <w:fldChar w:fldCharType="begin"/>
      </w:r>
      <w:r>
        <w:instrText xml:space="preserve"> HYPERLINK \l "_Toc506545829" </w:instrText>
      </w:r>
      <w:r>
        <w:fldChar w:fldCharType="separate"/>
      </w:r>
      <w:r>
        <w:rPr>
          <w:rStyle w:val="35"/>
          <w:rFonts w:cs="Times New Roman"/>
        </w:rPr>
        <w:t>ANNEX C:</w:t>
      </w:r>
      <w:r>
        <w:rPr>
          <w:rFonts w:asciiTheme="minorHAnsi" w:hAnsiTheme="minorHAnsi" w:eastAsiaTheme="minorEastAsia" w:cstheme="minorBidi"/>
          <w:lang w:val="en-US"/>
        </w:rPr>
        <w:tab/>
      </w:r>
      <w:r>
        <w:rPr>
          <w:rStyle w:val="35"/>
          <w:rFonts w:cs="Times New Roman"/>
        </w:rPr>
        <w:t>Lump-Sum Cost and Reimbursables</w:t>
      </w:r>
      <w:r>
        <w:tab/>
      </w:r>
      <w:r>
        <w:fldChar w:fldCharType="begin"/>
      </w:r>
      <w:r>
        <w:instrText xml:space="preserve"> PAGEREF _Toc506545829 \h </w:instrText>
      </w:r>
      <w:r>
        <w:fldChar w:fldCharType="separate"/>
      </w:r>
      <w:r>
        <w:t>48</w:t>
      </w:r>
      <w:r>
        <w:fldChar w:fldCharType="end"/>
      </w:r>
      <w:r>
        <w:fldChar w:fldCharType="end"/>
      </w:r>
    </w:p>
    <w:p w14:paraId="696DDB47">
      <w:pPr>
        <w:rPr>
          <w:rFonts w:ascii="Times New Roman" w:hAnsi="Times New Roman" w:cs="Times New Roman"/>
        </w:rPr>
      </w:pPr>
      <w:r>
        <w:rPr>
          <w:rFonts w:ascii="Times New Roman" w:hAnsi="Times New Roman" w:cs="Times New Roman"/>
          <w:lang w:val="en-GB"/>
        </w:rPr>
        <w:fldChar w:fldCharType="end"/>
      </w:r>
    </w:p>
    <w:bookmarkEnd w:id="11"/>
    <w:bookmarkEnd w:id="12"/>
    <w:bookmarkEnd w:id="13"/>
    <w:p w14:paraId="36821028">
      <w:pPr>
        <w:rPr>
          <w:rFonts w:ascii="Times New Roman" w:hAnsi="Times New Roman" w:cs="Times New Roman"/>
          <w:lang w:val="en-GB"/>
        </w:rPr>
      </w:pPr>
    </w:p>
    <w:p w14:paraId="36B28E72">
      <w:pPr>
        <w:rPr>
          <w:rFonts w:ascii="Times New Roman" w:hAnsi="Times New Roman" w:cs="Times New Roman"/>
          <w:lang w:val="en-GB"/>
        </w:rPr>
        <w:sectPr>
          <w:footerReference r:id="rId5" w:type="default"/>
          <w:pgSz w:w="11909" w:h="16834"/>
          <w:pgMar w:top="1440" w:right="1440" w:bottom="1440" w:left="1440" w:header="720" w:footer="720" w:gutter="0"/>
          <w:pgNumType w:fmt="lowerRoman" w:start="4"/>
          <w:cols w:space="708" w:num="1"/>
          <w:docGrid w:linePitch="360" w:charSpace="0"/>
        </w:sectPr>
      </w:pPr>
    </w:p>
    <w:p w14:paraId="7B0F82ED">
      <w:pPr>
        <w:pStyle w:val="2"/>
        <w:rPr>
          <w:rFonts w:ascii="Times New Roman" w:hAnsi="Times New Roman" w:cs="Times New Roman"/>
        </w:rPr>
      </w:pPr>
      <w:bookmarkStart w:id="17" w:name="_Toc48969209"/>
      <w:bookmarkStart w:id="18" w:name="_Toc48973958"/>
      <w:bookmarkStart w:id="19" w:name="_Toc48968878"/>
      <w:bookmarkStart w:id="20" w:name="_Toc48970134"/>
      <w:bookmarkStart w:id="21" w:name="_Toc48979215"/>
      <w:bookmarkStart w:id="22" w:name="_Toc48978454"/>
      <w:bookmarkStart w:id="23" w:name="_Toc48980467"/>
      <w:bookmarkStart w:id="24" w:name="_Toc48979402"/>
      <w:bookmarkStart w:id="25" w:name="_Toc49159727"/>
      <w:bookmarkStart w:id="26" w:name="_Toc49159540"/>
      <w:bookmarkStart w:id="27" w:name="_Toc67815028"/>
      <w:bookmarkStart w:id="28" w:name="_Toc506545739"/>
      <w:r>
        <w:rPr>
          <w:rFonts w:ascii="Times New Roman" w:hAnsi="Times New Roman" w:cs="Times New Roman"/>
        </w:rPr>
        <w:t>Letter of Invitation</w:t>
      </w:r>
      <w:bookmarkEnd w:id="17"/>
      <w:bookmarkEnd w:id="18"/>
      <w:bookmarkEnd w:id="19"/>
      <w:bookmarkEnd w:id="20"/>
      <w:bookmarkEnd w:id="21"/>
      <w:bookmarkEnd w:id="22"/>
      <w:bookmarkEnd w:id="23"/>
      <w:bookmarkEnd w:id="24"/>
      <w:bookmarkEnd w:id="25"/>
      <w:bookmarkEnd w:id="26"/>
      <w:bookmarkEnd w:id="27"/>
      <w:bookmarkEnd w:id="28"/>
    </w:p>
    <w:p w14:paraId="1D1EC44C">
      <w:pPr>
        <w:jc w:val="center"/>
        <w:rPr>
          <w:rFonts w:ascii="Times New Roman" w:hAnsi="Times New Roman" w:cs="Times New Roman"/>
          <w:i/>
          <w:iCs/>
          <w:sz w:val="20"/>
          <w:szCs w:val="20"/>
        </w:rPr>
      </w:pPr>
    </w:p>
    <w:p w14:paraId="405D5760">
      <w:pPr>
        <w:rPr>
          <w:rFonts w:ascii="Times New Roman" w:hAnsi="Times New Roman" w:cs="Times New Roman"/>
          <w:i/>
          <w:iCs/>
          <w:sz w:val="20"/>
          <w:szCs w:val="20"/>
        </w:rPr>
      </w:pPr>
    </w:p>
    <w:p w14:paraId="57EDC774">
      <w:pPr>
        <w:rPr>
          <w:rFonts w:ascii="Times New Roman" w:hAnsi="Times New Roman" w:cs="Times New Roman"/>
          <w:i/>
          <w:iCs/>
          <w:sz w:val="20"/>
          <w:szCs w:val="20"/>
        </w:rPr>
      </w:pPr>
      <w:r>
        <w:rPr>
          <w:rFonts w:ascii="Times New Roman" w:hAnsi="Times New Roman" w:cs="Times New Roman"/>
          <w:i/>
          <w:iCs/>
          <w:sz w:val="20"/>
          <w:szCs w:val="20"/>
        </w:rPr>
        <w:t>Abuja, February, 2018</w:t>
      </w:r>
    </w:p>
    <w:p w14:paraId="58099537">
      <w:pPr>
        <w:pStyle w:val="69"/>
        <w:rPr>
          <w:rFonts w:cs="Times New Roman"/>
        </w:rPr>
      </w:pPr>
    </w:p>
    <w:p w14:paraId="02AE444A">
      <w:pP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Dear Mr. /Ms.:</w:t>
      </w:r>
    </w:p>
    <w:p w14:paraId="727E6E2C">
      <w:pPr>
        <w:tabs>
          <w:tab w:val="right" w:leader="dot" w:pos="8640"/>
        </w:tabs>
        <w:jc w:val="both"/>
        <w:rPr>
          <w:rFonts w:ascii="Times New Roman" w:hAnsi="Times New Roman" w:cs="Times New Roman"/>
          <w:sz w:val="20"/>
          <w:szCs w:val="20"/>
          <w:lang w:val="en-GB"/>
        </w:rPr>
      </w:pPr>
    </w:p>
    <w:p w14:paraId="77557D07">
      <w:pPr>
        <w:spacing w:after="120"/>
        <w:ind w:left="720" w:hanging="720"/>
        <w:jc w:val="both"/>
        <w:rPr>
          <w:rFonts w:ascii="Times New Roman" w:hAnsi="Times New Roman" w:cs="Times New Roman"/>
          <w:sz w:val="20"/>
          <w:szCs w:val="20"/>
        </w:rPr>
      </w:pPr>
      <w:r>
        <w:rPr>
          <w:rFonts w:ascii="Times New Roman" w:hAnsi="Times New Roman" w:cs="Times New Roman"/>
          <w:sz w:val="20"/>
          <w:szCs w:val="20"/>
          <w:lang w:val="en-GB"/>
        </w:rPr>
        <w:t>1.</w:t>
      </w:r>
      <w:r>
        <w:rPr>
          <w:rFonts w:ascii="Times New Roman" w:hAnsi="Times New Roman" w:cs="Times New Roman"/>
          <w:sz w:val="20"/>
          <w:szCs w:val="20"/>
          <w:lang w:val="en-GB"/>
        </w:rPr>
        <w:tab/>
      </w:r>
      <w:r>
        <w:rPr>
          <w:rFonts w:ascii="Times New Roman" w:hAnsi="Times New Roman" w:cs="Times New Roman"/>
          <w:sz w:val="20"/>
          <w:szCs w:val="20"/>
        </w:rPr>
        <w:t xml:space="preserve">Galaxy Backbone Limited has allocated public funds for the cost </w:t>
      </w:r>
      <w:r>
        <w:rPr>
          <w:rFonts w:ascii="Times New Roman" w:hAnsi="Times New Roman" w:cs="Times New Roman"/>
          <w:b/>
          <w:bCs/>
          <w:sz w:val="20"/>
          <w:szCs w:val="20"/>
          <w:highlight w:val="yellow"/>
        </w:rPr>
        <w:t>of providing assistance for</w:t>
      </w:r>
      <w:del w:id="41" w:author="Author">
        <w:r>
          <w:rPr>
            <w:rFonts w:ascii="Times New Roman" w:hAnsi="Times New Roman" w:cs="Times New Roman"/>
            <w:b/>
            <w:bCs/>
            <w:sz w:val="20"/>
            <w:szCs w:val="20"/>
            <w:highlight w:val="yellow"/>
          </w:rPr>
          <w:delText xml:space="preserve"> </w:delText>
        </w:r>
      </w:del>
      <w:ins w:id="42" w:author="Author">
        <w:r>
          <w:rPr>
            <w:rFonts w:ascii="Times New Roman" w:hAnsi="Times New Roman" w:cs="Times New Roman"/>
            <w:b/>
            <w:bCs/>
            <w:sz w:val="20"/>
            <w:szCs w:val="20"/>
          </w:rPr>
          <w:t xml:space="preserve">  Internal Audit Automation Application.</w:t>
        </w:r>
      </w:ins>
      <w:ins w:id="43" w:author="Author">
        <w:del w:id="44" w:author="Author">
          <w:r>
            <w:rPr>
              <w:rFonts w:ascii="Times New Roman" w:hAnsi="Times New Roman" w:cs="Times New Roman"/>
              <w:b/>
              <w:bCs/>
              <w:i/>
              <w:sz w:val="20"/>
              <w:szCs w:val="20"/>
            </w:rPr>
            <w:delText xml:space="preserve">CONSULTANCY FOR ENTERPRISE ARCHITECTURE (EA) DEVELOPMENT ENTERPRISE ARCHITECTURE (EA) DEVELOPMENT RECERTIFICATION TO ISO 27001:2022 FROM ISO 27001:2013 STANDARDS IMPLEMENTATION &amp; CERTIFICATION TO ISO 22301 AND ISO 9001 STANDARDS </w:delText>
          </w:r>
        </w:del>
      </w:ins>
      <w:ins w:id="45" w:author="Author">
        <w:del w:id="46" w:author="Author">
          <w:r>
            <w:rPr>
              <w:rFonts w:ascii="Times New Roman" w:hAnsi="Times New Roman" w:cs="Times New Roman"/>
              <w:b/>
              <w:bCs/>
              <w:sz w:val="20"/>
              <w:szCs w:val="20"/>
              <w:highlight w:val="yellow"/>
              <w:rPrChange w:id="47" w:author="Author" w:date="">
                <w:rPr>
                  <w:rFonts w:ascii="Times New Roman" w:hAnsi="Times New Roman" w:cs="Times New Roman"/>
                  <w:b/>
                  <w:bCs/>
                  <w:sz w:val="20"/>
                  <w:szCs w:val="20"/>
                </w:rPr>
              </w:rPrChange>
            </w:rPr>
            <w:delText>VULNERABILITY ASSESMENT AND PENETRATION TEST</w:delText>
          </w:r>
        </w:del>
      </w:ins>
      <w:del w:id="48" w:author="Author">
        <w:r>
          <w:rPr>
            <w:rFonts w:ascii="Times New Roman" w:hAnsi="Times New Roman" w:cs="Times New Roman"/>
            <w:b/>
            <w:bCs/>
            <w:sz w:val="20"/>
            <w:szCs w:val="20"/>
            <w:highlight w:val="yellow"/>
          </w:rPr>
          <w:delText xml:space="preserve">PCI DSS re-certification </w:delText>
        </w:r>
      </w:del>
      <w:r>
        <w:rPr>
          <w:rFonts w:ascii="Times New Roman" w:hAnsi="Times New Roman" w:cs="Times New Roman"/>
          <w:b/>
          <w:bCs/>
          <w:sz w:val="20"/>
          <w:szCs w:val="20"/>
        </w:rPr>
        <w:t xml:space="preserve">and </w:t>
      </w:r>
      <w:r>
        <w:rPr>
          <w:rFonts w:ascii="Times New Roman" w:hAnsi="Times New Roman" w:cs="Times New Roman"/>
          <w:sz w:val="20"/>
          <w:szCs w:val="20"/>
        </w:rPr>
        <w:t>intends to apply a portion of the funds to eligible payments under the Contract for which the Request for Proposal (RFP) is issued.</w:t>
      </w:r>
    </w:p>
    <w:p w14:paraId="25AA6DCE">
      <w:pPr>
        <w:ind w:left="720" w:hanging="720"/>
        <w:jc w:val="both"/>
        <w:rPr>
          <w:rFonts w:ascii="Times New Roman" w:hAnsi="Times New Roman" w:cs="Times New Roman"/>
          <w:sz w:val="20"/>
          <w:szCs w:val="20"/>
        </w:rPr>
      </w:pPr>
      <w:r>
        <w:rPr>
          <w:rFonts w:ascii="Times New Roman" w:hAnsi="Times New Roman" w:cs="Times New Roman"/>
          <w:sz w:val="20"/>
          <w:szCs w:val="20"/>
        </w:rPr>
        <w:t>2.</w:t>
      </w:r>
      <w:r>
        <w:rPr>
          <w:rFonts w:ascii="Times New Roman" w:hAnsi="Times New Roman" w:cs="Times New Roman"/>
          <w:sz w:val="20"/>
          <w:szCs w:val="20"/>
        </w:rPr>
        <w:tab/>
      </w:r>
      <w:r>
        <w:rPr>
          <w:rFonts w:ascii="Times New Roman" w:hAnsi="Times New Roman" w:cs="Times New Roman"/>
          <w:sz w:val="20"/>
          <w:szCs w:val="20"/>
        </w:rPr>
        <w:t xml:space="preserve">Galaxy Backbone Ltd now invites proposals to </w:t>
      </w:r>
      <w:r>
        <w:rPr>
          <w:rFonts w:ascii="Times New Roman" w:hAnsi="Times New Roman" w:cs="Times New Roman"/>
          <w:sz w:val="20"/>
          <w:szCs w:val="20"/>
          <w:highlight w:val="yellow"/>
        </w:rPr>
        <w:t>provide expert services towards the</w:t>
      </w:r>
      <w:ins w:id="49" w:author="Author">
        <w:r>
          <w:rPr>
            <w:rFonts w:ascii="Times New Roman" w:hAnsi="Times New Roman" w:cs="Times New Roman"/>
            <w:sz w:val="20"/>
            <w:szCs w:val="20"/>
            <w:highlight w:val="yellow"/>
          </w:rPr>
          <w:t xml:space="preserve"> </w:t>
        </w:r>
      </w:ins>
      <w:del w:id="50" w:author="Author">
        <w:r>
          <w:rPr>
            <w:rFonts w:ascii="Times New Roman" w:hAnsi="Times New Roman" w:cs="Times New Roman"/>
            <w:sz w:val="20"/>
            <w:szCs w:val="20"/>
            <w:highlight w:val="yellow"/>
          </w:rPr>
          <w:delText xml:space="preserve"> process leading to Galaxy Obtaining </w:delText>
        </w:r>
      </w:del>
      <w:ins w:id="51" w:author="Author">
        <w:r>
          <w:rPr>
            <w:rFonts w:ascii="Times New Roman" w:hAnsi="Times New Roman" w:cs="Times New Roman"/>
            <w:sz w:val="20"/>
            <w:szCs w:val="20"/>
            <w:highlight w:val="yellow"/>
          </w:rPr>
          <w:t> Internal Audit Automation Application.</w:t>
        </w:r>
      </w:ins>
      <w:ins w:id="52" w:author="Author">
        <w:del w:id="53" w:author="Author">
          <w:r>
            <w:rPr>
              <w:rFonts w:ascii="Times New Roman" w:hAnsi="Times New Roman" w:cs="Times New Roman"/>
              <w:i/>
              <w:sz w:val="20"/>
              <w:szCs w:val="20"/>
              <w:highlight w:val="yellow"/>
            </w:rPr>
            <w:delText>CONSULTANCY FOR ENTERPRISE ARCHITECTURE (EA) DEVELOPMENTENTERPRISE ARCHITECTURE (EA) DEVELOPMENTRECERTIFICATION TO ISO 27001:2022 FROM ISO 27001:2013 STANDARDSIMPLEMENTATION &amp; CERTIFICATION TO ISO 22301 AND ISO 9001 STANDARDS</w:delText>
          </w:r>
        </w:del>
      </w:ins>
      <w:ins w:id="54" w:author="Author">
        <w:del w:id="55" w:author="Author">
          <w:r>
            <w:rPr>
              <w:rFonts w:ascii="Times New Roman" w:hAnsi="Times New Roman" w:cs="Times New Roman"/>
              <w:sz w:val="20"/>
              <w:szCs w:val="20"/>
              <w:highlight w:val="yellow"/>
              <w:rPrChange w:id="56" w:author="Author" w:date="">
                <w:rPr>
                  <w:rFonts w:ascii="Times New Roman" w:hAnsi="Times New Roman" w:cs="Times New Roman"/>
                  <w:sz w:val="20"/>
                  <w:szCs w:val="20"/>
                </w:rPr>
              </w:rPrChange>
            </w:rPr>
            <w:delText>VULNERABILITY ASSESMENT AND PENETRATION TEST</w:delText>
          </w:r>
        </w:del>
      </w:ins>
      <w:del w:id="57" w:author="Author">
        <w:r>
          <w:rPr>
            <w:rFonts w:ascii="Times New Roman" w:hAnsi="Times New Roman" w:cs="Times New Roman"/>
            <w:sz w:val="20"/>
            <w:szCs w:val="20"/>
            <w:highlight w:val="yellow"/>
          </w:rPr>
          <w:delText>PCI DSS re-certification</w:delText>
        </w:r>
      </w:del>
      <w:r>
        <w:rPr>
          <w:rFonts w:ascii="Times New Roman" w:hAnsi="Times New Roman" w:cs="Times New Roman"/>
          <w:sz w:val="20"/>
          <w:szCs w:val="20"/>
        </w:rPr>
        <w:t>. More details on the services are provided in the Terms of Reference.</w:t>
      </w:r>
    </w:p>
    <w:p w14:paraId="16433FD8">
      <w:pPr>
        <w:jc w:val="both"/>
        <w:rPr>
          <w:rFonts w:ascii="Times New Roman" w:hAnsi="Times New Roman" w:cs="Times New Roman"/>
          <w:sz w:val="20"/>
          <w:szCs w:val="20"/>
        </w:rPr>
      </w:pPr>
    </w:p>
    <w:p w14:paraId="2CF50A4D">
      <w:pPr>
        <w:numPr>
          <w:ilvl w:val="0"/>
          <w:numId w:val="11"/>
        </w:numPr>
        <w:tabs>
          <w:tab w:val="clear" w:pos="1080"/>
        </w:tabs>
        <w:ind w:left="720"/>
        <w:jc w:val="both"/>
        <w:rPr>
          <w:rFonts w:ascii="Times New Roman" w:hAnsi="Times New Roman" w:cs="Times New Roman"/>
          <w:sz w:val="20"/>
          <w:szCs w:val="20"/>
        </w:rPr>
      </w:pPr>
      <w:r>
        <w:rPr>
          <w:rFonts w:ascii="Times New Roman" w:hAnsi="Times New Roman" w:cs="Times New Roman"/>
          <w:sz w:val="20"/>
          <w:szCs w:val="20"/>
        </w:rPr>
        <w:t>This Letter of Invitation and the RFP has been issued to the following short-listed firms:</w:t>
      </w:r>
    </w:p>
    <w:p w14:paraId="4F98F4BA">
      <w:pPr>
        <w:jc w:val="both"/>
        <w:rPr>
          <w:rFonts w:ascii="Times New Roman" w:hAnsi="Times New Roman" w:cs="Times New Roman"/>
          <w:sz w:val="20"/>
          <w:szCs w:val="20"/>
        </w:rPr>
      </w:pPr>
    </w:p>
    <w:tbl>
      <w:tblPr>
        <w:tblStyle w:val="12"/>
        <w:tblpPr w:leftFromText="180" w:rightFromText="180" w:vertAnchor="text" w:tblpY="1"/>
        <w:tblOverlap w:val="never"/>
        <w:tblW w:w="0" w:type="auto"/>
        <w:tblInd w:w="0" w:type="dxa"/>
        <w:tblLayout w:type="autofit"/>
        <w:tblCellMar>
          <w:top w:w="0" w:type="dxa"/>
          <w:left w:w="108" w:type="dxa"/>
          <w:bottom w:w="0" w:type="dxa"/>
          <w:right w:w="108" w:type="dxa"/>
        </w:tblCellMar>
        <w:tblPrChange w:id="58" w:author="Author" w:date="">
          <w:tblPr>
            <w:tblStyle w:val="12"/>
            <w:tblW w:w="0" w:type="auto"/>
            <w:tblInd w:w="828" w:type="dxa"/>
            <w:tblLayout w:type="autofit"/>
            <w:tblCellMar>
              <w:top w:w="0" w:type="dxa"/>
              <w:left w:w="108" w:type="dxa"/>
              <w:bottom w:w="0" w:type="dxa"/>
              <w:right w:w="108" w:type="dxa"/>
            </w:tblCellMar>
          </w:tblPr>
        </w:tblPrChange>
      </w:tblPr>
      <w:tblGrid>
        <w:gridCol w:w="600"/>
        <w:gridCol w:w="7817"/>
        <w:tblGridChange w:id="59">
          <w:tblGrid>
            <w:gridCol w:w="600"/>
            <w:gridCol w:w="7817"/>
            <w:gridCol w:w="691"/>
            <w:gridCol w:w="590"/>
            <w:gridCol w:w="7611"/>
          </w:tblGrid>
        </w:tblGridChange>
      </w:tblGrid>
      <w:tr w14:paraId="0B2D6A6F">
        <w:tblPrEx>
          <w:tblCellMar>
            <w:top w:w="0" w:type="dxa"/>
            <w:left w:w="108" w:type="dxa"/>
            <w:bottom w:w="0" w:type="dxa"/>
            <w:right w:w="108" w:type="dxa"/>
          </w:tblCellMar>
          <w:tblPrExChange w:id="60" w:author="Author" w:date="">
            <w:tblPrEx>
              <w:tblCellMar>
                <w:top w:w="0" w:type="dxa"/>
                <w:left w:w="108" w:type="dxa"/>
                <w:bottom w:w="0" w:type="dxa"/>
                <w:right w:w="108" w:type="dxa"/>
              </w:tblCellMar>
            </w:tblPrEx>
          </w:tblPrExChange>
        </w:tblPrEx>
        <w:trPr>
          <w:wBefore w:w="0" w:type="auto"/>
          <w:trPrChange w:id="60" w:author="Author" w:date="">
            <w:trPr>
              <w:gridBefore w:val="3"/>
              <w:wBefore w:w="9108" w:type="dxa"/>
            </w:trPr>
          </w:trPrChange>
        </w:trPr>
        <w:tc>
          <w:tcPr>
            <w:tcW w:w="600" w:type="dxa"/>
            <w:tcPrChange w:id="61" w:author="Author" w:date="">
              <w:tcPr>
                <w:tcW w:w="591" w:type="dxa"/>
              </w:tcPr>
            </w:tcPrChange>
          </w:tcPr>
          <w:p w14:paraId="39F16BB9">
            <w:pPr>
              <w:spacing w:after="120"/>
              <w:jc w:val="both"/>
              <w:rPr>
                <w:rFonts w:ascii="Times New Roman" w:hAnsi="Times New Roman" w:cs="Times New Roman"/>
                <w:sz w:val="20"/>
                <w:szCs w:val="20"/>
              </w:rPr>
            </w:pPr>
            <w:r>
              <w:rPr>
                <w:rFonts w:ascii="Times New Roman" w:hAnsi="Times New Roman" w:cs="Times New Roman"/>
                <w:sz w:val="20"/>
                <w:szCs w:val="20"/>
              </w:rPr>
              <w:t>1</w:t>
            </w:r>
          </w:p>
        </w:tc>
        <w:tc>
          <w:tcPr>
            <w:tcW w:w="7817" w:type="dxa"/>
            <w:tcPrChange w:id="62" w:author="Author" w:date="">
              <w:tcPr>
                <w:tcW w:w="7610" w:type="dxa"/>
              </w:tcPr>
            </w:tcPrChange>
          </w:tcPr>
          <w:p w14:paraId="7DBE5E1D">
            <w:pPr>
              <w:spacing w:after="120"/>
              <w:jc w:val="both"/>
              <w:rPr>
                <w:rFonts w:ascii="Times New Roman" w:hAnsi="Times New Roman" w:cs="Times New Roman"/>
                <w:iCs/>
                <w:sz w:val="20"/>
                <w:szCs w:val="20"/>
              </w:rPr>
            </w:pPr>
            <w:ins w:id="63" w:author="Author">
              <w:del w:id="64" w:author="Author">
                <w:r>
                  <w:rPr>
                    <w:rFonts w:ascii="Times New Roman" w:hAnsi="Times New Roman" w:cs="Times New Roman"/>
                    <w:sz w:val="20"/>
                    <w:szCs w:val="20"/>
                  </w:rPr>
                  <w:delText>AFENOIDUPHYSH SERVICES UK LTD</w:delText>
                </w:r>
              </w:del>
            </w:ins>
            <w:ins w:id="65" w:author="Author">
              <w:del w:id="66" w:author="Author">
                <w:r>
                  <w:rPr>
                    <w:rFonts w:ascii="Times New Roman" w:hAnsi="Times New Roman" w:cs="Times New Roman"/>
                    <w:iCs/>
                    <w:sz w:val="20"/>
                    <w:szCs w:val="20"/>
                  </w:rPr>
                  <w:delText>DIGITAL JEWELS LTDOrange Cyberdefense South Africa Pty Ltd</w:delText>
                </w:r>
              </w:del>
            </w:ins>
            <w:del w:id="67" w:author="Author">
              <w:r>
                <w:rPr>
                  <w:rFonts w:ascii="Times New Roman" w:hAnsi="Times New Roman" w:cs="Times New Roman"/>
                  <w:iCs/>
                  <w:sz w:val="20"/>
                  <w:szCs w:val="20"/>
                </w:rPr>
                <w:delText>Resourcery Plc</w:delText>
              </w:r>
            </w:del>
          </w:p>
        </w:tc>
      </w:tr>
      <w:tr w14:paraId="6D127657">
        <w:tblPrEx>
          <w:tblCellMar>
            <w:top w:w="0" w:type="dxa"/>
            <w:left w:w="108" w:type="dxa"/>
            <w:bottom w:w="0" w:type="dxa"/>
            <w:right w:w="108" w:type="dxa"/>
          </w:tblCellMar>
          <w:tblPrExChange w:id="68" w:author="Author" w:date="">
            <w:tblPrEx>
              <w:tblCellMar>
                <w:top w:w="0" w:type="dxa"/>
                <w:left w:w="108" w:type="dxa"/>
                <w:bottom w:w="0" w:type="dxa"/>
                <w:right w:w="108" w:type="dxa"/>
              </w:tblCellMar>
            </w:tblPrEx>
          </w:tblPrExChange>
        </w:tblPrEx>
        <w:trPr>
          <w:wBefore w:w="0" w:type="auto"/>
          <w:trPrChange w:id="68" w:author="Author" w:date="">
            <w:trPr>
              <w:gridBefore w:val="3"/>
              <w:wBefore w:w="9108" w:type="dxa"/>
            </w:trPr>
          </w:trPrChange>
        </w:trPr>
        <w:tc>
          <w:tcPr>
            <w:tcW w:w="600" w:type="dxa"/>
            <w:tcPrChange w:id="69" w:author="Author" w:date="">
              <w:tcPr>
                <w:tcW w:w="600" w:type="dxa"/>
              </w:tcPr>
            </w:tcPrChange>
          </w:tcPr>
          <w:p w14:paraId="6858ED61">
            <w:pPr>
              <w:spacing w:after="120"/>
              <w:jc w:val="both"/>
              <w:rPr>
                <w:rFonts w:ascii="Times New Roman" w:hAnsi="Times New Roman" w:cs="Times New Roman"/>
                <w:sz w:val="20"/>
                <w:szCs w:val="20"/>
              </w:rPr>
            </w:pPr>
            <w:r>
              <w:rPr>
                <w:rFonts w:ascii="Times New Roman" w:hAnsi="Times New Roman" w:cs="Times New Roman"/>
                <w:sz w:val="20"/>
                <w:szCs w:val="20"/>
              </w:rPr>
              <w:t>2</w:t>
            </w:r>
          </w:p>
        </w:tc>
        <w:tc>
          <w:tcPr>
            <w:tcW w:w="7817" w:type="dxa"/>
            <w:tcPrChange w:id="70" w:author="Author" w:date="">
              <w:tcPr>
                <w:tcW w:w="7817" w:type="dxa"/>
              </w:tcPr>
            </w:tcPrChange>
          </w:tcPr>
          <w:p w14:paraId="36977FE6">
            <w:pPr>
              <w:spacing w:after="120"/>
              <w:jc w:val="both"/>
              <w:rPr>
                <w:rFonts w:ascii="Times New Roman" w:hAnsi="Times New Roman" w:cs="Times New Roman"/>
                <w:sz w:val="20"/>
                <w:szCs w:val="20"/>
              </w:rPr>
            </w:pPr>
            <w:ins w:id="71" w:author="Author">
              <w:del w:id="72" w:author="Author">
                <w:r>
                  <w:rPr>
                    <w:rFonts w:ascii="Times New Roman" w:hAnsi="Times New Roman" w:cs="Times New Roman"/>
                    <w:sz w:val="20"/>
                    <w:szCs w:val="20"/>
                  </w:rPr>
                  <w:delText>ATAALI CONSULTINGDIGITAL JEWELSMTS LTDAFENOID ENTERPRISE LTDSardonyx Technologies</w:delText>
                </w:r>
              </w:del>
            </w:ins>
            <w:del w:id="73" w:author="Author">
              <w:r>
                <w:rPr>
                  <w:rFonts w:ascii="Times New Roman" w:hAnsi="Times New Roman" w:cs="Times New Roman"/>
                  <w:sz w:val="20"/>
                  <w:szCs w:val="20"/>
                </w:rPr>
                <w:delText>Afrenoid</w:delText>
              </w:r>
            </w:del>
          </w:p>
        </w:tc>
      </w:tr>
      <w:tr w14:paraId="63778EEB">
        <w:tblPrEx>
          <w:tblCellMar>
            <w:top w:w="0" w:type="dxa"/>
            <w:left w:w="108" w:type="dxa"/>
            <w:bottom w:w="0" w:type="dxa"/>
            <w:right w:w="108" w:type="dxa"/>
          </w:tblCellMar>
          <w:tblPrExChange w:id="74" w:author="Author" w:date="">
            <w:tblPrEx>
              <w:tblCellMar>
                <w:top w:w="0" w:type="dxa"/>
                <w:left w:w="108" w:type="dxa"/>
                <w:bottom w:w="0" w:type="dxa"/>
                <w:right w:w="108" w:type="dxa"/>
              </w:tblCellMar>
            </w:tblPrEx>
          </w:tblPrExChange>
        </w:tblPrEx>
        <w:trPr>
          <w:wBefore w:w="0" w:type="auto"/>
          <w:trPrChange w:id="74" w:author="Author" w:date="">
            <w:trPr>
              <w:gridBefore w:val="3"/>
              <w:wBefore w:w="9108" w:type="dxa"/>
            </w:trPr>
          </w:trPrChange>
        </w:trPr>
        <w:tc>
          <w:tcPr>
            <w:tcW w:w="600" w:type="dxa"/>
            <w:tcPrChange w:id="75" w:author="Author" w:date="">
              <w:tcPr>
                <w:tcW w:w="600" w:type="dxa"/>
              </w:tcPr>
            </w:tcPrChange>
          </w:tcPr>
          <w:p w14:paraId="7852D4FF">
            <w:pPr>
              <w:spacing w:after="120"/>
              <w:jc w:val="both"/>
              <w:rPr>
                <w:rFonts w:ascii="Times New Roman" w:hAnsi="Times New Roman" w:cs="Times New Roman"/>
                <w:sz w:val="20"/>
                <w:szCs w:val="20"/>
              </w:rPr>
            </w:pPr>
            <w:r>
              <w:rPr>
                <w:rFonts w:ascii="Times New Roman" w:hAnsi="Times New Roman" w:cs="Times New Roman"/>
                <w:sz w:val="20"/>
                <w:szCs w:val="20"/>
              </w:rPr>
              <w:t>3</w:t>
            </w:r>
          </w:p>
        </w:tc>
        <w:tc>
          <w:tcPr>
            <w:tcW w:w="7817" w:type="dxa"/>
            <w:tcPrChange w:id="76" w:author="Author" w:date="">
              <w:tcPr>
                <w:tcW w:w="7817" w:type="dxa"/>
              </w:tcPr>
            </w:tcPrChange>
          </w:tcPr>
          <w:p w14:paraId="1CC24256">
            <w:pPr>
              <w:spacing w:after="120"/>
              <w:jc w:val="both"/>
              <w:rPr>
                <w:rFonts w:ascii="Times New Roman" w:hAnsi="Times New Roman" w:cs="Times New Roman"/>
                <w:sz w:val="20"/>
                <w:szCs w:val="20"/>
              </w:rPr>
            </w:pPr>
            <w:ins w:id="77" w:author="Author">
              <w:del w:id="78" w:author="Author">
                <w:r>
                  <w:rPr>
                    <w:rFonts w:ascii="Times New Roman" w:hAnsi="Times New Roman" w:cs="Times New Roman"/>
                    <w:sz w:val="20"/>
                    <w:szCs w:val="20"/>
                  </w:rPr>
                  <w:delText>PROTEC CONSULTINGInforprive Diamond Security Consulting</w:delText>
                </w:r>
              </w:del>
            </w:ins>
            <w:del w:id="79" w:author="Author">
              <w:r>
                <w:rPr>
                  <w:rFonts w:ascii="Times New Roman" w:hAnsi="Times New Roman" w:cs="Times New Roman"/>
                  <w:sz w:val="20"/>
                  <w:szCs w:val="20"/>
                </w:rPr>
                <w:delText>Digital Jewels</w:delText>
              </w:r>
            </w:del>
          </w:p>
        </w:tc>
      </w:tr>
      <w:tr w14:paraId="0412843D">
        <w:tblPrEx>
          <w:tblCellMar>
            <w:top w:w="0" w:type="dxa"/>
            <w:left w:w="108" w:type="dxa"/>
            <w:bottom w:w="0" w:type="dxa"/>
            <w:right w:w="108" w:type="dxa"/>
          </w:tblCellMar>
        </w:tblPrEx>
        <w:trPr>
          <w:ins w:id="80" w:author="Author" w:date=""/>
        </w:trPr>
        <w:tc>
          <w:tcPr>
            <w:tcW w:w="600" w:type="dxa"/>
          </w:tcPr>
          <w:p w14:paraId="0671C7B9">
            <w:pPr>
              <w:spacing w:after="120"/>
              <w:jc w:val="both"/>
              <w:rPr>
                <w:ins w:id="81" w:author="Author" w:date=""/>
                <w:rFonts w:ascii="Times New Roman" w:hAnsi="Times New Roman" w:cs="Times New Roman"/>
                <w:sz w:val="20"/>
                <w:szCs w:val="20"/>
              </w:rPr>
            </w:pPr>
            <w:ins w:id="82" w:author="Author">
              <w:r>
                <w:rPr>
                  <w:rFonts w:ascii="Times New Roman" w:hAnsi="Times New Roman" w:cs="Times New Roman"/>
                  <w:sz w:val="20"/>
                  <w:szCs w:val="20"/>
                </w:rPr>
                <w:t>4</w:t>
              </w:r>
            </w:ins>
          </w:p>
        </w:tc>
        <w:tc>
          <w:tcPr>
            <w:tcW w:w="7817" w:type="dxa"/>
          </w:tcPr>
          <w:p w14:paraId="5607CB63">
            <w:pPr>
              <w:spacing w:after="120"/>
              <w:jc w:val="both"/>
              <w:rPr>
                <w:ins w:id="83" w:author="Author" w:date=""/>
                <w:rFonts w:ascii="Times New Roman" w:hAnsi="Times New Roman" w:cs="Times New Roman"/>
                <w:sz w:val="20"/>
                <w:szCs w:val="20"/>
              </w:rPr>
            </w:pPr>
            <w:ins w:id="84" w:author="Author">
              <w:del w:id="85" w:author="Author">
                <w:r>
                  <w:rPr>
                    <w:rFonts w:ascii="Times New Roman" w:hAnsi="Times New Roman" w:cs="Times New Roman"/>
                    <w:sz w:val="20"/>
                    <w:szCs w:val="20"/>
                  </w:rPr>
                  <w:delText>Diamond Security Consulting</w:delText>
                </w:r>
              </w:del>
            </w:ins>
          </w:p>
        </w:tc>
      </w:tr>
      <w:tr w14:paraId="0163D3E1">
        <w:tblPrEx>
          <w:tblCellMar>
            <w:top w:w="0" w:type="dxa"/>
            <w:left w:w="108" w:type="dxa"/>
            <w:bottom w:w="0" w:type="dxa"/>
            <w:right w:w="108" w:type="dxa"/>
          </w:tblCellMar>
        </w:tblPrEx>
        <w:trPr>
          <w:ins w:id="86" w:author="Author" w:date=""/>
        </w:trPr>
        <w:tc>
          <w:tcPr>
            <w:tcW w:w="600" w:type="dxa"/>
          </w:tcPr>
          <w:p w14:paraId="4BF2DCA0">
            <w:pPr>
              <w:spacing w:after="120"/>
              <w:jc w:val="both"/>
              <w:rPr>
                <w:ins w:id="87" w:author="Author" w:date=""/>
                <w:rFonts w:ascii="Times New Roman" w:hAnsi="Times New Roman" w:cs="Times New Roman"/>
                <w:sz w:val="20"/>
                <w:szCs w:val="20"/>
              </w:rPr>
            </w:pPr>
            <w:ins w:id="88" w:author="Author">
              <w:r>
                <w:rPr>
                  <w:rFonts w:ascii="Times New Roman" w:hAnsi="Times New Roman" w:cs="Times New Roman"/>
                  <w:sz w:val="20"/>
                  <w:szCs w:val="20"/>
                </w:rPr>
                <w:t>5</w:t>
              </w:r>
            </w:ins>
          </w:p>
        </w:tc>
        <w:tc>
          <w:tcPr>
            <w:tcW w:w="7817" w:type="dxa"/>
          </w:tcPr>
          <w:p w14:paraId="3F06C296">
            <w:pPr>
              <w:spacing w:after="120"/>
              <w:jc w:val="both"/>
              <w:rPr>
                <w:ins w:id="89" w:author="Author" w:date=""/>
                <w:rFonts w:ascii="Times New Roman" w:hAnsi="Times New Roman" w:cs="Times New Roman"/>
                <w:sz w:val="20"/>
                <w:szCs w:val="20"/>
              </w:rPr>
            </w:pPr>
            <w:ins w:id="90" w:author="Author">
              <w:del w:id="91" w:author="Author">
                <w:r>
                  <w:rPr>
                    <w:rFonts w:ascii="Times New Roman" w:hAnsi="Times New Roman" w:cs="Times New Roman"/>
                    <w:sz w:val="20"/>
                    <w:szCs w:val="20"/>
                  </w:rPr>
                  <w:delText>Boch Systems</w:delText>
                </w:r>
              </w:del>
            </w:ins>
          </w:p>
        </w:tc>
      </w:tr>
      <w:tr w14:paraId="6F3B17F7">
        <w:tblPrEx>
          <w:tblCellMar>
            <w:top w:w="0" w:type="dxa"/>
            <w:left w:w="108" w:type="dxa"/>
            <w:bottom w:w="0" w:type="dxa"/>
            <w:right w:w="108" w:type="dxa"/>
          </w:tblCellMar>
          <w:tblPrExChange w:id="92" w:author="Author" w:date="">
            <w:tblPrEx>
              <w:tblCellMar>
                <w:top w:w="0" w:type="dxa"/>
                <w:left w:w="108" w:type="dxa"/>
                <w:bottom w:w="0" w:type="dxa"/>
                <w:right w:w="108" w:type="dxa"/>
              </w:tblCellMar>
            </w:tblPrEx>
          </w:tblPrExChange>
        </w:tblPrEx>
        <w:trPr>
          <w:gridAfter w:val="1"/>
          <w:wBefore w:w="0" w:type="auto"/>
          <w:wAfter w:w="7817" w:type="dxa"/>
          <w:trPrChange w:id="92" w:author="Author" w:date="">
            <w:trPr>
              <w:gridBefore w:val="3"/>
              <w:gridAfter w:val="1"/>
              <w:wBefore w:w="9108" w:type="dxa"/>
              <w:wAfter w:w="7610" w:type="dxa"/>
            </w:trPr>
          </w:trPrChange>
        </w:trPr>
        <w:tc>
          <w:tcPr>
            <w:tcW w:w="600" w:type="dxa"/>
            <w:tcPrChange w:id="93" w:author="Author" w:date="">
              <w:tcPr>
                <w:tcW w:w="600" w:type="dxa"/>
              </w:tcPr>
            </w:tcPrChange>
          </w:tcPr>
          <w:p w14:paraId="7CB2B79E">
            <w:pPr>
              <w:spacing w:after="120"/>
              <w:jc w:val="both"/>
              <w:rPr>
                <w:rFonts w:ascii="Times New Roman" w:hAnsi="Times New Roman" w:cs="Times New Roman"/>
                <w:sz w:val="20"/>
                <w:szCs w:val="20"/>
              </w:rPr>
            </w:pPr>
            <w:del w:id="94" w:author="Author">
              <w:r>
                <w:rPr>
                  <w:rFonts w:ascii="Times New Roman" w:hAnsi="Times New Roman" w:cs="Times New Roman"/>
                  <w:sz w:val="20"/>
                  <w:szCs w:val="20"/>
                </w:rPr>
                <w:delText>4</w:delText>
              </w:r>
            </w:del>
          </w:p>
        </w:tc>
      </w:tr>
      <w:tr w14:paraId="041A2C03">
        <w:tblPrEx>
          <w:tblCellMar>
            <w:top w:w="0" w:type="dxa"/>
            <w:left w:w="108" w:type="dxa"/>
            <w:bottom w:w="0" w:type="dxa"/>
            <w:right w:w="108" w:type="dxa"/>
          </w:tblCellMar>
          <w:tblPrExChange w:id="95" w:author="Author" w:date="">
            <w:tblPrEx>
              <w:tblCellMar>
                <w:top w:w="0" w:type="dxa"/>
                <w:left w:w="108" w:type="dxa"/>
                <w:bottom w:w="0" w:type="dxa"/>
                <w:right w:w="108" w:type="dxa"/>
              </w:tblCellMar>
            </w:tblPrEx>
          </w:tblPrExChange>
        </w:tblPrEx>
        <w:trPr>
          <w:gridAfter w:val="1"/>
          <w:wBefore w:w="0" w:type="auto"/>
          <w:wAfter w:w="7817" w:type="dxa"/>
          <w:trPrChange w:id="95" w:author="Author" w:date="">
            <w:trPr>
              <w:gridBefore w:val="3"/>
              <w:gridAfter w:val="1"/>
              <w:wBefore w:w="9108" w:type="dxa"/>
              <w:wAfter w:w="7610" w:type="dxa"/>
            </w:trPr>
          </w:trPrChange>
        </w:trPr>
        <w:tc>
          <w:tcPr>
            <w:tcW w:w="600" w:type="dxa"/>
            <w:tcPrChange w:id="96" w:author="Author" w:date="">
              <w:tcPr>
                <w:tcW w:w="591" w:type="dxa"/>
              </w:tcPr>
            </w:tcPrChange>
          </w:tcPr>
          <w:p w14:paraId="49134A67">
            <w:pPr>
              <w:spacing w:after="120" w:line="360" w:lineRule="auto"/>
              <w:jc w:val="both"/>
              <w:rPr>
                <w:rFonts w:ascii="Times New Roman" w:hAnsi="Times New Roman" w:cs="Times New Roman"/>
                <w:sz w:val="20"/>
                <w:szCs w:val="20"/>
              </w:rPr>
            </w:pPr>
          </w:p>
        </w:tc>
      </w:tr>
      <w:tr w14:paraId="767C5D55">
        <w:tblPrEx>
          <w:tblCellMar>
            <w:top w:w="0" w:type="dxa"/>
            <w:left w:w="108" w:type="dxa"/>
            <w:bottom w:w="0" w:type="dxa"/>
            <w:right w:w="108" w:type="dxa"/>
          </w:tblCellMar>
          <w:tblPrExChange w:id="98" w:author="Author" w:date="">
            <w:tblPrEx>
              <w:tblCellMar>
                <w:top w:w="0" w:type="dxa"/>
                <w:left w:w="108" w:type="dxa"/>
                <w:bottom w:w="0" w:type="dxa"/>
                <w:right w:w="108" w:type="dxa"/>
              </w:tblCellMar>
            </w:tblPrEx>
          </w:tblPrExChange>
        </w:tblPrEx>
        <w:trPr>
          <w:gridAfter w:val="1"/>
          <w:wBefore w:w="0" w:type="auto"/>
          <w:wAfter w:w="7817" w:type="dxa"/>
          <w:ins w:id="97" w:author="Author" w:date=""/>
          <w:trPrChange w:id="98" w:author="Author" w:date="">
            <w:trPr>
              <w:gridBefore w:val="3"/>
              <w:gridAfter w:val="1"/>
              <w:wBefore w:w="9108" w:type="dxa"/>
              <w:wAfter w:w="7610" w:type="dxa"/>
            </w:trPr>
          </w:trPrChange>
        </w:trPr>
        <w:tc>
          <w:tcPr>
            <w:tcW w:w="600" w:type="dxa"/>
            <w:tcPrChange w:id="99" w:author="Author" w:date="">
              <w:tcPr>
                <w:tcW w:w="591" w:type="dxa"/>
              </w:tcPr>
            </w:tcPrChange>
          </w:tcPr>
          <w:p w14:paraId="060B31A6">
            <w:pPr>
              <w:spacing w:after="120" w:line="360" w:lineRule="auto"/>
              <w:jc w:val="both"/>
              <w:rPr>
                <w:ins w:id="100" w:author="Author" w:date=""/>
                <w:rFonts w:ascii="Times New Roman" w:hAnsi="Times New Roman" w:cs="Times New Roman"/>
                <w:sz w:val="20"/>
                <w:szCs w:val="20"/>
              </w:rPr>
            </w:pPr>
          </w:p>
        </w:tc>
      </w:tr>
    </w:tbl>
    <w:p w14:paraId="7B17135A">
      <w:pPr>
        <w:spacing w:after="120"/>
        <w:ind w:left="360"/>
        <w:jc w:val="both"/>
        <w:rPr>
          <w:rFonts w:ascii="Times New Roman" w:hAnsi="Times New Roman" w:cs="Times New Roman"/>
          <w:sz w:val="20"/>
          <w:szCs w:val="20"/>
        </w:rPr>
      </w:pPr>
      <w:ins w:id="101" w:author="Author">
        <w:r>
          <w:rPr>
            <w:rFonts w:ascii="Times New Roman" w:hAnsi="Times New Roman" w:cs="Times New Roman"/>
            <w:sz w:val="20"/>
            <w:szCs w:val="20"/>
          </w:rPr>
          <w:br w:type="textWrapping" w:clear="all"/>
        </w:r>
      </w:ins>
    </w:p>
    <w:p w14:paraId="3F4E609A">
      <w:pPr>
        <w:ind w:left="36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It is not permissible to transfer this invitation to any other firm.</w:t>
      </w:r>
    </w:p>
    <w:p w14:paraId="3CDCC5FE">
      <w:pPr>
        <w:ind w:left="360"/>
        <w:jc w:val="both"/>
        <w:rPr>
          <w:rFonts w:ascii="Times New Roman" w:hAnsi="Times New Roman" w:cs="Times New Roman"/>
          <w:sz w:val="20"/>
          <w:szCs w:val="20"/>
        </w:rPr>
      </w:pPr>
    </w:p>
    <w:p w14:paraId="7CA47723">
      <w:pPr>
        <w:numPr>
          <w:ilvl w:val="0"/>
          <w:numId w:val="11"/>
        </w:numPr>
        <w:tabs>
          <w:tab w:val="clear" w:pos="1080"/>
        </w:tabs>
        <w:jc w:val="both"/>
        <w:rPr>
          <w:rFonts w:ascii="Times New Roman" w:hAnsi="Times New Roman" w:cs="Times New Roman"/>
          <w:sz w:val="20"/>
          <w:szCs w:val="20"/>
        </w:rPr>
      </w:pPr>
      <w:r>
        <w:rPr>
          <w:rFonts w:ascii="Times New Roman" w:hAnsi="Times New Roman" w:cs="Times New Roman"/>
          <w:sz w:val="20"/>
          <w:szCs w:val="20"/>
        </w:rPr>
        <w:t xml:space="preserve">A firm will be selected under </w:t>
      </w:r>
      <w:r>
        <w:rPr>
          <w:rFonts w:ascii="Times New Roman" w:hAnsi="Times New Roman" w:cs="Times New Roman"/>
          <w:i/>
          <w:iCs/>
          <w:sz w:val="20"/>
          <w:szCs w:val="20"/>
        </w:rPr>
        <w:t xml:space="preserve">[insert selection method: </w:t>
      </w:r>
      <w:r>
        <w:rPr>
          <w:rFonts w:ascii="Times New Roman" w:hAnsi="Times New Roman" w:cs="Times New Roman"/>
          <w:i/>
          <w:iCs/>
          <w:sz w:val="20"/>
          <w:szCs w:val="20"/>
          <w:highlight w:val="yellow"/>
        </w:rPr>
        <w:t>Quality and Cost Based Selection QCBS</w:t>
      </w:r>
      <w:r>
        <w:rPr>
          <w:rFonts w:ascii="Times New Roman" w:hAnsi="Times New Roman" w:cs="Times New Roman"/>
          <w:sz w:val="20"/>
          <w:szCs w:val="20"/>
        </w:rPr>
        <w:t>. Procedures for selection are described in the RFP.</w:t>
      </w:r>
    </w:p>
    <w:p w14:paraId="4C7B8010">
      <w:pPr>
        <w:ind w:left="720"/>
        <w:jc w:val="both"/>
        <w:rPr>
          <w:rFonts w:ascii="Times New Roman" w:hAnsi="Times New Roman" w:cs="Times New Roman"/>
          <w:i/>
          <w:iCs/>
          <w:sz w:val="20"/>
          <w:szCs w:val="20"/>
        </w:rPr>
      </w:pPr>
    </w:p>
    <w:p w14:paraId="38ECB384">
      <w:pPr>
        <w:numPr>
          <w:ilvl w:val="0"/>
          <w:numId w:val="12"/>
        </w:numPr>
        <w:tabs>
          <w:tab w:val="left" w:pos="360"/>
          <w:tab w:val="clear" w:pos="0"/>
        </w:tabs>
        <w:ind w:left="360"/>
        <w:jc w:val="both"/>
        <w:rPr>
          <w:rFonts w:ascii="Times New Roman" w:hAnsi="Times New Roman" w:cs="Times New Roman"/>
          <w:sz w:val="20"/>
          <w:szCs w:val="20"/>
        </w:rPr>
      </w:pPr>
      <w:r>
        <w:rPr>
          <w:rFonts w:ascii="Times New Roman" w:hAnsi="Times New Roman" w:cs="Times New Roman"/>
          <w:sz w:val="20"/>
          <w:szCs w:val="20"/>
        </w:rPr>
        <w:t>In addition to the Letter of Invitation, the RFP includes the following documents:</w:t>
      </w:r>
    </w:p>
    <w:p w14:paraId="6BAF904A">
      <w:pPr>
        <w:numPr>
          <w:ilvl w:val="0"/>
          <w:numId w:val="13"/>
        </w:numPr>
        <w:tabs>
          <w:tab w:val="left" w:pos="1440"/>
          <w:tab w:val="clear" w:pos="1872"/>
        </w:tabs>
        <w:ind w:left="1440"/>
        <w:rPr>
          <w:rFonts w:ascii="Times New Roman" w:hAnsi="Times New Roman" w:cs="Times New Roman"/>
          <w:sz w:val="20"/>
          <w:szCs w:val="20"/>
        </w:rPr>
      </w:pPr>
      <w:r>
        <w:rPr>
          <w:rFonts w:ascii="Times New Roman" w:hAnsi="Times New Roman" w:cs="Times New Roman"/>
          <w:sz w:val="20"/>
          <w:szCs w:val="20"/>
        </w:rPr>
        <w:t>Section 1:  Instructions to Consultants (ITC)</w:t>
      </w:r>
    </w:p>
    <w:p w14:paraId="493F4FB5">
      <w:pPr>
        <w:numPr>
          <w:ilvl w:val="0"/>
          <w:numId w:val="13"/>
        </w:numPr>
        <w:tabs>
          <w:tab w:val="left" w:pos="1440"/>
          <w:tab w:val="clear" w:pos="1872"/>
        </w:tabs>
        <w:ind w:left="1440"/>
        <w:rPr>
          <w:rFonts w:ascii="Times New Roman" w:hAnsi="Times New Roman" w:cs="Times New Roman"/>
          <w:sz w:val="20"/>
          <w:szCs w:val="20"/>
        </w:rPr>
      </w:pPr>
      <w:r>
        <w:rPr>
          <w:rFonts w:ascii="Times New Roman" w:hAnsi="Times New Roman" w:cs="Times New Roman"/>
          <w:sz w:val="20"/>
          <w:szCs w:val="20"/>
        </w:rPr>
        <w:t>Section 2:  Special Instructions to Consultants (SIC)</w:t>
      </w:r>
    </w:p>
    <w:p w14:paraId="1CE1B117">
      <w:pPr>
        <w:numPr>
          <w:ilvl w:val="0"/>
          <w:numId w:val="13"/>
        </w:numPr>
        <w:tabs>
          <w:tab w:val="left" w:pos="1440"/>
          <w:tab w:val="clear" w:pos="1872"/>
        </w:tabs>
        <w:ind w:left="1440"/>
        <w:rPr>
          <w:rFonts w:ascii="Times New Roman" w:hAnsi="Times New Roman" w:cs="Times New Roman"/>
          <w:sz w:val="20"/>
          <w:szCs w:val="20"/>
        </w:rPr>
      </w:pPr>
      <w:r>
        <w:rPr>
          <w:rFonts w:ascii="Times New Roman" w:hAnsi="Times New Roman" w:cs="Times New Roman"/>
          <w:sz w:val="20"/>
          <w:szCs w:val="20"/>
        </w:rPr>
        <w:t xml:space="preserve">Section 3:  General Conditions of Contract (GCC),  </w:t>
      </w:r>
    </w:p>
    <w:p w14:paraId="19538D22">
      <w:pPr>
        <w:numPr>
          <w:ilvl w:val="0"/>
          <w:numId w:val="13"/>
        </w:numPr>
        <w:tabs>
          <w:tab w:val="left" w:pos="1440"/>
          <w:tab w:val="clear" w:pos="1872"/>
        </w:tabs>
        <w:ind w:left="1440"/>
        <w:rPr>
          <w:rFonts w:ascii="Times New Roman" w:hAnsi="Times New Roman" w:cs="Times New Roman"/>
          <w:sz w:val="20"/>
          <w:szCs w:val="20"/>
        </w:rPr>
      </w:pPr>
      <w:r>
        <w:rPr>
          <w:rFonts w:ascii="Times New Roman" w:hAnsi="Times New Roman" w:cs="Times New Roman"/>
          <w:sz w:val="20"/>
          <w:szCs w:val="20"/>
        </w:rPr>
        <w:t>Section 4:  Special Conditions of Contract (SCC),</w:t>
      </w:r>
    </w:p>
    <w:p w14:paraId="355A19A9">
      <w:pPr>
        <w:numPr>
          <w:ilvl w:val="0"/>
          <w:numId w:val="13"/>
        </w:numPr>
        <w:tabs>
          <w:tab w:val="left" w:pos="1440"/>
          <w:tab w:val="clear" w:pos="1872"/>
        </w:tabs>
        <w:ind w:left="1440"/>
        <w:rPr>
          <w:rFonts w:ascii="Times New Roman" w:hAnsi="Times New Roman" w:cs="Times New Roman"/>
          <w:sz w:val="20"/>
          <w:szCs w:val="20"/>
        </w:rPr>
      </w:pPr>
      <w:r>
        <w:rPr>
          <w:rFonts w:ascii="Times New Roman" w:hAnsi="Times New Roman" w:cs="Times New Roman"/>
          <w:sz w:val="20"/>
          <w:szCs w:val="20"/>
        </w:rPr>
        <w:t xml:space="preserve">Section 5:  Proposal &amp; Contract Forms </w:t>
      </w:r>
    </w:p>
    <w:p w14:paraId="5C9726BC">
      <w:pPr>
        <w:numPr>
          <w:ilvl w:val="0"/>
          <w:numId w:val="14"/>
        </w:numPr>
        <w:tabs>
          <w:tab w:val="left" w:pos="1440"/>
          <w:tab w:val="clear" w:pos="1872"/>
        </w:tabs>
        <w:ind w:left="1440"/>
        <w:rPr>
          <w:rFonts w:ascii="Times New Roman" w:hAnsi="Times New Roman" w:cs="Times New Roman"/>
          <w:sz w:val="20"/>
          <w:szCs w:val="20"/>
        </w:rPr>
      </w:pPr>
      <w:r>
        <w:rPr>
          <w:rFonts w:ascii="Times New Roman" w:hAnsi="Times New Roman" w:cs="Times New Roman"/>
          <w:sz w:val="20"/>
          <w:szCs w:val="20"/>
        </w:rPr>
        <w:t>Section 6:  Terms of Reference (TOR)</w:t>
      </w:r>
    </w:p>
    <w:p w14:paraId="2DB5D8EF">
      <w:pPr>
        <w:pStyle w:val="63"/>
        <w:ind w:left="360"/>
        <w:rPr>
          <w:rFonts w:ascii="Times New Roman" w:hAnsi="Times New Roman" w:cs="Times New Roman"/>
          <w:sz w:val="20"/>
          <w:szCs w:val="20"/>
          <w:lang w:val="en-GB"/>
        </w:rPr>
      </w:pPr>
    </w:p>
    <w:p w14:paraId="34500C1C">
      <w:pPr>
        <w:ind w:left="360"/>
        <w:rPr>
          <w:rFonts w:ascii="Times New Roman" w:hAnsi="Times New Roman" w:cs="Times New Roman"/>
          <w:sz w:val="20"/>
          <w:szCs w:val="20"/>
        </w:rPr>
      </w:pPr>
      <w:r>
        <w:rPr>
          <w:rFonts w:ascii="Times New Roman" w:hAnsi="Times New Roman" w:cs="Times New Roman"/>
          <w:sz w:val="20"/>
          <w:szCs w:val="20"/>
        </w:rPr>
        <w:t>6.</w:t>
      </w:r>
      <w:r>
        <w:rPr>
          <w:rFonts w:ascii="Times New Roman" w:hAnsi="Times New Roman" w:cs="Times New Roman"/>
          <w:sz w:val="20"/>
          <w:szCs w:val="20"/>
        </w:rPr>
        <w:tab/>
      </w:r>
      <w:r>
        <w:rPr>
          <w:rFonts w:ascii="Times New Roman" w:hAnsi="Times New Roman" w:cs="Times New Roman"/>
          <w:sz w:val="20"/>
          <w:szCs w:val="20"/>
        </w:rPr>
        <w:t xml:space="preserve">A Pre-Proposal meeting will not be held. </w:t>
      </w:r>
    </w:p>
    <w:p w14:paraId="7DED6C5A">
      <w:pPr>
        <w:ind w:left="360"/>
        <w:rPr>
          <w:rFonts w:ascii="Times New Roman" w:hAnsi="Times New Roman" w:cs="Times New Roman"/>
        </w:rPr>
      </w:pPr>
    </w:p>
    <w:p w14:paraId="1862C543">
      <w:pPr>
        <w:ind w:left="1080" w:hanging="720"/>
        <w:rPr>
          <w:rFonts w:ascii="Times New Roman" w:hAnsi="Times New Roman" w:cs="Times New Roman"/>
          <w:sz w:val="20"/>
          <w:szCs w:val="20"/>
        </w:rPr>
      </w:pPr>
      <w:r>
        <w:rPr>
          <w:rFonts w:ascii="Times New Roman" w:hAnsi="Times New Roman" w:cs="Times New Roman"/>
          <w:sz w:val="20"/>
          <w:szCs w:val="20"/>
        </w:rPr>
        <w:t>7.</w:t>
      </w:r>
      <w:r>
        <w:rPr>
          <w:rFonts w:ascii="Times New Roman" w:hAnsi="Times New Roman" w:cs="Times New Roman"/>
          <w:sz w:val="20"/>
          <w:szCs w:val="20"/>
        </w:rPr>
        <w:tab/>
      </w:r>
      <w:r>
        <w:rPr>
          <w:rFonts w:ascii="Times New Roman" w:hAnsi="Times New Roman" w:cs="Times New Roman"/>
          <w:sz w:val="20"/>
          <w:szCs w:val="20"/>
        </w:rPr>
        <w:t xml:space="preserve">Please inform us in writing, preferably by electronic mail, at the following address </w:t>
      </w:r>
      <w:r>
        <w:rPr>
          <w:rFonts w:ascii="Times New Roman" w:hAnsi="Times New Roman" w:cs="Times New Roman"/>
          <w:b/>
          <w:bCs/>
          <w:sz w:val="20"/>
          <w:szCs w:val="20"/>
        </w:rPr>
        <w:t>procurement@galaxybackbone.com.ng</w:t>
      </w:r>
      <w:r>
        <w:rPr>
          <w:rFonts w:ascii="Times New Roman" w:hAnsi="Times New Roman" w:cs="Times New Roman"/>
          <w:sz w:val="20"/>
          <w:szCs w:val="20"/>
        </w:rPr>
        <w:t>, upon receipt:</w:t>
      </w:r>
    </w:p>
    <w:p w14:paraId="20366BE4">
      <w:pPr>
        <w:ind w:left="1080"/>
        <w:rPr>
          <w:rFonts w:ascii="Times New Roman" w:hAnsi="Times New Roman" w:cs="Times New Roman"/>
          <w:sz w:val="20"/>
          <w:szCs w:val="20"/>
        </w:rPr>
      </w:pPr>
      <w:r>
        <w:rPr>
          <w:rFonts w:ascii="Times New Roman" w:hAnsi="Times New Roman" w:cs="Times New Roman"/>
          <w:sz w:val="20"/>
          <w:szCs w:val="20"/>
        </w:rPr>
        <w:t>(a) That you have received the Letter of Invitation and the RFP; and</w:t>
      </w:r>
    </w:p>
    <w:p w14:paraId="62D5C76B">
      <w:pPr>
        <w:ind w:left="1800" w:hanging="720"/>
        <w:rPr>
          <w:rFonts w:ascii="Times New Roman" w:hAnsi="Times New Roman" w:cs="Times New Roman"/>
          <w:sz w:val="20"/>
          <w:szCs w:val="20"/>
          <w:lang w:val="en-GB"/>
        </w:rPr>
      </w:pPr>
      <w:r>
        <w:rPr>
          <w:rFonts w:ascii="Times New Roman" w:hAnsi="Times New Roman" w:cs="Times New Roman"/>
          <w:sz w:val="20"/>
          <w:szCs w:val="20"/>
        </w:rPr>
        <w:t>(b) Whether you will submit a proposal alone or</w:t>
      </w:r>
      <w:r>
        <w:rPr>
          <w:rFonts w:ascii="Times New Roman" w:hAnsi="Times New Roman" w:cs="Times New Roman"/>
          <w:sz w:val="20"/>
          <w:szCs w:val="20"/>
          <w:lang w:val="en-GB"/>
        </w:rPr>
        <w:t xml:space="preserve"> in association with any other Consultant.</w:t>
      </w:r>
    </w:p>
    <w:p w14:paraId="3E50398D">
      <w:pPr>
        <w:ind w:left="360"/>
        <w:rPr>
          <w:rFonts w:ascii="Times New Roman" w:hAnsi="Times New Roman" w:cs="Times New Roman"/>
          <w:sz w:val="20"/>
          <w:szCs w:val="20"/>
          <w:lang w:val="en-GB"/>
        </w:rPr>
      </w:pPr>
    </w:p>
    <w:p w14:paraId="26BC9C5B">
      <w:pPr>
        <w:ind w:left="360"/>
        <w:jc w:val="right"/>
        <w:rPr>
          <w:rFonts w:ascii="Times New Roman" w:hAnsi="Times New Roman" w:cs="Times New Roman"/>
          <w:sz w:val="20"/>
          <w:szCs w:val="20"/>
          <w:lang w:val="en-GB"/>
        </w:rPr>
      </w:pPr>
      <w:r>
        <w:rPr>
          <w:rFonts w:ascii="Times New Roman" w:hAnsi="Times New Roman" w:cs="Times New Roman"/>
          <w:sz w:val="20"/>
          <w:szCs w:val="20"/>
        </w:rPr>
        <w:t>Yours sincerely,</w:t>
      </w:r>
    </w:p>
    <w:p w14:paraId="2CC72980">
      <w:pPr>
        <w:ind w:left="1080"/>
        <w:jc w:val="right"/>
        <w:rPr>
          <w:rFonts w:ascii="Times New Roman" w:hAnsi="Times New Roman" w:cs="Times New Roman"/>
          <w:sz w:val="20"/>
          <w:szCs w:val="20"/>
        </w:rPr>
      </w:pPr>
    </w:p>
    <w:p w14:paraId="6F8FD030">
      <w:pPr>
        <w:ind w:left="360"/>
        <w:jc w:val="right"/>
        <w:rPr>
          <w:rFonts w:ascii="Times New Roman" w:hAnsi="Times New Roman" w:cs="Times New Roman"/>
          <w:lang w:val="en-GB"/>
        </w:rPr>
      </w:pPr>
      <w:r>
        <w:rPr>
          <w:rFonts w:ascii="Times New Roman" w:hAnsi="Times New Roman" w:cs="Times New Roman"/>
          <w:sz w:val="20"/>
          <w:szCs w:val="20"/>
          <w:lang w:val="en-GB"/>
        </w:rPr>
        <w:t>[</w:t>
      </w:r>
      <w:r>
        <w:rPr>
          <w:rFonts w:ascii="Times New Roman" w:hAnsi="Times New Roman" w:cs="Times New Roman"/>
          <w:i/>
          <w:iCs/>
          <w:sz w:val="20"/>
          <w:szCs w:val="20"/>
          <w:lang w:val="en-GB"/>
        </w:rPr>
        <w:t>Secretary, Galaxy Tenders Board</w:t>
      </w:r>
      <w:r>
        <w:rPr>
          <w:rFonts w:ascii="Times New Roman" w:hAnsi="Times New Roman" w:cs="Times New Roman"/>
          <w:lang w:val="en-GB"/>
        </w:rPr>
        <w:t>]</w:t>
      </w:r>
    </w:p>
    <w:p w14:paraId="7B32C695">
      <w:pPr>
        <w:ind w:left="360"/>
        <w:jc w:val="right"/>
        <w:rPr>
          <w:rFonts w:ascii="Times New Roman" w:hAnsi="Times New Roman" w:cs="Times New Roman"/>
          <w:lang w:val="en-GB"/>
        </w:rPr>
      </w:pPr>
    </w:p>
    <w:p w14:paraId="65F939CA">
      <w:pPr>
        <w:ind w:left="360"/>
        <w:jc w:val="right"/>
        <w:rPr>
          <w:rFonts w:ascii="Times New Roman" w:hAnsi="Times New Roman" w:cs="Times New Roman"/>
          <w:lang w:val="en-GB"/>
        </w:rPr>
      </w:pPr>
    </w:p>
    <w:p w14:paraId="252AD75F">
      <w:pPr>
        <w:ind w:left="360"/>
        <w:jc w:val="right"/>
        <w:rPr>
          <w:rFonts w:ascii="Times New Roman" w:hAnsi="Times New Roman" w:cs="Times New Roman"/>
          <w:lang w:val="en-GB"/>
        </w:rPr>
      </w:pPr>
    </w:p>
    <w:p w14:paraId="77951AF2">
      <w:pPr>
        <w:ind w:left="360"/>
        <w:jc w:val="right"/>
        <w:rPr>
          <w:rFonts w:ascii="Times New Roman" w:hAnsi="Times New Roman" w:cs="Times New Roman"/>
          <w:lang w:val="en-GB"/>
        </w:rPr>
      </w:pPr>
    </w:p>
    <w:p w14:paraId="2E37A209">
      <w:pPr>
        <w:ind w:left="360"/>
        <w:jc w:val="right"/>
        <w:rPr>
          <w:rFonts w:ascii="Times New Roman" w:hAnsi="Times New Roman" w:cs="Times New Roman"/>
          <w:lang w:val="en-GB"/>
        </w:rPr>
      </w:pPr>
    </w:p>
    <w:p w14:paraId="2750114E">
      <w:pPr>
        <w:ind w:left="360"/>
        <w:jc w:val="right"/>
        <w:rPr>
          <w:rFonts w:ascii="Times New Roman" w:hAnsi="Times New Roman" w:cs="Times New Roman"/>
          <w:lang w:val="en-GB"/>
        </w:rPr>
      </w:pPr>
    </w:p>
    <w:p w14:paraId="45B4B59A">
      <w:pPr>
        <w:ind w:left="360"/>
        <w:rPr>
          <w:rFonts w:ascii="Times New Roman" w:hAnsi="Times New Roman" w:cs="Times New Roman"/>
        </w:rPr>
      </w:pPr>
    </w:p>
    <w:p w14:paraId="40A7ADBC">
      <w:pPr>
        <w:ind w:left="360"/>
        <w:jc w:val="right"/>
        <w:rPr>
          <w:rFonts w:ascii="Times New Roman" w:hAnsi="Times New Roman" w:cs="Times New Roman"/>
          <w:iCs/>
        </w:rPr>
      </w:pPr>
    </w:p>
    <w:tbl>
      <w:tblPr>
        <w:tblStyle w:val="12"/>
        <w:tblW w:w="9477" w:type="dxa"/>
        <w:tblInd w:w="-9" w:type="dxa"/>
        <w:tblLayout w:type="fixed"/>
        <w:tblCellMar>
          <w:top w:w="0" w:type="dxa"/>
          <w:left w:w="108" w:type="dxa"/>
          <w:bottom w:w="0" w:type="dxa"/>
          <w:right w:w="108" w:type="dxa"/>
        </w:tblCellMar>
      </w:tblPr>
      <w:tblGrid>
        <w:gridCol w:w="7"/>
        <w:gridCol w:w="11"/>
        <w:gridCol w:w="2115"/>
        <w:gridCol w:w="9"/>
        <w:gridCol w:w="18"/>
        <w:gridCol w:w="7317"/>
      </w:tblGrid>
      <w:tr w14:paraId="32A46339">
        <w:tblPrEx>
          <w:tblCellMar>
            <w:top w:w="0" w:type="dxa"/>
            <w:left w:w="108" w:type="dxa"/>
            <w:bottom w:w="0" w:type="dxa"/>
            <w:right w:w="108" w:type="dxa"/>
          </w:tblCellMar>
        </w:tblPrEx>
        <w:trPr>
          <w:gridBefore w:val="2"/>
          <w:wBefore w:w="18" w:type="dxa"/>
          <w:trHeight w:val="360" w:hRule="atLeast"/>
        </w:trPr>
        <w:tc>
          <w:tcPr>
            <w:tcW w:w="9459" w:type="dxa"/>
            <w:gridSpan w:val="4"/>
          </w:tcPr>
          <w:p w14:paraId="7BC0E880">
            <w:pPr>
              <w:pStyle w:val="2"/>
              <w:spacing w:before="120" w:after="120"/>
              <w:rPr>
                <w:rFonts w:ascii="Times New Roman" w:hAnsi="Times New Roman" w:cs="Times New Roman"/>
                <w:sz w:val="32"/>
                <w:szCs w:val="32"/>
              </w:rPr>
            </w:pPr>
            <w:r>
              <w:rPr>
                <w:rFonts w:ascii="Times New Roman" w:hAnsi="Times New Roman" w:cs="Times New Roman"/>
                <w:sz w:val="22"/>
              </w:rPr>
              <w:br w:type="page"/>
            </w:r>
            <w:r>
              <w:rPr>
                <w:rFonts w:ascii="Times New Roman" w:hAnsi="Times New Roman" w:cs="Times New Roman"/>
                <w:lang w:val="en-GB"/>
              </w:rPr>
              <w:br w:type="page"/>
            </w:r>
            <w:r>
              <w:rPr>
                <w:rFonts w:ascii="Times New Roman" w:hAnsi="Times New Roman" w:cs="Times New Roman"/>
                <w:lang w:val="en-GB"/>
              </w:rPr>
              <w:br w:type="page"/>
            </w:r>
            <w:r>
              <w:rPr>
                <w:rFonts w:ascii="Times New Roman" w:hAnsi="Times New Roman" w:cs="Times New Roman"/>
                <w:lang w:val="en-GB"/>
              </w:rPr>
              <w:br w:type="page"/>
            </w:r>
            <w:r>
              <w:rPr>
                <w:rFonts w:ascii="Times New Roman" w:hAnsi="Times New Roman" w:cs="Times New Roman"/>
                <w:lang w:val="en-GB"/>
              </w:rPr>
              <w:br w:type="page"/>
            </w:r>
            <w:r>
              <w:rPr>
                <w:rFonts w:ascii="Times New Roman" w:hAnsi="Times New Roman" w:cs="Times New Roman"/>
                <w:lang w:val="en-GB"/>
              </w:rPr>
              <w:br w:type="page"/>
            </w:r>
            <w:bookmarkStart w:id="29" w:name="_Hlt438532663"/>
            <w:bookmarkEnd w:id="29"/>
            <w:bookmarkStart w:id="30" w:name="_Toc438266923"/>
            <w:bookmarkStart w:id="31" w:name="_Toc48804028"/>
            <w:bookmarkStart w:id="32" w:name="_Toc48800817"/>
            <w:bookmarkStart w:id="33" w:name="_Toc48803183"/>
            <w:bookmarkStart w:id="34" w:name="_Toc37234043"/>
            <w:bookmarkStart w:id="35" w:name="_Toc48800645"/>
            <w:bookmarkStart w:id="36" w:name="_Toc48804197"/>
            <w:bookmarkStart w:id="37" w:name="_Toc48892523"/>
            <w:bookmarkStart w:id="38" w:name="_Toc48894355"/>
            <w:bookmarkStart w:id="39" w:name="_Toc48632672"/>
            <w:bookmarkStart w:id="40" w:name="_Toc48804704"/>
            <w:bookmarkStart w:id="41" w:name="_Toc48896096"/>
            <w:bookmarkStart w:id="42" w:name="_Toc48968879"/>
            <w:bookmarkStart w:id="43" w:name="_Toc48969210"/>
            <w:bookmarkStart w:id="44" w:name="_Toc48970135"/>
            <w:bookmarkStart w:id="45" w:name="_Toc48978455"/>
            <w:bookmarkStart w:id="46" w:name="_Toc48979403"/>
            <w:bookmarkStart w:id="47" w:name="_Toc48895314"/>
            <w:bookmarkStart w:id="48" w:name="_Toc48895128"/>
            <w:bookmarkStart w:id="49" w:name="_Toc48980468"/>
            <w:bookmarkStart w:id="50" w:name="_Toc48973959"/>
            <w:bookmarkStart w:id="51" w:name="_Toc48803690"/>
            <w:bookmarkStart w:id="52" w:name="_Toc48979216"/>
            <w:bookmarkStart w:id="53" w:name="_Toc49159541"/>
            <w:bookmarkStart w:id="54" w:name="_Toc48798375"/>
            <w:bookmarkStart w:id="55" w:name="_Toc48812327"/>
            <w:bookmarkStart w:id="56" w:name="_Toc438366664"/>
            <w:bookmarkStart w:id="57" w:name="_Toc438267877"/>
            <w:bookmarkStart w:id="58" w:name="_Toc48803014"/>
            <w:bookmarkStart w:id="59" w:name="_Toc48803352"/>
            <w:bookmarkStart w:id="60" w:name="_Toc49159728"/>
            <w:bookmarkStart w:id="61" w:name="_Toc79817586"/>
            <w:bookmarkStart w:id="62" w:name="_Toc79817682"/>
            <w:bookmarkStart w:id="63" w:name="_Toc506545740"/>
            <w:r>
              <w:rPr>
                <w:rFonts w:ascii="Times New Roman" w:hAnsi="Times New Roman" w:cs="Times New Roman"/>
                <w:sz w:val="32"/>
              </w:rPr>
              <w:t>Section 1.</w:t>
            </w:r>
            <w:r>
              <w:rPr>
                <w:rFonts w:ascii="Times New Roman" w:hAnsi="Times New Roman" w:cs="Times New Roman"/>
                <w:sz w:val="32"/>
              </w:rPr>
              <w:tab/>
            </w:r>
            <w:r>
              <w:rPr>
                <w:rFonts w:ascii="Times New Roman" w:hAnsi="Times New Roman" w:cs="Times New Roman"/>
                <w:sz w:val="32"/>
              </w:rPr>
              <w:t>Instructions to Consultant</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r>
              <w:rPr>
                <w:rFonts w:ascii="Times New Roman" w:hAnsi="Times New Roman" w:cs="Times New Roman"/>
                <w:sz w:val="32"/>
              </w:rPr>
              <w:t>s</w:t>
            </w:r>
            <w:bookmarkEnd w:id="61"/>
            <w:bookmarkEnd w:id="62"/>
            <w:bookmarkEnd w:id="63"/>
          </w:p>
        </w:tc>
      </w:tr>
      <w:tr w14:paraId="1963F881">
        <w:tblPrEx>
          <w:tblCellMar>
            <w:top w:w="0" w:type="dxa"/>
            <w:left w:w="108" w:type="dxa"/>
            <w:bottom w:w="0" w:type="dxa"/>
            <w:right w:w="108" w:type="dxa"/>
          </w:tblCellMar>
        </w:tblPrEx>
        <w:trPr>
          <w:gridBefore w:val="2"/>
          <w:wBefore w:w="18" w:type="dxa"/>
          <w:trHeight w:val="477" w:hRule="atLeast"/>
        </w:trPr>
        <w:tc>
          <w:tcPr>
            <w:tcW w:w="9459" w:type="dxa"/>
            <w:gridSpan w:val="4"/>
          </w:tcPr>
          <w:p w14:paraId="677F4AC3">
            <w:pPr>
              <w:pStyle w:val="3"/>
              <w:spacing w:before="120" w:after="120"/>
              <w:ind w:left="878"/>
              <w:rPr>
                <w:rFonts w:ascii="Times New Roman" w:hAnsi="Times New Roman" w:cs="Times New Roman"/>
              </w:rPr>
            </w:pPr>
            <w:bookmarkStart w:id="64" w:name="_Toc48632673"/>
            <w:bookmarkStart w:id="65" w:name="_Toc37234044"/>
            <w:bookmarkStart w:id="66" w:name="_Toc48798376"/>
            <w:bookmarkStart w:id="67" w:name="_Toc48800646"/>
            <w:bookmarkStart w:id="68" w:name="_Toc48800818"/>
            <w:bookmarkStart w:id="69" w:name="_Toc48803184"/>
            <w:bookmarkStart w:id="70" w:name="_Toc48803353"/>
            <w:bookmarkStart w:id="71" w:name="_Toc48803015"/>
            <w:bookmarkStart w:id="72" w:name="_Toc505659523"/>
            <w:bookmarkStart w:id="73" w:name="_Toc37047273"/>
            <w:bookmarkStart w:id="74" w:name="_Toc48896097"/>
            <w:bookmarkStart w:id="75" w:name="_Toc48969211"/>
            <w:bookmarkStart w:id="76" w:name="_Toc506545741"/>
            <w:bookmarkStart w:id="77" w:name="_Toc48894356"/>
            <w:bookmarkStart w:id="78" w:name="_Toc48892524"/>
            <w:bookmarkStart w:id="79" w:name="_Toc79817683"/>
            <w:bookmarkStart w:id="80" w:name="_Toc48803691"/>
            <w:bookmarkStart w:id="81" w:name="_Toc48804029"/>
            <w:bookmarkStart w:id="82" w:name="_Toc48804705"/>
            <w:bookmarkStart w:id="83" w:name="_Toc48968880"/>
            <w:bookmarkStart w:id="84" w:name="_Toc48895129"/>
            <w:bookmarkStart w:id="85" w:name="_Toc48979404"/>
            <w:bookmarkStart w:id="86" w:name="_Toc48980469"/>
            <w:bookmarkStart w:id="87" w:name="_Toc48895315"/>
            <w:bookmarkStart w:id="88" w:name="_Toc49159542"/>
            <w:bookmarkStart w:id="89" w:name="_Toc49159729"/>
            <w:bookmarkStart w:id="90" w:name="_Toc48804198"/>
            <w:bookmarkStart w:id="91" w:name="_Toc48970136"/>
            <w:bookmarkStart w:id="92" w:name="_Toc48978456"/>
            <w:bookmarkStart w:id="93" w:name="_Toc79817587"/>
            <w:bookmarkStart w:id="94" w:name="_Toc48973960"/>
            <w:bookmarkStart w:id="95" w:name="_Toc48812328"/>
            <w:bookmarkStart w:id="96" w:name="_Toc48979217"/>
            <w:r>
              <w:rPr>
                <w:rFonts w:ascii="Times New Roman" w:hAnsi="Times New Roman" w:cs="Times New Roman"/>
              </w:rPr>
              <w:t>A.</w:t>
            </w:r>
            <w:r>
              <w:rPr>
                <w:rFonts w:ascii="Times New Roman" w:hAnsi="Times New Roman" w:cs="Times New Roman"/>
              </w:rPr>
              <w:tab/>
            </w:r>
            <w:r>
              <w:rPr>
                <w:rFonts w:ascii="Times New Roman" w:hAnsi="Times New Roman" w:cs="Times New Roman"/>
              </w:rPr>
              <w:t>General</w:t>
            </w:r>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tc>
      </w:tr>
      <w:tr w14:paraId="67E6ED56">
        <w:tblPrEx>
          <w:tblCellMar>
            <w:top w:w="0" w:type="dxa"/>
            <w:left w:w="108" w:type="dxa"/>
            <w:bottom w:w="0" w:type="dxa"/>
            <w:right w:w="108" w:type="dxa"/>
          </w:tblCellMar>
        </w:tblPrEx>
        <w:trPr>
          <w:gridBefore w:val="2"/>
          <w:wBefore w:w="18" w:type="dxa"/>
        </w:trPr>
        <w:tc>
          <w:tcPr>
            <w:tcW w:w="2142" w:type="dxa"/>
            <w:gridSpan w:val="3"/>
          </w:tcPr>
          <w:p w14:paraId="2B41224A">
            <w:pPr>
              <w:pStyle w:val="5"/>
              <w:numPr>
                <w:ilvl w:val="0"/>
                <w:numId w:val="15"/>
              </w:numPr>
              <w:spacing w:before="120" w:after="120"/>
              <w:rPr>
                <w:rFonts w:cs="Times New Roman"/>
                <w:bCs w:val="0"/>
                <w:sz w:val="22"/>
                <w:szCs w:val="22"/>
              </w:rPr>
            </w:pPr>
            <w:bookmarkStart w:id="97" w:name="_Hlt438533055"/>
            <w:bookmarkEnd w:id="97"/>
            <w:bookmarkStart w:id="98" w:name="_Toc79817588"/>
            <w:bookmarkStart w:id="99" w:name="_Toc506545742"/>
            <w:bookmarkStart w:id="100" w:name="_Toc79817684"/>
            <w:bookmarkStart w:id="101" w:name="_Toc48800884"/>
            <w:bookmarkStart w:id="102" w:name="_Toc48804264"/>
            <w:bookmarkStart w:id="103" w:name="_Toc48895195"/>
            <w:bookmarkStart w:id="104" w:name="_Toc48804771"/>
            <w:bookmarkStart w:id="105" w:name="_Toc48800715"/>
            <w:bookmarkStart w:id="106" w:name="_Toc48812394"/>
            <w:bookmarkStart w:id="107" w:name="_Toc48798445"/>
            <w:bookmarkStart w:id="108" w:name="_Toc48894422"/>
            <w:bookmarkStart w:id="109" w:name="_Toc48551063"/>
            <w:bookmarkStart w:id="110" w:name="_Toc48895381"/>
            <w:bookmarkStart w:id="111" w:name="_Toc48803757"/>
            <w:bookmarkStart w:id="112" w:name="_Toc48632742"/>
            <w:bookmarkStart w:id="113" w:name="_Toc48803081"/>
            <w:bookmarkStart w:id="114" w:name="_Toc48803250"/>
            <w:bookmarkStart w:id="115" w:name="_Toc48803419"/>
            <w:bookmarkStart w:id="116" w:name="_Toc48804095"/>
            <w:bookmarkStart w:id="117" w:name="_Toc48892590"/>
            <w:bookmarkStart w:id="118" w:name="_Toc48896163"/>
            <w:r>
              <w:rPr>
                <w:rFonts w:cs="Times New Roman"/>
                <w:bCs w:val="0"/>
                <w:sz w:val="22"/>
                <w:szCs w:val="22"/>
              </w:rPr>
              <w:t>Scope of Assignment</w:t>
            </w:r>
            <w:bookmarkEnd w:id="98"/>
            <w:bookmarkEnd w:id="99"/>
            <w:bookmarkEnd w:id="100"/>
          </w:p>
        </w:tc>
        <w:tc>
          <w:tcPr>
            <w:tcW w:w="7317" w:type="dxa"/>
          </w:tcPr>
          <w:p w14:paraId="7CCD37E9">
            <w:pPr>
              <w:pStyle w:val="79"/>
              <w:numPr>
                <w:ilvl w:val="1"/>
                <w:numId w:val="16"/>
              </w:numPr>
              <w:tabs>
                <w:tab w:val="clear" w:pos="600"/>
              </w:tabs>
              <w:ind w:left="672" w:hanging="672"/>
              <w:jc w:val="both"/>
              <w:rPr>
                <w:rFonts w:ascii="Times New Roman" w:hAnsi="Times New Roman" w:cs="Times New Roman"/>
                <w:b w:val="0"/>
                <w:szCs w:val="22"/>
                <w:lang w:val="en-GB"/>
              </w:rPr>
            </w:pPr>
            <w:r>
              <w:rPr>
                <w:rFonts w:ascii="Times New Roman" w:hAnsi="Times New Roman" w:cs="Times New Roman"/>
                <w:b w:val="0"/>
                <w:bCs/>
                <w:szCs w:val="22"/>
                <w:lang w:val="en-GB"/>
              </w:rPr>
              <w:t>The Client, named in the Special Instructions to Consultants (SIC), will select a Consultant for the specific assignment as specified in the SIC and described in details in Section 3: Terms of Reference</w:t>
            </w:r>
            <w:r>
              <w:rPr>
                <w:rFonts w:ascii="Times New Roman" w:hAnsi="Times New Roman" w:cs="Times New Roman"/>
                <w:szCs w:val="22"/>
                <w:lang w:val="en-GB"/>
              </w:rPr>
              <w:t>.</w:t>
            </w:r>
          </w:p>
        </w:tc>
      </w:tr>
      <w:tr w14:paraId="1731FF02">
        <w:tblPrEx>
          <w:tblCellMar>
            <w:top w:w="0" w:type="dxa"/>
            <w:left w:w="108" w:type="dxa"/>
            <w:bottom w:w="0" w:type="dxa"/>
            <w:right w:w="108" w:type="dxa"/>
          </w:tblCellMar>
        </w:tblPrEx>
        <w:trPr>
          <w:gridBefore w:val="2"/>
          <w:wBefore w:w="18" w:type="dxa"/>
        </w:trPr>
        <w:tc>
          <w:tcPr>
            <w:tcW w:w="2142" w:type="dxa"/>
            <w:gridSpan w:val="3"/>
          </w:tcPr>
          <w:p w14:paraId="212BFAA6">
            <w:pPr>
              <w:pStyle w:val="5"/>
              <w:numPr>
                <w:ilvl w:val="0"/>
                <w:numId w:val="15"/>
              </w:numPr>
              <w:spacing w:before="120" w:after="120"/>
              <w:rPr>
                <w:rFonts w:cs="Times New Roman"/>
                <w:bCs w:val="0"/>
                <w:sz w:val="22"/>
                <w:szCs w:val="22"/>
              </w:rPr>
            </w:pPr>
            <w:bookmarkStart w:id="119" w:name="_Toc506545743"/>
            <w:bookmarkStart w:id="120" w:name="_Toc79817685"/>
            <w:bookmarkStart w:id="121" w:name="_Toc79817589"/>
            <w:r>
              <w:rPr>
                <w:rFonts w:cs="Times New Roman"/>
                <w:sz w:val="22"/>
                <w:szCs w:val="22"/>
              </w:rPr>
              <w:t>Source of Funds</w:t>
            </w:r>
            <w:bookmarkEnd w:id="119"/>
            <w:bookmarkEnd w:id="120"/>
            <w:bookmarkEnd w:id="121"/>
          </w:p>
        </w:tc>
        <w:tc>
          <w:tcPr>
            <w:tcW w:w="7317" w:type="dxa"/>
          </w:tcPr>
          <w:p w14:paraId="2F3B7631">
            <w:pPr>
              <w:numPr>
                <w:ilvl w:val="0"/>
                <w:numId w:val="17"/>
              </w:numPr>
              <w:spacing w:before="120" w:after="120"/>
              <w:jc w:val="both"/>
              <w:rPr>
                <w:rFonts w:ascii="Times New Roman" w:hAnsi="Times New Roman" w:cs="Times New Roman"/>
              </w:rPr>
            </w:pPr>
            <w:r>
              <w:rPr>
                <w:rFonts w:ascii="Times New Roman" w:hAnsi="Times New Roman" w:cs="Times New Roman"/>
              </w:rPr>
              <w:t>The Client has been allocated public funds as indicated in the SIC</w:t>
            </w:r>
            <w:r>
              <w:rPr>
                <w:rFonts w:ascii="Times New Roman" w:hAnsi="Times New Roman" w:cs="Times New Roman"/>
                <w:i/>
              </w:rPr>
              <w:t xml:space="preserve"> </w:t>
            </w:r>
            <w:r>
              <w:rPr>
                <w:rFonts w:ascii="Times New Roman" w:hAnsi="Times New Roman" w:cs="Times New Roman"/>
              </w:rPr>
              <w:t>and intends to apply a portion of the funds to eligible payments under the Contract for which this ITC is issued.</w:t>
            </w:r>
          </w:p>
        </w:tc>
      </w:tr>
      <w:tr w14:paraId="1E5E1CDE">
        <w:tblPrEx>
          <w:tblCellMar>
            <w:top w:w="0" w:type="dxa"/>
            <w:left w:w="108" w:type="dxa"/>
            <w:bottom w:w="0" w:type="dxa"/>
            <w:right w:w="108" w:type="dxa"/>
          </w:tblCellMar>
        </w:tblPrEx>
        <w:trPr>
          <w:gridBefore w:val="2"/>
          <w:wBefore w:w="18" w:type="dxa"/>
        </w:trPr>
        <w:tc>
          <w:tcPr>
            <w:tcW w:w="2142" w:type="dxa"/>
            <w:gridSpan w:val="3"/>
          </w:tcPr>
          <w:p w14:paraId="7410B4F5">
            <w:pPr>
              <w:pStyle w:val="5"/>
              <w:numPr>
                <w:ilvl w:val="0"/>
                <w:numId w:val="15"/>
              </w:numPr>
              <w:spacing w:before="120" w:after="120"/>
              <w:rPr>
                <w:rFonts w:cs="Times New Roman"/>
                <w:bCs w:val="0"/>
                <w:sz w:val="22"/>
                <w:szCs w:val="22"/>
              </w:rPr>
            </w:pPr>
            <w:bookmarkStart w:id="122" w:name="_Toc79817686"/>
            <w:bookmarkStart w:id="123" w:name="_Toc79817590"/>
            <w:bookmarkStart w:id="124" w:name="_Toc506545744"/>
            <w:r>
              <w:rPr>
                <w:rFonts w:cs="Times New Roman"/>
                <w:bCs w:val="0"/>
                <w:sz w:val="22"/>
                <w:szCs w:val="22"/>
                <w:lang w:val="en-GB"/>
              </w:rPr>
              <w:t>Corrupt, Fraudulent, Collusive, Coercive or Obstructive Practices</w:t>
            </w:r>
            <w:bookmarkEnd w:id="122"/>
            <w:bookmarkEnd w:id="123"/>
            <w:bookmarkEnd w:id="124"/>
          </w:p>
        </w:tc>
        <w:tc>
          <w:tcPr>
            <w:tcW w:w="7317" w:type="dxa"/>
          </w:tcPr>
          <w:p w14:paraId="3FFB14EA">
            <w:pPr>
              <w:numPr>
                <w:ilvl w:val="1"/>
                <w:numId w:val="17"/>
              </w:numPr>
              <w:tabs>
                <w:tab w:val="clear" w:pos="648"/>
              </w:tabs>
              <w:spacing w:before="120" w:after="120"/>
              <w:ind w:left="672" w:hanging="672"/>
              <w:jc w:val="both"/>
              <w:rPr>
                <w:rFonts w:ascii="Times New Roman" w:hAnsi="Times New Roman" w:cs="Times New Roman"/>
                <w:lang w:val="en-GB"/>
              </w:rPr>
            </w:pPr>
            <w:r>
              <w:rPr>
                <w:rFonts w:ascii="Times New Roman" w:hAnsi="Times New Roman" w:cs="Times New Roman"/>
                <w:lang w:val="en-GB"/>
              </w:rPr>
              <w:t>The Government requires that Clients, as well as Consultants, shall observe the highest standard of ethics during the implementation of procurement proceedings and the execution of Contracts under public funds.</w:t>
            </w:r>
          </w:p>
        </w:tc>
      </w:tr>
      <w:tr w14:paraId="085EC65F">
        <w:tblPrEx>
          <w:tblCellMar>
            <w:top w:w="0" w:type="dxa"/>
            <w:left w:w="108" w:type="dxa"/>
            <w:bottom w:w="0" w:type="dxa"/>
            <w:right w:w="108" w:type="dxa"/>
          </w:tblCellMar>
        </w:tblPrEx>
        <w:trPr>
          <w:gridBefore w:val="2"/>
          <w:wBefore w:w="18" w:type="dxa"/>
        </w:trPr>
        <w:tc>
          <w:tcPr>
            <w:tcW w:w="2142" w:type="dxa"/>
            <w:gridSpan w:val="3"/>
          </w:tcPr>
          <w:p w14:paraId="1B862B8B">
            <w:pPr>
              <w:spacing w:before="120" w:after="120"/>
              <w:rPr>
                <w:rFonts w:ascii="Times New Roman" w:hAnsi="Times New Roman" w:cs="Times New Roman"/>
                <w:lang w:val="en-GB"/>
              </w:rPr>
            </w:pPr>
          </w:p>
        </w:tc>
        <w:tc>
          <w:tcPr>
            <w:tcW w:w="7317" w:type="dxa"/>
          </w:tcPr>
          <w:p w14:paraId="0541447F">
            <w:pPr>
              <w:numPr>
                <w:ilvl w:val="1"/>
                <w:numId w:val="17"/>
              </w:numPr>
              <w:tabs>
                <w:tab w:val="clear" w:pos="648"/>
              </w:tabs>
              <w:spacing w:before="120" w:after="120"/>
              <w:ind w:left="672" w:hanging="672"/>
              <w:jc w:val="both"/>
              <w:rPr>
                <w:rFonts w:ascii="Times New Roman" w:hAnsi="Times New Roman" w:cs="Times New Roman"/>
                <w:lang w:val="en-GB"/>
              </w:rPr>
            </w:pPr>
            <w:r>
              <w:rPr>
                <w:rFonts w:ascii="Times New Roman" w:hAnsi="Times New Roman" w:cs="Times New Roman"/>
                <w:lang w:val="en-GB"/>
              </w:rPr>
              <w:t xml:space="preserve">In pursuance of this requirement, the Client shall: </w:t>
            </w:r>
          </w:p>
          <w:p w14:paraId="33ED7D2D">
            <w:pPr>
              <w:spacing w:before="120" w:after="120"/>
              <w:ind w:left="1392" w:hanging="672"/>
              <w:jc w:val="both"/>
              <w:rPr>
                <w:rFonts w:ascii="Times New Roman" w:hAnsi="Times New Roman" w:cs="Times New Roman"/>
                <w:lang w:val="en-GB"/>
              </w:rPr>
            </w:pPr>
            <w:r>
              <w:rPr>
                <w:rFonts w:ascii="Times New Roman" w:hAnsi="Times New Roman" w:cs="Times New Roman"/>
                <w:lang w:val="en-GB"/>
              </w:rPr>
              <w:t xml:space="preserve">(a) </w:t>
            </w:r>
            <w:r>
              <w:rPr>
                <w:rFonts w:ascii="Times New Roman" w:hAnsi="Times New Roman" w:cs="Times New Roman"/>
                <w:lang w:val="en-GB"/>
              </w:rPr>
              <w:tab/>
            </w:r>
            <w:r>
              <w:rPr>
                <w:rFonts w:ascii="Times New Roman" w:hAnsi="Times New Roman" w:cs="Times New Roman"/>
                <w:lang w:val="en-GB"/>
              </w:rPr>
              <w:t>exclude the Consultant from participation in the procurement proceedings concerned or reject an Proposal for award; and</w:t>
            </w:r>
          </w:p>
          <w:p w14:paraId="38E7F44D">
            <w:pPr>
              <w:spacing w:before="120" w:after="120"/>
              <w:ind w:left="1392" w:hanging="672"/>
              <w:jc w:val="both"/>
              <w:rPr>
                <w:rFonts w:ascii="Times New Roman" w:hAnsi="Times New Roman" w:cs="Times New Roman"/>
                <w:lang w:val="en-GB"/>
              </w:rPr>
            </w:pPr>
            <w:r>
              <w:rPr>
                <w:rFonts w:ascii="Times New Roman" w:hAnsi="Times New Roman" w:cs="Times New Roman"/>
                <w:lang w:val="en-GB"/>
              </w:rPr>
              <w:t xml:space="preserve">(b) </w:t>
            </w:r>
            <w:r>
              <w:rPr>
                <w:rFonts w:ascii="Times New Roman" w:hAnsi="Times New Roman" w:cs="Times New Roman"/>
                <w:lang w:val="en-GB"/>
              </w:rPr>
              <w:tab/>
            </w:r>
            <w:r>
              <w:rPr>
                <w:rFonts w:ascii="Times New Roman" w:hAnsi="Times New Roman" w:cs="Times New Roman"/>
                <w:lang w:val="en-GB"/>
              </w:rPr>
              <w:t>declare the Consultant ineligible, either indefinitely or for a stated period of time, from participation in procurement proceedings under public funds.</w:t>
            </w:r>
          </w:p>
          <w:p w14:paraId="3593F65B">
            <w:pPr>
              <w:spacing w:before="120" w:after="120"/>
              <w:ind w:left="672"/>
              <w:jc w:val="both"/>
              <w:rPr>
                <w:rFonts w:ascii="Times New Roman" w:hAnsi="Times New Roman" w:cs="Times New Roman"/>
                <w:lang w:val="en-GB"/>
              </w:rPr>
            </w:pPr>
            <w:r>
              <w:rPr>
                <w:rFonts w:ascii="Times New Roman" w:hAnsi="Times New Roman" w:cs="Times New Roman"/>
                <w:lang w:val="en-GB"/>
              </w:rPr>
              <w:t>if it at any time determines that the Consultant has, directly or through an agent, engaged in corrupt, fraudulent, collusive,  coercive or obstructive practices in competing for, or in executing, a Contract under public funds.</w:t>
            </w:r>
          </w:p>
        </w:tc>
      </w:tr>
      <w:tr w14:paraId="46EF5A89">
        <w:tblPrEx>
          <w:tblCellMar>
            <w:top w:w="0" w:type="dxa"/>
            <w:left w:w="108" w:type="dxa"/>
            <w:bottom w:w="0" w:type="dxa"/>
            <w:right w:w="108" w:type="dxa"/>
          </w:tblCellMar>
        </w:tblPrEx>
        <w:trPr>
          <w:gridBefore w:val="2"/>
          <w:wBefore w:w="18" w:type="dxa"/>
        </w:trPr>
        <w:tc>
          <w:tcPr>
            <w:tcW w:w="2142" w:type="dxa"/>
            <w:gridSpan w:val="3"/>
          </w:tcPr>
          <w:p w14:paraId="36ECDEAA">
            <w:pPr>
              <w:spacing w:before="120" w:after="120"/>
              <w:rPr>
                <w:rFonts w:ascii="Times New Roman" w:hAnsi="Times New Roman" w:cs="Times New Roman"/>
                <w:lang w:val="en-GB"/>
              </w:rPr>
            </w:pPr>
          </w:p>
        </w:tc>
        <w:tc>
          <w:tcPr>
            <w:tcW w:w="7317" w:type="dxa"/>
          </w:tcPr>
          <w:p w14:paraId="3826E36B">
            <w:pPr>
              <w:numPr>
                <w:ilvl w:val="1"/>
                <w:numId w:val="17"/>
              </w:numPr>
              <w:tabs>
                <w:tab w:val="clear" w:pos="648"/>
              </w:tabs>
              <w:spacing w:before="120" w:after="120"/>
              <w:ind w:left="672" w:hanging="672"/>
              <w:jc w:val="both"/>
              <w:rPr>
                <w:rFonts w:ascii="Times New Roman" w:hAnsi="Times New Roman" w:cs="Times New Roman"/>
                <w:lang w:val="en-GB"/>
              </w:rPr>
            </w:pPr>
            <w:r>
              <w:rPr>
                <w:rFonts w:ascii="Times New Roman" w:hAnsi="Times New Roman" w:cs="Times New Roman"/>
              </w:rPr>
              <w:t>Should any corrupt, fraudulent, collusive, coercive or obstructive practice of any kind come to the knowledge of the Client, it shall, in the first place, allow the Consultant to provide an explanation and shall, take actions as above only when a satisfactory explanation is not received.</w:t>
            </w:r>
          </w:p>
        </w:tc>
      </w:tr>
      <w:tr w14:paraId="54399E62">
        <w:tblPrEx>
          <w:tblCellMar>
            <w:top w:w="0" w:type="dxa"/>
            <w:left w:w="108" w:type="dxa"/>
            <w:bottom w:w="0" w:type="dxa"/>
            <w:right w:w="108" w:type="dxa"/>
          </w:tblCellMar>
        </w:tblPrEx>
        <w:trPr>
          <w:gridBefore w:val="2"/>
          <w:wBefore w:w="18" w:type="dxa"/>
        </w:trPr>
        <w:tc>
          <w:tcPr>
            <w:tcW w:w="2142" w:type="dxa"/>
            <w:gridSpan w:val="3"/>
          </w:tcPr>
          <w:p w14:paraId="67710B5D">
            <w:pPr>
              <w:spacing w:before="120" w:after="120"/>
              <w:rPr>
                <w:rFonts w:ascii="Times New Roman" w:hAnsi="Times New Roman" w:cs="Times New Roman"/>
                <w:lang w:val="en-GB"/>
              </w:rPr>
            </w:pPr>
          </w:p>
        </w:tc>
        <w:tc>
          <w:tcPr>
            <w:tcW w:w="7317" w:type="dxa"/>
          </w:tcPr>
          <w:p w14:paraId="76CDE791">
            <w:pPr>
              <w:numPr>
                <w:ilvl w:val="0"/>
                <w:numId w:val="18"/>
              </w:numPr>
              <w:spacing w:before="120" w:after="120"/>
              <w:jc w:val="both"/>
              <w:rPr>
                <w:rFonts w:ascii="Times New Roman" w:hAnsi="Times New Roman" w:cs="Times New Roman"/>
                <w:lang w:val="en-GB"/>
              </w:rPr>
            </w:pPr>
            <w:r>
              <w:rPr>
                <w:rFonts w:ascii="Times New Roman" w:hAnsi="Times New Roman" w:cs="Times New Roman"/>
                <w:lang w:val="en-GB"/>
              </w:rPr>
              <w:t>The Government defines corrupt, fraudulent, collusive, coercive or obstructive practices, for the purposes of this provision, in the Contract Agreement Sub-Clause 3.4.</w:t>
            </w:r>
          </w:p>
        </w:tc>
      </w:tr>
      <w:tr w14:paraId="6DCF569B">
        <w:tblPrEx>
          <w:tblCellMar>
            <w:top w:w="0" w:type="dxa"/>
            <w:left w:w="108" w:type="dxa"/>
            <w:bottom w:w="0" w:type="dxa"/>
            <w:right w:w="108" w:type="dxa"/>
          </w:tblCellMar>
        </w:tblPrEx>
        <w:trPr>
          <w:gridBefore w:val="2"/>
          <w:wBefore w:w="18" w:type="dxa"/>
        </w:trPr>
        <w:tc>
          <w:tcPr>
            <w:tcW w:w="2142" w:type="dxa"/>
            <w:gridSpan w:val="3"/>
          </w:tcPr>
          <w:p w14:paraId="417E076B">
            <w:pPr>
              <w:spacing w:before="120" w:after="120"/>
              <w:rPr>
                <w:rFonts w:ascii="Times New Roman" w:hAnsi="Times New Roman" w:cs="Times New Roman"/>
                <w:lang w:val="en-GB"/>
              </w:rPr>
            </w:pPr>
          </w:p>
        </w:tc>
        <w:tc>
          <w:tcPr>
            <w:tcW w:w="7317" w:type="dxa"/>
          </w:tcPr>
          <w:p w14:paraId="1AEF6A57">
            <w:pPr>
              <w:numPr>
                <w:ilvl w:val="0"/>
                <w:numId w:val="18"/>
              </w:numPr>
              <w:spacing w:before="120" w:after="120"/>
              <w:jc w:val="both"/>
              <w:rPr>
                <w:rFonts w:ascii="Times New Roman" w:hAnsi="Times New Roman" w:cs="Times New Roman"/>
              </w:rPr>
            </w:pPr>
            <w:r>
              <w:rPr>
                <w:rFonts w:ascii="Times New Roman" w:hAnsi="Times New Roman" w:cs="Times New Roman"/>
              </w:rPr>
              <w:t>The Government requires that the Client’s personnel have an equal obligation not to solicit, ask for and/ or use coercive methods to obtain personal benefits in connection with the said proceedings.</w:t>
            </w:r>
          </w:p>
        </w:tc>
      </w:tr>
      <w:tr w14:paraId="6A6B3EAD">
        <w:tblPrEx>
          <w:tblCellMar>
            <w:top w:w="0" w:type="dxa"/>
            <w:left w:w="108" w:type="dxa"/>
            <w:bottom w:w="0" w:type="dxa"/>
            <w:right w:w="108" w:type="dxa"/>
          </w:tblCellMar>
        </w:tblPrEx>
        <w:trPr>
          <w:gridBefore w:val="2"/>
          <w:wBefore w:w="18" w:type="dxa"/>
        </w:trPr>
        <w:tc>
          <w:tcPr>
            <w:tcW w:w="2142" w:type="dxa"/>
            <w:gridSpan w:val="3"/>
          </w:tcPr>
          <w:p w14:paraId="463A71B1">
            <w:pPr>
              <w:pStyle w:val="5"/>
              <w:numPr>
                <w:ilvl w:val="0"/>
                <w:numId w:val="15"/>
              </w:numPr>
              <w:spacing w:before="120" w:after="120"/>
              <w:rPr>
                <w:rFonts w:cs="Times New Roman"/>
                <w:bCs w:val="0"/>
                <w:sz w:val="22"/>
                <w:szCs w:val="22"/>
              </w:rPr>
            </w:pPr>
            <w:bookmarkStart w:id="125" w:name="_Toc79817591"/>
            <w:bookmarkStart w:id="126" w:name="_Toc79817687"/>
            <w:bookmarkStart w:id="127" w:name="_Toc506545745"/>
            <w:r>
              <w:rPr>
                <w:rFonts w:cs="Times New Roman"/>
                <w:bCs w:val="0"/>
                <w:sz w:val="22"/>
                <w:szCs w:val="22"/>
              </w:rPr>
              <w:t>Eligible Consultants</w:t>
            </w:r>
            <w:bookmarkEnd w:id="125"/>
            <w:bookmarkEnd w:id="126"/>
            <w:bookmarkEnd w:id="127"/>
          </w:p>
        </w:tc>
        <w:tc>
          <w:tcPr>
            <w:tcW w:w="7317" w:type="dxa"/>
          </w:tcPr>
          <w:p w14:paraId="4B287708">
            <w:pPr>
              <w:numPr>
                <w:ilvl w:val="0"/>
                <w:numId w:val="19"/>
              </w:numPr>
              <w:spacing w:before="120" w:after="120"/>
              <w:jc w:val="both"/>
              <w:rPr>
                <w:rFonts w:ascii="Times New Roman" w:hAnsi="Times New Roman" w:cs="Times New Roman"/>
                <w:lang w:val="en-GB"/>
              </w:rPr>
            </w:pPr>
            <w:r>
              <w:rPr>
                <w:rFonts w:ascii="Times New Roman" w:hAnsi="Times New Roman" w:cs="Times New Roman"/>
                <w:lang w:val="en-GB"/>
              </w:rPr>
              <w:t>The Consultant shall be a national of Nigeria unless otherwise stated in the SIC.</w:t>
            </w:r>
          </w:p>
        </w:tc>
      </w:tr>
      <w:tr w14:paraId="41ADF1CC">
        <w:tblPrEx>
          <w:tblCellMar>
            <w:top w:w="0" w:type="dxa"/>
            <w:left w:w="108" w:type="dxa"/>
            <w:bottom w:w="0" w:type="dxa"/>
            <w:right w:w="108" w:type="dxa"/>
          </w:tblCellMar>
        </w:tblPrEx>
        <w:trPr>
          <w:gridBefore w:val="2"/>
          <w:wBefore w:w="18" w:type="dxa"/>
        </w:trPr>
        <w:tc>
          <w:tcPr>
            <w:tcW w:w="2142" w:type="dxa"/>
            <w:gridSpan w:val="3"/>
          </w:tcPr>
          <w:p w14:paraId="2F506BB5">
            <w:pPr>
              <w:spacing w:before="120" w:after="120"/>
              <w:rPr>
                <w:rFonts w:ascii="Times New Roman" w:hAnsi="Times New Roman" w:cs="Times New Roman"/>
                <w:lang w:eastAsia="zh-CN"/>
              </w:rPr>
            </w:pPr>
          </w:p>
        </w:tc>
        <w:tc>
          <w:tcPr>
            <w:tcW w:w="7317" w:type="dxa"/>
          </w:tcPr>
          <w:p w14:paraId="3B40D812">
            <w:pPr>
              <w:numPr>
                <w:ilvl w:val="0"/>
                <w:numId w:val="19"/>
              </w:numPr>
              <w:spacing w:before="120" w:after="120"/>
              <w:jc w:val="both"/>
              <w:rPr>
                <w:rFonts w:ascii="Times New Roman" w:hAnsi="Times New Roman" w:cs="Times New Roman"/>
                <w:lang w:val="en-GB"/>
              </w:rPr>
            </w:pPr>
            <w:r>
              <w:rPr>
                <w:rFonts w:ascii="Times New Roman" w:hAnsi="Times New Roman" w:cs="Times New Roman"/>
                <w:lang w:val="en-GB"/>
              </w:rPr>
              <w:t>The Consultant has the legal capacity to enter into the Contract.</w:t>
            </w:r>
          </w:p>
        </w:tc>
      </w:tr>
      <w:tr w14:paraId="08046736">
        <w:tblPrEx>
          <w:tblCellMar>
            <w:top w:w="0" w:type="dxa"/>
            <w:left w:w="108" w:type="dxa"/>
            <w:bottom w:w="0" w:type="dxa"/>
            <w:right w:w="108" w:type="dxa"/>
          </w:tblCellMar>
        </w:tblPrEx>
        <w:trPr>
          <w:gridBefore w:val="2"/>
          <w:wBefore w:w="18" w:type="dxa"/>
        </w:trPr>
        <w:tc>
          <w:tcPr>
            <w:tcW w:w="2142" w:type="dxa"/>
            <w:gridSpan w:val="3"/>
          </w:tcPr>
          <w:p w14:paraId="4921EEFC">
            <w:pPr>
              <w:spacing w:before="120" w:after="120"/>
              <w:rPr>
                <w:rFonts w:ascii="Times New Roman" w:hAnsi="Times New Roman" w:cs="Times New Roman"/>
                <w:lang w:eastAsia="zh-CN"/>
              </w:rPr>
            </w:pPr>
          </w:p>
        </w:tc>
        <w:tc>
          <w:tcPr>
            <w:tcW w:w="7317" w:type="dxa"/>
          </w:tcPr>
          <w:p w14:paraId="35DA0527">
            <w:pPr>
              <w:numPr>
                <w:ilvl w:val="0"/>
                <w:numId w:val="19"/>
              </w:numPr>
              <w:spacing w:before="120" w:after="120"/>
              <w:jc w:val="both"/>
              <w:rPr>
                <w:rFonts w:ascii="Times New Roman" w:hAnsi="Times New Roman" w:cs="Times New Roman"/>
                <w:lang w:val="en-GB"/>
              </w:rPr>
            </w:pPr>
            <w:r>
              <w:rPr>
                <w:rFonts w:ascii="Times New Roman" w:hAnsi="Times New Roman" w:cs="Times New Roman"/>
                <w:lang w:val="en-GB"/>
              </w:rPr>
              <w:t>The Consultant shall not be under a declaration of ineligibility for corrupt, fraudulent, collusive, coercive or obstructive practices in accordance with ITC Sub-Clause 3.2.</w:t>
            </w:r>
          </w:p>
        </w:tc>
      </w:tr>
      <w:tr w14:paraId="4FAB1F6A">
        <w:tblPrEx>
          <w:tblCellMar>
            <w:top w:w="0" w:type="dxa"/>
            <w:left w:w="108" w:type="dxa"/>
            <w:bottom w:w="0" w:type="dxa"/>
            <w:right w:w="108" w:type="dxa"/>
          </w:tblCellMar>
        </w:tblPrEx>
        <w:trPr>
          <w:gridBefore w:val="2"/>
          <w:wBefore w:w="18" w:type="dxa"/>
        </w:trPr>
        <w:tc>
          <w:tcPr>
            <w:tcW w:w="2142" w:type="dxa"/>
            <w:gridSpan w:val="3"/>
          </w:tcPr>
          <w:p w14:paraId="2BF84561">
            <w:pPr>
              <w:spacing w:before="120" w:after="120"/>
              <w:rPr>
                <w:rFonts w:ascii="Times New Roman" w:hAnsi="Times New Roman" w:cs="Times New Roman"/>
                <w:lang w:eastAsia="zh-CN"/>
              </w:rPr>
            </w:pPr>
          </w:p>
        </w:tc>
        <w:tc>
          <w:tcPr>
            <w:tcW w:w="7317" w:type="dxa"/>
          </w:tcPr>
          <w:p w14:paraId="6E8A6E01">
            <w:pPr>
              <w:numPr>
                <w:ilvl w:val="0"/>
                <w:numId w:val="19"/>
              </w:numPr>
              <w:spacing w:before="120" w:after="120"/>
              <w:jc w:val="both"/>
              <w:rPr>
                <w:rFonts w:ascii="Times New Roman" w:hAnsi="Times New Roman" w:cs="Times New Roman"/>
                <w:lang w:val="en-GB"/>
              </w:rPr>
            </w:pPr>
            <w:r>
              <w:rPr>
                <w:rFonts w:ascii="Times New Roman" w:hAnsi="Times New Roman" w:cs="Times New Roman"/>
                <w:lang w:val="en-GB"/>
              </w:rPr>
              <w:t>The Consultant has fulfilled its obligations to pay taxes, pension fund and ITF contributions under the relevant national laws or regulations.</w:t>
            </w:r>
          </w:p>
        </w:tc>
      </w:tr>
      <w:tr w14:paraId="55F36407">
        <w:tblPrEx>
          <w:tblCellMar>
            <w:top w:w="0" w:type="dxa"/>
            <w:left w:w="108" w:type="dxa"/>
            <w:bottom w:w="0" w:type="dxa"/>
            <w:right w:w="108" w:type="dxa"/>
          </w:tblCellMar>
        </w:tblPrEx>
        <w:trPr>
          <w:gridBefore w:val="2"/>
          <w:wBefore w:w="18" w:type="dxa"/>
        </w:trPr>
        <w:tc>
          <w:tcPr>
            <w:tcW w:w="2142" w:type="dxa"/>
            <w:gridSpan w:val="3"/>
          </w:tcPr>
          <w:p w14:paraId="72E0F381">
            <w:pPr>
              <w:spacing w:before="120" w:after="120"/>
              <w:rPr>
                <w:rFonts w:ascii="Times New Roman" w:hAnsi="Times New Roman" w:cs="Times New Roman"/>
                <w:lang w:eastAsia="zh-CN"/>
              </w:rPr>
            </w:pPr>
          </w:p>
        </w:tc>
        <w:tc>
          <w:tcPr>
            <w:tcW w:w="7317" w:type="dxa"/>
          </w:tcPr>
          <w:p w14:paraId="3AEA9F70">
            <w:pPr>
              <w:numPr>
                <w:ilvl w:val="0"/>
                <w:numId w:val="19"/>
              </w:numPr>
              <w:spacing w:before="120" w:after="120"/>
              <w:jc w:val="both"/>
              <w:rPr>
                <w:rFonts w:ascii="Times New Roman" w:hAnsi="Times New Roman" w:cs="Times New Roman"/>
                <w:lang w:val="en-GB"/>
              </w:rPr>
            </w:pPr>
            <w:r>
              <w:rPr>
                <w:rFonts w:ascii="Times New Roman" w:hAnsi="Times New Roman" w:cs="Times New Roman"/>
              </w:rPr>
              <w:t>Government officials and civil servants, including persons of autonomous bodies or corporations may be hired to work as individual consultant subject to the provisions of the Public Procurement Regulations and Procedures provided the person (a) is on leave of absence without pay; (b) is not being hired by the procuring entity he/she was working for immediately prior to going on leave; and (c) the hiring of him/her would not create any conflict of interest.</w:t>
            </w:r>
          </w:p>
        </w:tc>
      </w:tr>
      <w:tr w14:paraId="6B8E6B41">
        <w:tblPrEx>
          <w:tblCellMar>
            <w:top w:w="0" w:type="dxa"/>
            <w:left w:w="108" w:type="dxa"/>
            <w:bottom w:w="0" w:type="dxa"/>
            <w:right w:w="108" w:type="dxa"/>
          </w:tblCellMar>
        </w:tblPrEx>
        <w:trPr>
          <w:gridBefore w:val="2"/>
          <w:wBefore w:w="18" w:type="dxa"/>
        </w:trPr>
        <w:tc>
          <w:tcPr>
            <w:tcW w:w="2142" w:type="dxa"/>
            <w:gridSpan w:val="3"/>
          </w:tcPr>
          <w:p w14:paraId="7551404C">
            <w:pPr>
              <w:pStyle w:val="5"/>
              <w:numPr>
                <w:ilvl w:val="0"/>
                <w:numId w:val="15"/>
              </w:numPr>
              <w:spacing w:before="120" w:after="120"/>
              <w:rPr>
                <w:rFonts w:cs="Times New Roman"/>
                <w:bCs w:val="0"/>
                <w:sz w:val="22"/>
                <w:szCs w:val="22"/>
              </w:rPr>
            </w:pPr>
            <w:bookmarkStart w:id="128" w:name="_Toc79817592"/>
            <w:bookmarkStart w:id="129" w:name="_Toc79817688"/>
            <w:bookmarkStart w:id="130" w:name="_Toc506545746"/>
            <w:r>
              <w:rPr>
                <w:rFonts w:cs="Times New Roman"/>
                <w:bCs w:val="0"/>
                <w:sz w:val="22"/>
                <w:szCs w:val="22"/>
              </w:rPr>
              <w:t>Conflict of</w:t>
            </w:r>
            <w:r>
              <w:rPr>
                <w:rFonts w:cs="Times New Roman"/>
                <w:bCs w:val="0"/>
                <w:sz w:val="22"/>
                <w:szCs w:val="22"/>
              </w:rPr>
              <w:br w:type="textWrapping"/>
            </w:r>
            <w:r>
              <w:rPr>
                <w:rFonts w:cs="Times New Roman"/>
                <w:bCs w:val="0"/>
                <w:sz w:val="22"/>
                <w:szCs w:val="22"/>
              </w:rPr>
              <w:t>Interest</w:t>
            </w:r>
            <w:bookmarkEnd w:id="128"/>
            <w:bookmarkEnd w:id="129"/>
            <w:bookmarkEnd w:id="130"/>
          </w:p>
        </w:tc>
        <w:tc>
          <w:tcPr>
            <w:tcW w:w="7317" w:type="dxa"/>
          </w:tcPr>
          <w:p w14:paraId="491CA90E">
            <w:pPr>
              <w:numPr>
                <w:ilvl w:val="1"/>
                <w:numId w:val="20"/>
              </w:numPr>
              <w:spacing w:before="120" w:after="120"/>
              <w:jc w:val="both"/>
              <w:rPr>
                <w:rFonts w:ascii="Times New Roman" w:hAnsi="Times New Roman" w:cs="Times New Roman"/>
              </w:rPr>
            </w:pPr>
            <w:r>
              <w:rPr>
                <w:rFonts w:ascii="Times New Roman" w:hAnsi="Times New Roman" w:cs="Times New Roman"/>
              </w:rPr>
              <w:t>Government policy requires that the Consultant provide professional, objective, and impartial advice, and at all times hold the Executing Agency’s interests paramount, without any consideration for future work, and strictly avoid conflicts with other assignments or their own corporate interests. The Consultant shall not be hired for any assignment that would be in conflict with their prior or current obligations or that may place them in a position of not being able to carry out the assignment in the best interest of the Client.</w:t>
            </w:r>
          </w:p>
        </w:tc>
      </w:tr>
      <w:tr w14:paraId="0BE5EF8C">
        <w:tblPrEx>
          <w:tblCellMar>
            <w:top w:w="0" w:type="dxa"/>
            <w:left w:w="108" w:type="dxa"/>
            <w:bottom w:w="0" w:type="dxa"/>
            <w:right w:w="108" w:type="dxa"/>
          </w:tblCellMar>
        </w:tblPrEx>
        <w:trPr>
          <w:gridBefore w:val="2"/>
          <w:wBefore w:w="18" w:type="dxa"/>
        </w:trPr>
        <w:tc>
          <w:tcPr>
            <w:tcW w:w="2142" w:type="dxa"/>
            <w:gridSpan w:val="3"/>
          </w:tcPr>
          <w:p w14:paraId="51B58F67">
            <w:pPr>
              <w:spacing w:before="120" w:after="120"/>
              <w:rPr>
                <w:rFonts w:ascii="Times New Roman" w:hAnsi="Times New Roman" w:cs="Times New Roman"/>
              </w:rPr>
            </w:pPr>
          </w:p>
        </w:tc>
        <w:tc>
          <w:tcPr>
            <w:tcW w:w="7317" w:type="dxa"/>
          </w:tcPr>
          <w:p w14:paraId="3D4B46BF">
            <w:pPr>
              <w:numPr>
                <w:ilvl w:val="1"/>
                <w:numId w:val="20"/>
              </w:numPr>
              <w:spacing w:before="120" w:after="120"/>
              <w:jc w:val="both"/>
              <w:rPr>
                <w:rFonts w:ascii="Times New Roman" w:hAnsi="Times New Roman" w:cs="Times New Roman"/>
                <w:i/>
                <w:u w:val="single"/>
                <w:lang w:val="en-GB"/>
              </w:rPr>
            </w:pPr>
            <w:r>
              <w:rPr>
                <w:rFonts w:ascii="Times New Roman" w:hAnsi="Times New Roman" w:cs="Times New Roman"/>
                <w:lang w:val="en-GB"/>
              </w:rPr>
              <w:t>The Consultant has an obligation to disclose any situation of actual or potential conflict of interest that impacts on his capacity to serve the best interest of his Client, or that may reasonably be perceived as having this effect. Failure to disclose such situations may lead to the disqualification of the Consultant or the termination of its Contract.</w:t>
            </w:r>
          </w:p>
        </w:tc>
      </w:tr>
      <w:tr w14:paraId="6934D63D">
        <w:tblPrEx>
          <w:tblCellMar>
            <w:top w:w="0" w:type="dxa"/>
            <w:left w:w="108" w:type="dxa"/>
            <w:bottom w:w="0" w:type="dxa"/>
            <w:right w:w="108" w:type="dxa"/>
          </w:tblCellMar>
        </w:tblPrEx>
        <w:trPr>
          <w:gridBefore w:val="2"/>
          <w:wBefore w:w="18" w:type="dxa"/>
        </w:trPr>
        <w:tc>
          <w:tcPr>
            <w:tcW w:w="2142" w:type="dxa"/>
            <w:gridSpan w:val="3"/>
          </w:tcPr>
          <w:p w14:paraId="0F237F64">
            <w:pPr>
              <w:spacing w:before="120" w:after="120"/>
              <w:rPr>
                <w:rFonts w:ascii="Times New Roman" w:hAnsi="Times New Roman" w:cs="Times New Roman"/>
              </w:rPr>
            </w:pPr>
          </w:p>
        </w:tc>
        <w:tc>
          <w:tcPr>
            <w:tcW w:w="7317" w:type="dxa"/>
          </w:tcPr>
          <w:p w14:paraId="5FDAD546">
            <w:pPr>
              <w:numPr>
                <w:ilvl w:val="1"/>
                <w:numId w:val="20"/>
              </w:numPr>
              <w:spacing w:before="120" w:after="120"/>
              <w:jc w:val="both"/>
              <w:rPr>
                <w:rFonts w:ascii="Times New Roman" w:hAnsi="Times New Roman" w:cs="Times New Roman"/>
              </w:rPr>
            </w:pPr>
            <w:r>
              <w:rPr>
                <w:rFonts w:ascii="Times New Roman" w:hAnsi="Times New Roman" w:cs="Times New Roman"/>
                <w:lang w:val="en-GB"/>
              </w:rPr>
              <w:t>The Consultant that has a business or family relationship with a member of the Client’s staff may not be awarded a Contract, unless the conflict stemming from this relationship has been addressed adequately throughout the selection process and the execution of the Contract.</w:t>
            </w:r>
          </w:p>
        </w:tc>
      </w:tr>
      <w:tr w14:paraId="7EC4A050">
        <w:tblPrEx>
          <w:tblCellMar>
            <w:top w:w="0" w:type="dxa"/>
            <w:left w:w="108" w:type="dxa"/>
            <w:bottom w:w="0" w:type="dxa"/>
            <w:right w:w="108" w:type="dxa"/>
          </w:tblCellMar>
        </w:tblPrEx>
        <w:trPr>
          <w:gridBefore w:val="2"/>
          <w:wBefore w:w="18" w:type="dxa"/>
          <w:trHeight w:val="477" w:hRule="atLeast"/>
        </w:trPr>
        <w:tc>
          <w:tcPr>
            <w:tcW w:w="9459" w:type="dxa"/>
            <w:gridSpan w:val="4"/>
          </w:tcPr>
          <w:p w14:paraId="2B0BCD02">
            <w:pPr>
              <w:pStyle w:val="3"/>
              <w:spacing w:before="120" w:after="120"/>
              <w:ind w:left="878"/>
              <w:rPr>
                <w:rFonts w:ascii="Times New Roman" w:hAnsi="Times New Roman" w:cs="Times New Roman"/>
              </w:rPr>
            </w:pPr>
            <w:bookmarkStart w:id="131" w:name="_Toc37234051"/>
            <w:bookmarkStart w:id="132" w:name="_Toc37047280"/>
            <w:bookmarkStart w:id="133" w:name="_Toc438733970"/>
            <w:bookmarkStart w:id="134" w:name="_Toc438907010"/>
            <w:bookmarkStart w:id="135" w:name="_Toc438907209"/>
            <w:bookmarkStart w:id="136" w:name="_Toc79817593"/>
            <w:bookmarkStart w:id="137" w:name="_Toc438438826"/>
            <w:bookmarkStart w:id="138" w:name="_Toc79817689"/>
            <w:bookmarkStart w:id="139" w:name="_Toc506545747"/>
            <w:bookmarkStart w:id="140" w:name="_Toc438532574"/>
            <w:r>
              <w:rPr>
                <w:rFonts w:ascii="Times New Roman" w:hAnsi="Times New Roman" w:cs="Times New Roman"/>
              </w:rPr>
              <w:t>B.</w:t>
            </w:r>
            <w:r>
              <w:rPr>
                <w:rFonts w:ascii="Times New Roman" w:hAnsi="Times New Roman" w:cs="Times New Roman"/>
              </w:rPr>
              <w:tab/>
            </w:r>
            <w:bookmarkEnd w:id="131"/>
            <w:bookmarkEnd w:id="132"/>
            <w:r>
              <w:rPr>
                <w:rFonts w:ascii="Times New Roman" w:hAnsi="Times New Roman" w:cs="Times New Roman"/>
              </w:rPr>
              <w:t>Request for Proposal</w:t>
            </w:r>
            <w:bookmarkEnd w:id="133"/>
            <w:bookmarkEnd w:id="134"/>
            <w:bookmarkEnd w:id="135"/>
            <w:bookmarkEnd w:id="136"/>
            <w:bookmarkEnd w:id="137"/>
            <w:bookmarkEnd w:id="138"/>
            <w:bookmarkEnd w:id="139"/>
            <w:bookmarkEnd w:id="140"/>
          </w:p>
        </w:tc>
      </w:tr>
      <w:tr w14:paraId="0A5F7099">
        <w:tblPrEx>
          <w:tblCellMar>
            <w:top w:w="0" w:type="dxa"/>
            <w:left w:w="108" w:type="dxa"/>
            <w:bottom w:w="0" w:type="dxa"/>
            <w:right w:w="108" w:type="dxa"/>
          </w:tblCellMar>
        </w:tblPrEx>
        <w:trPr>
          <w:gridBefore w:val="2"/>
          <w:wBefore w:w="18" w:type="dxa"/>
        </w:trPr>
        <w:tc>
          <w:tcPr>
            <w:tcW w:w="2142" w:type="dxa"/>
            <w:gridSpan w:val="3"/>
          </w:tcPr>
          <w:p w14:paraId="58470E0E">
            <w:pPr>
              <w:pStyle w:val="5"/>
              <w:numPr>
                <w:ilvl w:val="0"/>
                <w:numId w:val="21"/>
              </w:numPr>
              <w:rPr>
                <w:rFonts w:cs="Times New Roman"/>
                <w:sz w:val="22"/>
                <w:szCs w:val="22"/>
              </w:rPr>
            </w:pPr>
            <w:bookmarkStart w:id="141" w:name="_Toc506545748"/>
            <w:r>
              <w:rPr>
                <w:rFonts w:cs="Times New Roman"/>
                <w:sz w:val="22"/>
                <w:szCs w:val="22"/>
              </w:rPr>
              <w:t>Proposal: Sections</w:t>
            </w:r>
            <w:bookmarkEnd w:id="141"/>
          </w:p>
        </w:tc>
        <w:tc>
          <w:tcPr>
            <w:tcW w:w="7317" w:type="dxa"/>
          </w:tcPr>
          <w:p w14:paraId="38F305A1">
            <w:pPr>
              <w:pStyle w:val="79"/>
              <w:numPr>
                <w:ilvl w:val="0"/>
                <w:numId w:val="22"/>
              </w:numPr>
              <w:tabs>
                <w:tab w:val="clear" w:pos="504"/>
              </w:tabs>
              <w:spacing w:before="60" w:after="60"/>
              <w:ind w:left="672" w:hanging="672"/>
              <w:jc w:val="both"/>
              <w:rPr>
                <w:rFonts w:ascii="Times New Roman" w:hAnsi="Times New Roman" w:cs="Times New Roman"/>
                <w:b w:val="0"/>
                <w:bCs/>
              </w:rPr>
            </w:pPr>
            <w:r>
              <w:rPr>
                <w:rFonts w:ascii="Times New Roman" w:hAnsi="Times New Roman" w:cs="Times New Roman"/>
                <w:b w:val="0"/>
                <w:bCs/>
              </w:rPr>
              <w:t>The sections comprising the RFP are listed below:</w:t>
            </w:r>
          </w:p>
          <w:p w14:paraId="5E2BC375">
            <w:pPr>
              <w:pStyle w:val="79"/>
              <w:spacing w:before="60" w:after="60"/>
              <w:ind w:left="612"/>
              <w:jc w:val="both"/>
              <w:rPr>
                <w:rFonts w:ascii="Times New Roman" w:hAnsi="Times New Roman" w:cs="Times New Roman"/>
                <w:b w:val="0"/>
                <w:bCs/>
              </w:rPr>
            </w:pPr>
            <w:r>
              <w:rPr>
                <w:rFonts w:ascii="Times New Roman" w:hAnsi="Times New Roman" w:cs="Times New Roman"/>
                <w:b w:val="0"/>
                <w:bCs/>
              </w:rPr>
              <w:t>Section 1:</w:t>
            </w:r>
            <w:r>
              <w:rPr>
                <w:rFonts w:ascii="Times New Roman" w:hAnsi="Times New Roman" w:cs="Times New Roman"/>
                <w:b w:val="0"/>
                <w:bCs/>
              </w:rPr>
              <w:tab/>
            </w:r>
            <w:r>
              <w:rPr>
                <w:rFonts w:ascii="Times New Roman" w:hAnsi="Times New Roman" w:cs="Times New Roman"/>
                <w:b w:val="0"/>
                <w:bCs/>
              </w:rPr>
              <w:t>Instructions to Consultants (ITC)</w:t>
            </w:r>
          </w:p>
          <w:p w14:paraId="4FF654C4">
            <w:pPr>
              <w:spacing w:before="60" w:after="60"/>
              <w:ind w:left="612"/>
              <w:jc w:val="both"/>
              <w:rPr>
                <w:rFonts w:ascii="Times New Roman" w:hAnsi="Times New Roman" w:cs="Times New Roman"/>
              </w:rPr>
            </w:pPr>
            <w:r>
              <w:rPr>
                <w:rFonts w:ascii="Times New Roman" w:hAnsi="Times New Roman" w:cs="Times New Roman"/>
              </w:rPr>
              <w:t>Section 2:</w:t>
            </w:r>
            <w:r>
              <w:rPr>
                <w:rFonts w:ascii="Times New Roman" w:hAnsi="Times New Roman" w:cs="Times New Roman"/>
              </w:rPr>
              <w:tab/>
            </w:r>
            <w:r>
              <w:rPr>
                <w:rFonts w:ascii="Times New Roman" w:hAnsi="Times New Roman" w:cs="Times New Roman"/>
              </w:rPr>
              <w:t xml:space="preserve">Special Instructions to Consultants (SIC) </w:t>
            </w:r>
          </w:p>
          <w:p w14:paraId="381EC74F">
            <w:pPr>
              <w:spacing w:before="60" w:after="60"/>
              <w:ind w:left="612"/>
              <w:jc w:val="both"/>
              <w:rPr>
                <w:rFonts w:ascii="Times New Roman" w:hAnsi="Times New Roman" w:cs="Times New Roman"/>
              </w:rPr>
            </w:pPr>
            <w:r>
              <w:rPr>
                <w:rFonts w:ascii="Times New Roman" w:hAnsi="Times New Roman" w:cs="Times New Roman"/>
              </w:rPr>
              <w:t>Section 3:</w:t>
            </w:r>
            <w:r>
              <w:rPr>
                <w:rFonts w:ascii="Times New Roman" w:hAnsi="Times New Roman" w:cs="Times New Roman"/>
              </w:rPr>
              <w:tab/>
            </w:r>
            <w:r>
              <w:rPr>
                <w:rFonts w:ascii="Times New Roman" w:hAnsi="Times New Roman" w:cs="Times New Roman"/>
              </w:rPr>
              <w:t>Terms of Reference (TOR)</w:t>
            </w:r>
          </w:p>
          <w:p w14:paraId="0FD0EEF4">
            <w:pPr>
              <w:spacing w:before="60" w:after="60"/>
              <w:ind w:left="612"/>
              <w:jc w:val="both"/>
              <w:rPr>
                <w:rFonts w:ascii="Times New Roman" w:hAnsi="Times New Roman" w:cs="Times New Roman"/>
              </w:rPr>
            </w:pPr>
            <w:r>
              <w:rPr>
                <w:rFonts w:ascii="Times New Roman" w:hAnsi="Times New Roman" w:cs="Times New Roman"/>
              </w:rPr>
              <w:t>Section 4:</w:t>
            </w:r>
            <w:r>
              <w:rPr>
                <w:rFonts w:ascii="Times New Roman" w:hAnsi="Times New Roman" w:cs="Times New Roman"/>
              </w:rPr>
              <w:tab/>
            </w:r>
            <w:r>
              <w:rPr>
                <w:rFonts w:ascii="Times New Roman" w:hAnsi="Times New Roman" w:cs="Times New Roman"/>
              </w:rPr>
              <w:t xml:space="preserve">Proposal Forms </w:t>
            </w:r>
          </w:p>
          <w:p w14:paraId="5D6BC488">
            <w:pPr>
              <w:spacing w:before="60" w:after="60"/>
              <w:ind w:left="612"/>
              <w:jc w:val="both"/>
              <w:rPr>
                <w:rFonts w:ascii="Times New Roman" w:hAnsi="Times New Roman" w:cs="Times New Roman"/>
              </w:rPr>
            </w:pPr>
            <w:r>
              <w:rPr>
                <w:rFonts w:ascii="Times New Roman" w:hAnsi="Times New Roman" w:cs="Times New Roman"/>
              </w:rPr>
              <w:t>Section 5:</w:t>
            </w:r>
            <w:r>
              <w:rPr>
                <w:rFonts w:ascii="Times New Roman" w:hAnsi="Times New Roman" w:cs="Times New Roman"/>
              </w:rPr>
              <w:tab/>
            </w:r>
            <w:r>
              <w:rPr>
                <w:rFonts w:ascii="Times New Roman" w:hAnsi="Times New Roman" w:cs="Times New Roman"/>
              </w:rPr>
              <w:t>Contract Forms.</w:t>
            </w:r>
          </w:p>
        </w:tc>
      </w:tr>
      <w:tr w14:paraId="793E437A">
        <w:tblPrEx>
          <w:tblCellMar>
            <w:top w:w="0" w:type="dxa"/>
            <w:left w:w="108" w:type="dxa"/>
            <w:bottom w:w="0" w:type="dxa"/>
            <w:right w:w="108" w:type="dxa"/>
          </w:tblCellMar>
        </w:tblPrEx>
        <w:trPr>
          <w:gridBefore w:val="2"/>
          <w:wBefore w:w="18" w:type="dxa"/>
        </w:trPr>
        <w:tc>
          <w:tcPr>
            <w:tcW w:w="2142" w:type="dxa"/>
            <w:gridSpan w:val="3"/>
          </w:tcPr>
          <w:p w14:paraId="0A6F533C">
            <w:pPr>
              <w:pStyle w:val="5"/>
              <w:rPr>
                <w:rFonts w:cs="Times New Roman"/>
              </w:rPr>
            </w:pPr>
          </w:p>
        </w:tc>
        <w:tc>
          <w:tcPr>
            <w:tcW w:w="7317" w:type="dxa"/>
          </w:tcPr>
          <w:p w14:paraId="6BD8DA5E">
            <w:pPr>
              <w:pStyle w:val="79"/>
              <w:numPr>
                <w:ilvl w:val="0"/>
                <w:numId w:val="22"/>
              </w:numPr>
              <w:tabs>
                <w:tab w:val="clear" w:pos="504"/>
              </w:tabs>
              <w:spacing w:before="60" w:after="60"/>
              <w:ind w:left="672" w:hanging="672"/>
              <w:jc w:val="both"/>
              <w:rPr>
                <w:rFonts w:ascii="Times New Roman" w:hAnsi="Times New Roman" w:cs="Times New Roman"/>
                <w:b w:val="0"/>
                <w:bCs/>
              </w:rPr>
            </w:pPr>
            <w:r>
              <w:rPr>
                <w:rFonts w:ascii="Times New Roman" w:hAnsi="Times New Roman" w:cs="Times New Roman"/>
                <w:b w:val="0"/>
                <w:bCs/>
              </w:rPr>
              <w:t>The Consultant is expected to examine all instructions, forms, terms, and provisions in the RFP. Failure to furnish all information or documentation required by the RFP may result in the rejection of the Proposal.</w:t>
            </w:r>
          </w:p>
        </w:tc>
      </w:tr>
      <w:tr w14:paraId="3D484BD5">
        <w:tblPrEx>
          <w:tblCellMar>
            <w:top w:w="0" w:type="dxa"/>
            <w:left w:w="108" w:type="dxa"/>
            <w:bottom w:w="0" w:type="dxa"/>
            <w:right w:w="108" w:type="dxa"/>
          </w:tblCellMar>
        </w:tblPrEx>
        <w:trPr>
          <w:gridBefore w:val="2"/>
          <w:wBefore w:w="18" w:type="dxa"/>
        </w:trPr>
        <w:tc>
          <w:tcPr>
            <w:tcW w:w="2142" w:type="dxa"/>
            <w:gridSpan w:val="3"/>
          </w:tcPr>
          <w:p w14:paraId="64AF9EEC">
            <w:pPr>
              <w:pStyle w:val="5"/>
              <w:numPr>
                <w:ilvl w:val="0"/>
                <w:numId w:val="21"/>
              </w:numPr>
              <w:rPr>
                <w:rFonts w:cs="Times New Roman"/>
                <w:sz w:val="22"/>
              </w:rPr>
            </w:pPr>
            <w:bookmarkStart w:id="142" w:name="_Toc79817594"/>
            <w:bookmarkStart w:id="143" w:name="_Toc79817690"/>
            <w:bookmarkStart w:id="144" w:name="_Toc506545749"/>
            <w:bookmarkStart w:id="145" w:name="_Toc438907210"/>
            <w:bookmarkStart w:id="146" w:name="_Toc37234052"/>
            <w:bookmarkStart w:id="147" w:name="_Toc37047281"/>
            <w:bookmarkStart w:id="148" w:name="_Toc438733971"/>
            <w:bookmarkStart w:id="149" w:name="_Toc438438827"/>
            <w:bookmarkStart w:id="150" w:name="_Toc438532575"/>
            <w:bookmarkStart w:id="151" w:name="_Toc438907011"/>
            <w:r>
              <w:rPr>
                <w:rFonts w:cs="Times New Roman"/>
                <w:sz w:val="22"/>
              </w:rPr>
              <w:t>Proposal: Clarification</w:t>
            </w:r>
            <w:bookmarkEnd w:id="142"/>
            <w:bookmarkEnd w:id="143"/>
            <w:bookmarkEnd w:id="144"/>
            <w:r>
              <w:rPr>
                <w:rFonts w:cs="Times New Roman"/>
                <w:sz w:val="22"/>
              </w:rPr>
              <w:t xml:space="preserve"> </w:t>
            </w:r>
            <w:bookmarkEnd w:id="145"/>
            <w:bookmarkEnd w:id="146"/>
            <w:bookmarkEnd w:id="147"/>
            <w:bookmarkEnd w:id="148"/>
            <w:bookmarkEnd w:id="149"/>
            <w:bookmarkEnd w:id="150"/>
            <w:bookmarkEnd w:id="151"/>
          </w:p>
        </w:tc>
        <w:tc>
          <w:tcPr>
            <w:tcW w:w="7317" w:type="dxa"/>
          </w:tcPr>
          <w:p w14:paraId="4070AA76">
            <w:pPr>
              <w:numPr>
                <w:ilvl w:val="1"/>
                <w:numId w:val="23"/>
              </w:numPr>
              <w:tabs>
                <w:tab w:val="clear" w:pos="504"/>
              </w:tabs>
              <w:spacing w:before="120" w:after="120"/>
              <w:ind w:left="672" w:hanging="672"/>
              <w:jc w:val="both"/>
              <w:rPr>
                <w:rFonts w:ascii="Times New Roman" w:hAnsi="Times New Roman" w:cs="Times New Roman"/>
              </w:rPr>
            </w:pPr>
            <w:r>
              <w:rPr>
                <w:rFonts w:ascii="Times New Roman" w:hAnsi="Times New Roman" w:cs="Times New Roman"/>
              </w:rPr>
              <w:t>The Client shall respond in writing to any request for clarification, provided that such request is received from the Consultant no later than ten (10) working days prior to the deadline for submission of Proposals. The address for clarification requests is stated in the SIC.</w:t>
            </w:r>
          </w:p>
        </w:tc>
      </w:tr>
      <w:tr w14:paraId="439BCC2D">
        <w:tblPrEx>
          <w:tblCellMar>
            <w:top w:w="0" w:type="dxa"/>
            <w:left w:w="108" w:type="dxa"/>
            <w:bottom w:w="0" w:type="dxa"/>
            <w:right w:w="108" w:type="dxa"/>
          </w:tblCellMar>
        </w:tblPrEx>
        <w:trPr>
          <w:gridBefore w:val="2"/>
          <w:wBefore w:w="18" w:type="dxa"/>
        </w:trPr>
        <w:tc>
          <w:tcPr>
            <w:tcW w:w="2142" w:type="dxa"/>
            <w:gridSpan w:val="3"/>
          </w:tcPr>
          <w:p w14:paraId="1991F17D">
            <w:pPr>
              <w:pStyle w:val="5"/>
              <w:numPr>
                <w:ilvl w:val="0"/>
                <w:numId w:val="21"/>
              </w:numPr>
              <w:rPr>
                <w:rFonts w:cs="Times New Roman"/>
                <w:sz w:val="22"/>
              </w:rPr>
            </w:pPr>
            <w:bookmarkStart w:id="152" w:name="_Toc506545750"/>
            <w:bookmarkStart w:id="153" w:name="_Toc79817595"/>
            <w:bookmarkStart w:id="154" w:name="_Toc79817691"/>
            <w:bookmarkStart w:id="155" w:name="_Toc438438828"/>
            <w:bookmarkStart w:id="156" w:name="_Toc438532576"/>
            <w:bookmarkStart w:id="157" w:name="_Toc37047282"/>
            <w:bookmarkStart w:id="158" w:name="_Toc438733972"/>
            <w:bookmarkStart w:id="159" w:name="_Toc438907211"/>
            <w:bookmarkStart w:id="160" w:name="_Toc37234053"/>
            <w:bookmarkStart w:id="161" w:name="_Toc438907012"/>
            <w:r>
              <w:rPr>
                <w:rFonts w:cs="Times New Roman"/>
                <w:sz w:val="22"/>
              </w:rPr>
              <w:t>Proposal: Amendment</w:t>
            </w:r>
            <w:bookmarkEnd w:id="152"/>
            <w:bookmarkEnd w:id="153"/>
            <w:bookmarkEnd w:id="154"/>
            <w:r>
              <w:rPr>
                <w:rFonts w:cs="Times New Roman"/>
                <w:sz w:val="22"/>
              </w:rPr>
              <w:t xml:space="preserve"> </w:t>
            </w:r>
            <w:bookmarkEnd w:id="155"/>
            <w:bookmarkEnd w:id="156"/>
            <w:bookmarkEnd w:id="157"/>
            <w:bookmarkEnd w:id="158"/>
            <w:bookmarkEnd w:id="159"/>
            <w:bookmarkEnd w:id="160"/>
            <w:bookmarkEnd w:id="161"/>
          </w:p>
        </w:tc>
        <w:tc>
          <w:tcPr>
            <w:tcW w:w="7317" w:type="dxa"/>
          </w:tcPr>
          <w:p w14:paraId="0EEA0A5A">
            <w:pPr>
              <w:pStyle w:val="79"/>
              <w:numPr>
                <w:ilvl w:val="0"/>
                <w:numId w:val="24"/>
              </w:numPr>
              <w:jc w:val="both"/>
              <w:rPr>
                <w:rFonts w:ascii="Times New Roman" w:hAnsi="Times New Roman" w:cs="Times New Roman"/>
                <w:b w:val="0"/>
                <w:szCs w:val="22"/>
              </w:rPr>
            </w:pPr>
            <w:r>
              <w:rPr>
                <w:rFonts w:ascii="Times New Roman" w:hAnsi="Times New Roman" w:cs="Times New Roman"/>
                <w:b w:val="0"/>
                <w:bCs/>
                <w:szCs w:val="22"/>
              </w:rPr>
              <w:t>At any time prior to the deadline for submission of Proposals, the Client may, on its own initiative or in response to an enquiry by a Consultant, amend the RFP by issuing an amendment, and may, at its discretion, extend the deadline for the submission of Proposals.</w:t>
            </w:r>
          </w:p>
        </w:tc>
      </w:tr>
      <w:tr w14:paraId="2A29F62B">
        <w:tblPrEx>
          <w:tblCellMar>
            <w:top w:w="0" w:type="dxa"/>
            <w:left w:w="108" w:type="dxa"/>
            <w:bottom w:w="0" w:type="dxa"/>
            <w:right w:w="108" w:type="dxa"/>
          </w:tblCellMar>
        </w:tblPrEx>
        <w:trPr>
          <w:gridBefore w:val="2"/>
          <w:wBefore w:w="18" w:type="dxa"/>
        </w:trPr>
        <w:tc>
          <w:tcPr>
            <w:tcW w:w="9459" w:type="dxa"/>
            <w:gridSpan w:val="4"/>
          </w:tcPr>
          <w:p w14:paraId="4AF4BE00">
            <w:pPr>
              <w:pStyle w:val="3"/>
              <w:spacing w:before="120" w:after="120"/>
              <w:ind w:left="878"/>
              <w:rPr>
                <w:rFonts w:ascii="Times New Roman" w:hAnsi="Times New Roman" w:cs="Times New Roman"/>
                <w:sz w:val="22"/>
              </w:rPr>
            </w:pPr>
            <w:bookmarkStart w:id="162" w:name="_Toc506545751"/>
            <w:bookmarkStart w:id="163" w:name="_Toc79817596"/>
            <w:bookmarkStart w:id="164" w:name="_Toc79817692"/>
            <w:r>
              <w:rPr>
                <w:rFonts w:ascii="Times New Roman" w:hAnsi="Times New Roman" w:cs="Times New Roman"/>
              </w:rPr>
              <w:t>C.</w:t>
            </w:r>
            <w:r>
              <w:rPr>
                <w:rFonts w:ascii="Times New Roman" w:hAnsi="Times New Roman" w:cs="Times New Roman"/>
              </w:rPr>
              <w:tab/>
            </w:r>
            <w:r>
              <w:rPr>
                <w:rFonts w:ascii="Times New Roman" w:hAnsi="Times New Roman" w:cs="Times New Roman"/>
              </w:rPr>
              <w:t>Proposal Preparation</w:t>
            </w:r>
            <w:bookmarkEnd w:id="162"/>
            <w:bookmarkEnd w:id="163"/>
            <w:bookmarkEnd w:id="164"/>
          </w:p>
        </w:tc>
      </w:tr>
      <w:tr w14:paraId="48E8EF39">
        <w:tblPrEx>
          <w:tblCellMar>
            <w:top w:w="0" w:type="dxa"/>
            <w:left w:w="108" w:type="dxa"/>
            <w:bottom w:w="0" w:type="dxa"/>
            <w:right w:w="108" w:type="dxa"/>
          </w:tblCellMar>
        </w:tblPrEx>
        <w:trPr>
          <w:gridBefore w:val="2"/>
          <w:wBefore w:w="18" w:type="dxa"/>
        </w:trPr>
        <w:tc>
          <w:tcPr>
            <w:tcW w:w="2142" w:type="dxa"/>
            <w:gridSpan w:val="3"/>
          </w:tcPr>
          <w:p w14:paraId="26D5A63D">
            <w:pPr>
              <w:pStyle w:val="5"/>
              <w:numPr>
                <w:ilvl w:val="2"/>
                <w:numId w:val="23"/>
              </w:numPr>
              <w:spacing w:before="120" w:after="120"/>
              <w:rPr>
                <w:rFonts w:cs="Times New Roman"/>
                <w:bCs w:val="0"/>
                <w:sz w:val="22"/>
                <w:szCs w:val="22"/>
              </w:rPr>
            </w:pPr>
            <w:bookmarkStart w:id="165" w:name="_Toc79817597"/>
            <w:bookmarkStart w:id="166" w:name="_Toc79817693"/>
            <w:bookmarkStart w:id="167" w:name="_Toc506545752"/>
            <w:r>
              <w:rPr>
                <w:rFonts w:cs="Times New Roman"/>
                <w:bCs w:val="0"/>
                <w:sz w:val="22"/>
                <w:szCs w:val="22"/>
              </w:rPr>
              <w:t>Proposal Language</w:t>
            </w:r>
            <w:bookmarkEnd w:id="165"/>
            <w:bookmarkEnd w:id="166"/>
            <w:bookmarkEnd w:id="167"/>
          </w:p>
        </w:tc>
        <w:tc>
          <w:tcPr>
            <w:tcW w:w="7317" w:type="dxa"/>
          </w:tcPr>
          <w:p w14:paraId="6D574B19">
            <w:pPr>
              <w:pStyle w:val="79"/>
              <w:numPr>
                <w:ilvl w:val="0"/>
                <w:numId w:val="25"/>
              </w:numPr>
              <w:jc w:val="both"/>
              <w:rPr>
                <w:rFonts w:ascii="Times New Roman" w:hAnsi="Times New Roman" w:cs="Times New Roman"/>
                <w:b w:val="0"/>
                <w:szCs w:val="22"/>
              </w:rPr>
            </w:pPr>
            <w:r>
              <w:rPr>
                <w:rFonts w:ascii="Times New Roman" w:hAnsi="Times New Roman" w:cs="Times New Roman"/>
                <w:b w:val="0"/>
                <w:szCs w:val="22"/>
              </w:rPr>
              <w:t>The Proposal, as well as all correspondences and documents relating to the Proposal shall be written in the English language unless specified otherwise in the SIC.</w:t>
            </w:r>
          </w:p>
        </w:tc>
      </w:tr>
      <w:tr w14:paraId="1130160E">
        <w:tblPrEx>
          <w:tblCellMar>
            <w:top w:w="0" w:type="dxa"/>
            <w:left w:w="108" w:type="dxa"/>
            <w:bottom w:w="0" w:type="dxa"/>
            <w:right w:w="108" w:type="dxa"/>
          </w:tblCellMar>
        </w:tblPrEx>
        <w:trPr>
          <w:gridBefore w:val="2"/>
          <w:wBefore w:w="18" w:type="dxa"/>
        </w:trPr>
        <w:tc>
          <w:tcPr>
            <w:tcW w:w="2142" w:type="dxa"/>
            <w:gridSpan w:val="3"/>
          </w:tcPr>
          <w:p w14:paraId="2B2E4256">
            <w:pPr>
              <w:pStyle w:val="5"/>
              <w:numPr>
                <w:ilvl w:val="2"/>
                <w:numId w:val="23"/>
              </w:numPr>
              <w:spacing w:before="120" w:after="120"/>
              <w:rPr>
                <w:rFonts w:cs="Times New Roman"/>
                <w:bCs w:val="0"/>
                <w:sz w:val="22"/>
                <w:szCs w:val="22"/>
              </w:rPr>
            </w:pPr>
            <w:bookmarkStart w:id="168" w:name="_Toc79817598"/>
            <w:bookmarkStart w:id="169" w:name="_Toc79817694"/>
            <w:bookmarkStart w:id="170" w:name="_Toc506545753"/>
            <w:r>
              <w:rPr>
                <w:rFonts w:cs="Times New Roman"/>
                <w:bCs w:val="0"/>
                <w:sz w:val="22"/>
                <w:szCs w:val="22"/>
              </w:rPr>
              <w:t>Proposal Preparation</w:t>
            </w:r>
            <w:bookmarkEnd w:id="168"/>
            <w:bookmarkEnd w:id="169"/>
            <w:bookmarkEnd w:id="170"/>
          </w:p>
        </w:tc>
        <w:tc>
          <w:tcPr>
            <w:tcW w:w="7317" w:type="dxa"/>
          </w:tcPr>
          <w:p w14:paraId="28B3B4E9">
            <w:pPr>
              <w:pStyle w:val="79"/>
              <w:numPr>
                <w:ilvl w:val="0"/>
                <w:numId w:val="26"/>
              </w:numPr>
              <w:tabs>
                <w:tab w:val="left" w:pos="703"/>
              </w:tabs>
              <w:jc w:val="both"/>
              <w:rPr>
                <w:rFonts w:ascii="Times New Roman" w:hAnsi="Times New Roman" w:cs="Times New Roman"/>
                <w:b w:val="0"/>
                <w:szCs w:val="22"/>
              </w:rPr>
            </w:pPr>
            <w:r>
              <w:rPr>
                <w:rFonts w:ascii="Times New Roman" w:hAnsi="Times New Roman" w:cs="Times New Roman"/>
                <w:b w:val="0"/>
                <w:szCs w:val="22"/>
              </w:rPr>
              <w:t>The Consultant shall examine in detail the documents comprising the TOR, and prepare the Proposal using the forms furnished in Section 4: Proposal Forms.</w:t>
            </w:r>
          </w:p>
        </w:tc>
      </w:tr>
      <w:tr w14:paraId="00F69EB6">
        <w:tblPrEx>
          <w:tblCellMar>
            <w:top w:w="0" w:type="dxa"/>
            <w:left w:w="108" w:type="dxa"/>
            <w:bottom w:w="0" w:type="dxa"/>
            <w:right w:w="108" w:type="dxa"/>
          </w:tblCellMar>
        </w:tblPrEx>
        <w:trPr>
          <w:gridBefore w:val="2"/>
          <w:wBefore w:w="18" w:type="dxa"/>
        </w:trPr>
        <w:tc>
          <w:tcPr>
            <w:tcW w:w="2142" w:type="dxa"/>
            <w:gridSpan w:val="3"/>
          </w:tcPr>
          <w:p w14:paraId="7CCACE88">
            <w:pPr>
              <w:pStyle w:val="5"/>
              <w:numPr>
                <w:ilvl w:val="2"/>
                <w:numId w:val="23"/>
              </w:numPr>
              <w:spacing w:before="120" w:after="120"/>
              <w:rPr>
                <w:rFonts w:cs="Times New Roman"/>
                <w:bCs w:val="0"/>
                <w:sz w:val="22"/>
                <w:szCs w:val="22"/>
              </w:rPr>
            </w:pPr>
            <w:bookmarkStart w:id="171" w:name="_Toc506545754"/>
            <w:bookmarkStart w:id="172" w:name="_Toc79817599"/>
            <w:bookmarkStart w:id="173" w:name="_Toc79817695"/>
            <w:r>
              <w:rPr>
                <w:rFonts w:cs="Times New Roman"/>
                <w:bCs w:val="0"/>
                <w:sz w:val="22"/>
                <w:szCs w:val="22"/>
              </w:rPr>
              <w:t>Client Inputs</w:t>
            </w:r>
            <w:bookmarkEnd w:id="171"/>
            <w:bookmarkEnd w:id="172"/>
            <w:bookmarkEnd w:id="173"/>
          </w:p>
        </w:tc>
        <w:tc>
          <w:tcPr>
            <w:tcW w:w="7317" w:type="dxa"/>
          </w:tcPr>
          <w:p w14:paraId="0B622122">
            <w:pPr>
              <w:pStyle w:val="34"/>
              <w:spacing w:before="120" w:after="120"/>
              <w:jc w:val="both"/>
              <w:rPr>
                <w:rFonts w:ascii="Times New Roman" w:hAnsi="Times New Roman" w:cs="Times New Roman"/>
                <w:lang w:val="en-GB"/>
              </w:rPr>
            </w:pPr>
            <w:r>
              <w:rPr>
                <w:rFonts w:ascii="Times New Roman" w:hAnsi="Times New Roman" w:cs="Times New Roman"/>
                <w:lang w:val="en-GB"/>
              </w:rPr>
              <w:t>11.1</w:t>
            </w:r>
            <w:r>
              <w:rPr>
                <w:rFonts w:ascii="Times New Roman" w:hAnsi="Times New Roman" w:cs="Times New Roman"/>
                <w:lang w:val="en-GB"/>
              </w:rPr>
              <w:tab/>
            </w:r>
            <w:r>
              <w:rPr>
                <w:rFonts w:ascii="Times New Roman" w:hAnsi="Times New Roman" w:cs="Times New Roman"/>
                <w:lang w:val="en-GB"/>
              </w:rPr>
              <w:t xml:space="preserve">     In preparing the Proposal the Consultant may assume that the Client       will: </w:t>
            </w:r>
          </w:p>
          <w:p w14:paraId="4E9DD437">
            <w:pPr>
              <w:pStyle w:val="34"/>
              <w:numPr>
                <w:ilvl w:val="0"/>
                <w:numId w:val="27"/>
              </w:numPr>
              <w:spacing w:before="120" w:after="120"/>
              <w:jc w:val="both"/>
              <w:rPr>
                <w:rFonts w:ascii="Times New Roman" w:hAnsi="Times New Roman" w:cs="Times New Roman"/>
                <w:lang w:val="en-GB"/>
              </w:rPr>
            </w:pPr>
            <w:r>
              <w:rPr>
                <w:rFonts w:ascii="Times New Roman" w:hAnsi="Times New Roman" w:cs="Times New Roman"/>
                <w:lang w:val="en-GB"/>
              </w:rPr>
              <w:t xml:space="preserve">provide at no cost to the Consultant the inputs and facilities specified in the </w:t>
            </w:r>
            <w:r>
              <w:rPr>
                <w:rFonts w:ascii="Times New Roman" w:hAnsi="Times New Roman" w:cs="Times New Roman"/>
              </w:rPr>
              <w:t>SIC</w:t>
            </w:r>
            <w:r>
              <w:rPr>
                <w:rFonts w:ascii="Times New Roman" w:hAnsi="Times New Roman" w:cs="Times New Roman"/>
                <w:lang w:val="en-GB"/>
              </w:rPr>
              <w:t>; and</w:t>
            </w:r>
          </w:p>
          <w:p w14:paraId="17E32B08">
            <w:pPr>
              <w:pStyle w:val="34"/>
              <w:numPr>
                <w:ilvl w:val="0"/>
                <w:numId w:val="27"/>
              </w:numPr>
              <w:spacing w:before="120" w:after="120"/>
              <w:jc w:val="both"/>
              <w:rPr>
                <w:rFonts w:ascii="Times New Roman" w:hAnsi="Times New Roman" w:cs="Times New Roman"/>
                <w:lang w:val="en-GB"/>
              </w:rPr>
            </w:pPr>
            <w:r>
              <w:rPr>
                <w:rFonts w:ascii="Times New Roman" w:hAnsi="Times New Roman" w:cs="Times New Roman"/>
                <w:lang w:val="en-GB"/>
              </w:rPr>
              <w:t>make available relevant project data and reports together with the Contract to the Consultant.</w:t>
            </w:r>
          </w:p>
        </w:tc>
      </w:tr>
      <w:tr w14:paraId="55BA568D">
        <w:tblPrEx>
          <w:tblCellMar>
            <w:top w:w="0" w:type="dxa"/>
            <w:left w:w="108" w:type="dxa"/>
            <w:bottom w:w="0" w:type="dxa"/>
            <w:right w:w="108" w:type="dxa"/>
          </w:tblCellMar>
        </w:tblPrEx>
        <w:trPr>
          <w:gridBefore w:val="2"/>
          <w:wBefore w:w="18" w:type="dxa"/>
        </w:trPr>
        <w:tc>
          <w:tcPr>
            <w:tcW w:w="2142" w:type="dxa"/>
            <w:gridSpan w:val="3"/>
          </w:tcPr>
          <w:p w14:paraId="10336691">
            <w:pPr>
              <w:pStyle w:val="5"/>
              <w:numPr>
                <w:ilvl w:val="2"/>
                <w:numId w:val="23"/>
              </w:numPr>
              <w:spacing w:before="120" w:after="120"/>
              <w:rPr>
                <w:rFonts w:cs="Times New Roman"/>
                <w:bCs w:val="0"/>
                <w:sz w:val="22"/>
                <w:szCs w:val="22"/>
              </w:rPr>
            </w:pPr>
            <w:bookmarkStart w:id="174" w:name="_Toc49159755"/>
            <w:bookmarkStart w:id="175" w:name="_Toc49159568"/>
            <w:bookmarkStart w:id="176" w:name="_Toc67815048"/>
            <w:bookmarkStart w:id="177" w:name="_Toc140186279"/>
            <w:bookmarkStart w:id="178" w:name="_Toc506545755"/>
            <w:r>
              <w:rPr>
                <w:rFonts w:cs="Times New Roman"/>
              </w:rPr>
              <w:t>Technical Proposal</w:t>
            </w:r>
            <w:bookmarkEnd w:id="174"/>
            <w:bookmarkEnd w:id="175"/>
            <w:r>
              <w:rPr>
                <w:rFonts w:cs="Times New Roman"/>
              </w:rPr>
              <w:t xml:space="preserve"> Preparation</w:t>
            </w:r>
            <w:bookmarkEnd w:id="176"/>
            <w:bookmarkEnd w:id="177"/>
            <w:bookmarkEnd w:id="178"/>
          </w:p>
        </w:tc>
        <w:tc>
          <w:tcPr>
            <w:tcW w:w="7317" w:type="dxa"/>
          </w:tcPr>
          <w:p w14:paraId="1EF26FDE">
            <w:pPr>
              <w:pStyle w:val="34"/>
              <w:numPr>
                <w:ilvl w:val="0"/>
                <w:numId w:val="28"/>
              </w:numPr>
              <w:spacing w:before="120" w:after="120"/>
              <w:jc w:val="both"/>
              <w:rPr>
                <w:rFonts w:ascii="Times New Roman" w:hAnsi="Times New Roman" w:cs="Times New Roman"/>
                <w:lang w:val="en-GB"/>
              </w:rPr>
            </w:pPr>
            <w:r>
              <w:rPr>
                <w:rFonts w:ascii="Times New Roman" w:hAnsi="Times New Roman" w:cs="Times New Roman"/>
                <w:lang w:val="en-GB"/>
              </w:rPr>
              <w:t>While preparing the Technical Proposal, a Consultant must give particular attention to the instructions provided in ITC Sub-Clause 12.2 to 12.7 inclusive.</w:t>
            </w:r>
          </w:p>
        </w:tc>
      </w:tr>
      <w:tr w14:paraId="2FD8EA15">
        <w:tblPrEx>
          <w:tblCellMar>
            <w:top w:w="0" w:type="dxa"/>
            <w:left w:w="108" w:type="dxa"/>
            <w:bottom w:w="0" w:type="dxa"/>
            <w:right w:w="108" w:type="dxa"/>
          </w:tblCellMar>
        </w:tblPrEx>
        <w:trPr>
          <w:gridBefore w:val="2"/>
          <w:wBefore w:w="18" w:type="dxa"/>
        </w:trPr>
        <w:tc>
          <w:tcPr>
            <w:tcW w:w="2142" w:type="dxa"/>
            <w:gridSpan w:val="3"/>
          </w:tcPr>
          <w:p w14:paraId="68973893">
            <w:pPr>
              <w:pStyle w:val="5"/>
              <w:spacing w:before="120" w:after="120"/>
              <w:rPr>
                <w:rFonts w:cs="Times New Roman"/>
                <w:bCs w:val="0"/>
                <w:sz w:val="22"/>
                <w:szCs w:val="22"/>
              </w:rPr>
            </w:pPr>
          </w:p>
        </w:tc>
        <w:tc>
          <w:tcPr>
            <w:tcW w:w="7317" w:type="dxa"/>
          </w:tcPr>
          <w:p w14:paraId="0C623D5E">
            <w:pPr>
              <w:pStyle w:val="34"/>
              <w:numPr>
                <w:ilvl w:val="0"/>
                <w:numId w:val="28"/>
              </w:numPr>
              <w:spacing w:before="120" w:after="120"/>
              <w:jc w:val="both"/>
              <w:rPr>
                <w:rFonts w:ascii="Times New Roman" w:hAnsi="Times New Roman" w:cs="Times New Roman"/>
                <w:lang w:val="en-GB"/>
              </w:rPr>
            </w:pPr>
            <w:r>
              <w:rPr>
                <w:rFonts w:ascii="Times New Roman" w:hAnsi="Times New Roman" w:cs="Times New Roman"/>
                <w:lang w:val="en-GB"/>
              </w:rPr>
              <w:t>If a Consultant considers that it does not have all the expertise required for the assignment, it may obtain that expertise by associating with other Consultants or entities in a joint venture or sub consultancy as appropriate. Association among the short listed Consultants at the time of submission of a proposal is not permitted, and the Client shall disqualify such proposal. Association of other Consultants (not short listed) in a joint venture at the time of submission of a proposal is only permitted with the prior permission of the Client, which must be obtained prior to the submission of a proposal. A short listed Consultant associating with another firm, where that firm is a sub consultant will not require prior permission of the Client. For such cases, the Proposal shall be submitted in the name of the short listed Consultant. For such sub-consultancy (etc), the Proposal should include a covering letter signed by an authorized representative of the Consultant with full authority to make legally binding contractual (and financial) commitments on behalf of the Consultant, plus a copy of the agreement(s) with the sub-Consultant(s). Sub-consultancies (etc) shall in no event relieve the short listed Consultant from any of its obligations, duties, responsibility or liability under the Contract.</w:t>
            </w:r>
          </w:p>
        </w:tc>
      </w:tr>
      <w:tr w14:paraId="44DB419C">
        <w:tblPrEx>
          <w:tblCellMar>
            <w:top w:w="0" w:type="dxa"/>
            <w:left w:w="108" w:type="dxa"/>
            <w:bottom w:w="0" w:type="dxa"/>
            <w:right w:w="108" w:type="dxa"/>
          </w:tblCellMar>
        </w:tblPrEx>
        <w:trPr>
          <w:gridBefore w:val="1"/>
          <w:wBefore w:w="7" w:type="dxa"/>
          <w:trHeight w:val="350" w:hRule="atLeast"/>
        </w:trPr>
        <w:tc>
          <w:tcPr>
            <w:tcW w:w="2153" w:type="dxa"/>
            <w:gridSpan w:val="4"/>
          </w:tcPr>
          <w:p w14:paraId="2F99048B">
            <w:pPr>
              <w:spacing w:before="120" w:after="120"/>
              <w:rPr>
                <w:rFonts w:ascii="Times New Roman" w:hAnsi="Times New Roman" w:cs="Times New Roman"/>
              </w:rPr>
            </w:pPr>
          </w:p>
        </w:tc>
        <w:tc>
          <w:tcPr>
            <w:tcW w:w="7317" w:type="dxa"/>
          </w:tcPr>
          <w:p w14:paraId="1C5004F7">
            <w:pPr>
              <w:pStyle w:val="34"/>
              <w:numPr>
                <w:ilvl w:val="0"/>
                <w:numId w:val="28"/>
              </w:numPr>
              <w:spacing w:before="120" w:after="120"/>
              <w:jc w:val="both"/>
              <w:rPr>
                <w:rFonts w:ascii="Times New Roman" w:hAnsi="Times New Roman" w:cs="Times New Roman"/>
                <w:lang w:val="en-GB"/>
              </w:rPr>
            </w:pPr>
            <w:r>
              <w:rPr>
                <w:rFonts w:ascii="Times New Roman" w:hAnsi="Times New Roman" w:cs="Times New Roman"/>
                <w:lang w:val="en-GB"/>
              </w:rPr>
              <w:t>For QCBS or Least Cost Selection based assignments, the estimated number of Professional staff-months is indicated in the SIC; however the available budget shall not be disclosed. The proposal shall be based on the number of Professional staff-months estimated by the Consultant.</w:t>
            </w:r>
          </w:p>
        </w:tc>
      </w:tr>
      <w:tr w14:paraId="5B072843">
        <w:tblPrEx>
          <w:tblCellMar>
            <w:top w:w="0" w:type="dxa"/>
            <w:left w:w="108" w:type="dxa"/>
            <w:bottom w:w="0" w:type="dxa"/>
            <w:right w:w="108" w:type="dxa"/>
          </w:tblCellMar>
        </w:tblPrEx>
        <w:trPr>
          <w:gridBefore w:val="1"/>
          <w:wBefore w:w="7" w:type="dxa"/>
          <w:trHeight w:val="350" w:hRule="atLeast"/>
        </w:trPr>
        <w:tc>
          <w:tcPr>
            <w:tcW w:w="2153" w:type="dxa"/>
            <w:gridSpan w:val="4"/>
          </w:tcPr>
          <w:p w14:paraId="2A70DB42">
            <w:pPr>
              <w:spacing w:before="120" w:after="120"/>
              <w:rPr>
                <w:rFonts w:ascii="Times New Roman" w:hAnsi="Times New Roman" w:cs="Times New Roman"/>
              </w:rPr>
            </w:pPr>
          </w:p>
        </w:tc>
        <w:tc>
          <w:tcPr>
            <w:tcW w:w="7317" w:type="dxa"/>
          </w:tcPr>
          <w:p w14:paraId="469847CC">
            <w:pPr>
              <w:pStyle w:val="34"/>
              <w:numPr>
                <w:ilvl w:val="0"/>
                <w:numId w:val="28"/>
              </w:numPr>
              <w:spacing w:before="120" w:after="120"/>
              <w:jc w:val="both"/>
              <w:rPr>
                <w:rFonts w:ascii="Times New Roman" w:hAnsi="Times New Roman" w:cs="Times New Roman"/>
                <w:lang w:val="en-GB"/>
              </w:rPr>
            </w:pPr>
            <w:r>
              <w:rPr>
                <w:rFonts w:ascii="Times New Roman" w:hAnsi="Times New Roman" w:cs="Times New Roman"/>
                <w:szCs w:val="24"/>
              </w:rPr>
              <w:t>For Selection under a Fixed Budget, the available budget is given in the SIC, and the Financial Proposal shall not exceed this budget, while the estimated number of Professional staff-months normally is not to be disclosed.</w:t>
            </w:r>
          </w:p>
        </w:tc>
      </w:tr>
      <w:tr w14:paraId="681ABE9A">
        <w:tblPrEx>
          <w:tblCellMar>
            <w:top w:w="0" w:type="dxa"/>
            <w:left w:w="108" w:type="dxa"/>
            <w:bottom w:w="0" w:type="dxa"/>
            <w:right w:w="108" w:type="dxa"/>
          </w:tblCellMar>
        </w:tblPrEx>
        <w:trPr>
          <w:gridBefore w:val="1"/>
          <w:wBefore w:w="7" w:type="dxa"/>
          <w:trHeight w:val="350" w:hRule="atLeast"/>
        </w:trPr>
        <w:tc>
          <w:tcPr>
            <w:tcW w:w="2153" w:type="dxa"/>
            <w:gridSpan w:val="4"/>
          </w:tcPr>
          <w:p w14:paraId="3CA0734C">
            <w:pPr>
              <w:spacing w:before="120" w:after="120"/>
              <w:rPr>
                <w:rFonts w:ascii="Times New Roman" w:hAnsi="Times New Roman" w:cs="Times New Roman"/>
              </w:rPr>
            </w:pPr>
          </w:p>
        </w:tc>
        <w:tc>
          <w:tcPr>
            <w:tcW w:w="7317" w:type="dxa"/>
          </w:tcPr>
          <w:p w14:paraId="72740618">
            <w:pPr>
              <w:pStyle w:val="34"/>
              <w:numPr>
                <w:ilvl w:val="0"/>
                <w:numId w:val="28"/>
              </w:numPr>
              <w:spacing w:before="120" w:after="120"/>
              <w:jc w:val="both"/>
              <w:rPr>
                <w:rFonts w:ascii="Times New Roman" w:hAnsi="Times New Roman" w:cs="Times New Roman"/>
                <w:szCs w:val="24"/>
              </w:rPr>
            </w:pPr>
            <w:r>
              <w:rPr>
                <w:rFonts w:ascii="Times New Roman" w:hAnsi="Times New Roman" w:cs="Times New Roman"/>
                <w:szCs w:val="24"/>
              </w:rPr>
              <w:t>Proposed professional staff shall have at least the qualification experience indicated in the SIC, preferably working under conditions similar to Nigeria. It is desirable that the majority of the key professional staff proposed be permanent employees of the Consultant or has an extended and stable working relationship with it.</w:t>
            </w:r>
          </w:p>
        </w:tc>
      </w:tr>
      <w:tr w14:paraId="6088B7B3">
        <w:tblPrEx>
          <w:tblCellMar>
            <w:top w:w="0" w:type="dxa"/>
            <w:left w:w="108" w:type="dxa"/>
            <w:bottom w:w="0" w:type="dxa"/>
            <w:right w:w="108" w:type="dxa"/>
          </w:tblCellMar>
        </w:tblPrEx>
        <w:trPr>
          <w:gridBefore w:val="1"/>
          <w:wBefore w:w="7" w:type="dxa"/>
          <w:trHeight w:val="350" w:hRule="atLeast"/>
        </w:trPr>
        <w:tc>
          <w:tcPr>
            <w:tcW w:w="2153" w:type="dxa"/>
            <w:gridSpan w:val="4"/>
          </w:tcPr>
          <w:p w14:paraId="650F0BC2">
            <w:pPr>
              <w:spacing w:before="120" w:after="120"/>
              <w:rPr>
                <w:rFonts w:ascii="Times New Roman" w:hAnsi="Times New Roman" w:cs="Times New Roman"/>
              </w:rPr>
            </w:pPr>
          </w:p>
        </w:tc>
        <w:tc>
          <w:tcPr>
            <w:tcW w:w="7317" w:type="dxa"/>
          </w:tcPr>
          <w:p w14:paraId="0D430E4F">
            <w:pPr>
              <w:pStyle w:val="34"/>
              <w:numPr>
                <w:ilvl w:val="0"/>
                <w:numId w:val="28"/>
              </w:numPr>
              <w:spacing w:before="120" w:after="120"/>
              <w:jc w:val="both"/>
              <w:rPr>
                <w:rFonts w:ascii="Times New Roman" w:hAnsi="Times New Roman" w:cs="Times New Roman"/>
                <w:lang w:val="en-GB"/>
              </w:rPr>
            </w:pPr>
            <w:r>
              <w:rPr>
                <w:rFonts w:ascii="Times New Roman" w:hAnsi="Times New Roman" w:cs="Times New Roman"/>
                <w:lang w:val="en-GB"/>
              </w:rPr>
              <w:t xml:space="preserve">Alternative experts </w:t>
            </w:r>
            <w:r>
              <w:rPr>
                <w:rFonts w:ascii="Times New Roman" w:hAnsi="Times New Roman" w:cs="Times New Roman"/>
                <w:spacing w:val="-4"/>
                <w:lang w:val="en-GB"/>
              </w:rPr>
              <w:t>shall</w:t>
            </w:r>
            <w:r>
              <w:rPr>
                <w:rFonts w:ascii="Times New Roman" w:hAnsi="Times New Roman" w:cs="Times New Roman"/>
                <w:lang w:val="en-GB"/>
              </w:rPr>
              <w:t xml:space="preserve"> not be proposed, and only one curriculum vitae (CV) may be submitted for each position.</w:t>
            </w:r>
          </w:p>
        </w:tc>
      </w:tr>
      <w:tr w14:paraId="22ACE43A">
        <w:tblPrEx>
          <w:tblCellMar>
            <w:top w:w="0" w:type="dxa"/>
            <w:left w:w="108" w:type="dxa"/>
            <w:bottom w:w="0" w:type="dxa"/>
            <w:right w:w="108" w:type="dxa"/>
          </w:tblCellMar>
        </w:tblPrEx>
        <w:trPr>
          <w:gridBefore w:val="1"/>
          <w:wBefore w:w="7" w:type="dxa"/>
          <w:trHeight w:val="350" w:hRule="atLeast"/>
        </w:trPr>
        <w:tc>
          <w:tcPr>
            <w:tcW w:w="2153" w:type="dxa"/>
            <w:gridSpan w:val="4"/>
          </w:tcPr>
          <w:p w14:paraId="77FC4768">
            <w:pPr>
              <w:spacing w:before="120" w:after="120"/>
              <w:rPr>
                <w:rFonts w:ascii="Times New Roman" w:hAnsi="Times New Roman" w:cs="Times New Roman"/>
              </w:rPr>
            </w:pPr>
          </w:p>
        </w:tc>
        <w:tc>
          <w:tcPr>
            <w:tcW w:w="7317" w:type="dxa"/>
          </w:tcPr>
          <w:p w14:paraId="244C6AE0">
            <w:pPr>
              <w:pStyle w:val="34"/>
              <w:numPr>
                <w:ilvl w:val="0"/>
                <w:numId w:val="28"/>
              </w:numPr>
              <w:spacing w:before="120" w:after="120"/>
              <w:jc w:val="both"/>
              <w:rPr>
                <w:rFonts w:ascii="Times New Roman" w:hAnsi="Times New Roman" w:cs="Times New Roman"/>
                <w:lang w:val="en-GB"/>
              </w:rPr>
            </w:pPr>
            <w:r>
              <w:rPr>
                <w:rFonts w:ascii="Times New Roman" w:hAnsi="Times New Roman" w:cs="Times New Roman"/>
                <w:lang w:val="en-GB"/>
              </w:rPr>
              <w:t>Reports to be submitted by the Consultants as part of the assignment shall be in the English language.</w:t>
            </w:r>
          </w:p>
        </w:tc>
      </w:tr>
      <w:tr w14:paraId="095CCD01">
        <w:tblPrEx>
          <w:tblCellMar>
            <w:top w:w="0" w:type="dxa"/>
            <w:left w:w="108" w:type="dxa"/>
            <w:bottom w:w="0" w:type="dxa"/>
            <w:right w:w="108" w:type="dxa"/>
          </w:tblCellMar>
        </w:tblPrEx>
        <w:trPr>
          <w:gridBefore w:val="1"/>
          <w:wBefore w:w="7" w:type="dxa"/>
          <w:trHeight w:val="360" w:hRule="atLeast"/>
        </w:trPr>
        <w:tc>
          <w:tcPr>
            <w:tcW w:w="2153" w:type="dxa"/>
            <w:gridSpan w:val="4"/>
          </w:tcPr>
          <w:p w14:paraId="5DBC382C">
            <w:pPr>
              <w:pStyle w:val="5"/>
              <w:numPr>
                <w:ilvl w:val="2"/>
                <w:numId w:val="23"/>
              </w:numPr>
              <w:spacing w:before="120" w:after="120"/>
              <w:rPr>
                <w:rFonts w:cs="Times New Roman"/>
              </w:rPr>
            </w:pPr>
            <w:bookmarkStart w:id="179" w:name="_Toc48895156"/>
            <w:bookmarkStart w:id="180" w:name="_Toc48632702"/>
            <w:bookmarkStart w:id="181" w:name="_Toc48803042"/>
            <w:bookmarkStart w:id="182" w:name="_Toc48800675"/>
            <w:bookmarkStart w:id="183" w:name="_Toc48798405"/>
            <w:bookmarkStart w:id="184" w:name="_Toc48800845"/>
            <w:bookmarkStart w:id="185" w:name="_Toc48803211"/>
            <w:bookmarkStart w:id="186" w:name="_Toc48803380"/>
            <w:bookmarkStart w:id="187" w:name="_Toc48804056"/>
            <w:bookmarkStart w:id="188" w:name="_Toc48804225"/>
            <w:bookmarkStart w:id="189" w:name="_Toc48804732"/>
            <w:bookmarkStart w:id="190" w:name="_Toc48812355"/>
            <w:bookmarkStart w:id="191" w:name="_Toc48892551"/>
            <w:bookmarkStart w:id="192" w:name="_Toc48803718"/>
            <w:bookmarkStart w:id="193" w:name="_Toc48894383"/>
            <w:bookmarkStart w:id="194" w:name="_Toc48979431"/>
            <w:bookmarkStart w:id="195" w:name="_Toc48970163"/>
            <w:bookmarkStart w:id="196" w:name="_Toc140186280"/>
            <w:bookmarkStart w:id="197" w:name="_Toc48896124"/>
            <w:bookmarkStart w:id="198" w:name="_Toc48980496"/>
            <w:bookmarkStart w:id="199" w:name="_Toc48968907"/>
            <w:bookmarkStart w:id="200" w:name="_Toc48978483"/>
            <w:bookmarkStart w:id="201" w:name="_Toc49159756"/>
            <w:bookmarkStart w:id="202" w:name="_Toc48969238"/>
            <w:bookmarkStart w:id="203" w:name="_Toc48973987"/>
            <w:bookmarkStart w:id="204" w:name="_Toc48979244"/>
            <w:bookmarkStart w:id="205" w:name="_Toc49159569"/>
            <w:bookmarkStart w:id="206" w:name="_Toc67815049"/>
            <w:bookmarkStart w:id="207" w:name="_Toc506545756"/>
            <w:bookmarkStart w:id="208" w:name="_Toc48895342"/>
            <w:r>
              <w:rPr>
                <w:rFonts w:cs="Times New Roman"/>
              </w:rPr>
              <w:t>Technical Proposal: Format and Content</w:t>
            </w:r>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tc>
        <w:tc>
          <w:tcPr>
            <w:tcW w:w="7317" w:type="dxa"/>
          </w:tcPr>
          <w:p w14:paraId="18C3C52E">
            <w:pPr>
              <w:pStyle w:val="34"/>
              <w:tabs>
                <w:tab w:val="left" w:pos="729"/>
              </w:tabs>
              <w:spacing w:before="120" w:after="120"/>
              <w:jc w:val="both"/>
              <w:rPr>
                <w:rFonts w:ascii="Times New Roman" w:hAnsi="Times New Roman" w:cs="Times New Roman"/>
                <w:lang w:val="en-GB"/>
              </w:rPr>
            </w:pPr>
            <w:r>
              <w:rPr>
                <w:rFonts w:ascii="Times New Roman" w:hAnsi="Times New Roman" w:cs="Times New Roman"/>
              </w:rPr>
              <w:t>13.1</w:t>
            </w:r>
            <w:r>
              <w:rPr>
                <w:rFonts w:ascii="Times New Roman" w:hAnsi="Times New Roman" w:cs="Times New Roman"/>
              </w:rPr>
              <w:tab/>
            </w:r>
            <w:r>
              <w:rPr>
                <w:rFonts w:ascii="Times New Roman" w:hAnsi="Times New Roman" w:cs="Times New Roman"/>
                <w:lang w:val="en-GB"/>
              </w:rPr>
              <w:t xml:space="preserve">The Technical Proposal shall provide the following </w:t>
            </w:r>
            <w:r>
              <w:rPr>
                <w:rFonts w:ascii="Times New Roman" w:hAnsi="Times New Roman" w:cs="Times New Roman"/>
                <w:spacing w:val="-4"/>
                <w:lang w:val="en-GB"/>
              </w:rPr>
              <w:t>information</w:t>
            </w:r>
            <w:r>
              <w:rPr>
                <w:rFonts w:ascii="Times New Roman" w:hAnsi="Times New Roman" w:cs="Times New Roman"/>
                <w:lang w:val="en-GB"/>
              </w:rPr>
              <w:t xml:space="preserve"> using the Standard Forms (Section 4A)</w:t>
            </w:r>
          </w:p>
          <w:p w14:paraId="29703D58">
            <w:pPr>
              <w:numPr>
                <w:ilvl w:val="0"/>
                <w:numId w:val="29"/>
              </w:numPr>
              <w:spacing w:before="120" w:after="120"/>
              <w:jc w:val="both"/>
              <w:rPr>
                <w:rFonts w:ascii="Times New Roman" w:hAnsi="Times New Roman" w:cs="Times New Roman"/>
                <w:lang w:val="en-GB"/>
              </w:rPr>
            </w:pPr>
            <w:r>
              <w:rPr>
                <w:rFonts w:ascii="Times New Roman" w:hAnsi="Times New Roman" w:cs="Times New Roman"/>
                <w:lang w:val="en-GB"/>
              </w:rPr>
              <w:t>Form 4A1: Technical Proposal Submission Form in the format of a letter, duly signed by an authorised signatory of the Consultant:</w:t>
            </w:r>
          </w:p>
          <w:p w14:paraId="51EE2552">
            <w:pPr>
              <w:numPr>
                <w:ilvl w:val="0"/>
                <w:numId w:val="29"/>
              </w:numPr>
              <w:spacing w:before="120" w:after="120"/>
              <w:jc w:val="both"/>
              <w:rPr>
                <w:rFonts w:ascii="Times New Roman" w:hAnsi="Times New Roman" w:cs="Times New Roman"/>
                <w:lang w:val="en-GB"/>
              </w:rPr>
            </w:pPr>
            <w:r>
              <w:rPr>
                <w:rFonts w:ascii="Times New Roman" w:hAnsi="Times New Roman" w:cs="Times New Roman"/>
                <w:lang w:val="en-GB"/>
              </w:rPr>
              <w:t>Form 4A2: giving a brief description of the Consultant’s organization and an outline of recent experience of the Consultant and, in the case of an association by each partner, on assignments of a similar nature. For each assignment, the outline should indicate the names of Sub-Consultants/Professional staff/experts who participated, duration of the assignment, contract amount, and the Consultant’s involvement. Information should be provided only for those assignments for which the Consultant was legally contracted by the Client as a corporation or as one of the major firms within an association. Assignments completed by individual Professional staff/experts working privately or through other consulting firms cannot be claimed as the experience of the Consultant, or that of the Consultant’s associates, but can be claimed by the Professional staff/experts themselves in their CVs. Consultants should be prepared to substantiate the claimed experience if so requested by the Client.</w:t>
            </w:r>
          </w:p>
          <w:p w14:paraId="381A9827">
            <w:pPr>
              <w:numPr>
                <w:ilvl w:val="0"/>
                <w:numId w:val="29"/>
              </w:numPr>
              <w:spacing w:before="120" w:after="120"/>
              <w:jc w:val="both"/>
              <w:rPr>
                <w:rFonts w:ascii="Times New Roman" w:hAnsi="Times New Roman" w:cs="Times New Roman"/>
                <w:lang w:val="en-GB"/>
              </w:rPr>
            </w:pPr>
            <w:r>
              <w:rPr>
                <w:rFonts w:ascii="Times New Roman" w:hAnsi="Times New Roman" w:cs="Times New Roman"/>
                <w:lang w:val="en-GB"/>
              </w:rPr>
              <w:t xml:space="preserve">Form 4A3: indicating comments and suggestions that the Consultant may have on the Terms of Reference to improve performance in carrying out the assignment, any requirements for counterpart staff and facilities including: administrative support, office space, local transportation, equipment, or data, to be provided by the Client. </w:t>
            </w:r>
          </w:p>
          <w:p w14:paraId="6F4BD014">
            <w:pPr>
              <w:numPr>
                <w:ilvl w:val="0"/>
                <w:numId w:val="29"/>
              </w:numPr>
              <w:spacing w:before="120" w:after="120"/>
              <w:jc w:val="both"/>
              <w:rPr>
                <w:rFonts w:ascii="Times New Roman" w:hAnsi="Times New Roman" w:cs="Times New Roman"/>
                <w:lang w:val="en-GB"/>
              </w:rPr>
            </w:pPr>
            <w:r>
              <w:rPr>
                <w:rFonts w:ascii="Times New Roman" w:hAnsi="Times New Roman" w:cs="Times New Roman"/>
                <w:lang w:val="en-GB"/>
              </w:rPr>
              <w:t>Form 4A4: indicating the approach, methodology and work plan for performing the assignment covering the following subjects: technical approach and methodology, work plan, and organization and staffing schedule. The work plan should be consistent with the Work Schedule (Form 4A5) and should be in the form of a bar chart showing the timing proposed for each activity.</w:t>
            </w:r>
          </w:p>
          <w:p w14:paraId="4A7A8D25">
            <w:pPr>
              <w:numPr>
                <w:ilvl w:val="0"/>
                <w:numId w:val="29"/>
              </w:numPr>
              <w:spacing w:before="120" w:after="120"/>
              <w:jc w:val="both"/>
              <w:rPr>
                <w:rFonts w:ascii="Times New Roman" w:hAnsi="Times New Roman" w:cs="Times New Roman"/>
                <w:lang w:val="en-GB"/>
              </w:rPr>
            </w:pPr>
            <w:r>
              <w:rPr>
                <w:rFonts w:ascii="Times New Roman" w:hAnsi="Times New Roman" w:cs="Times New Roman"/>
                <w:lang w:val="en-GB"/>
              </w:rPr>
              <w:t>Form 4A6: being the list of the proposed Professional staff team by area of expertise, the position that would be assigned to each staff team member, and their tasks.</w:t>
            </w:r>
          </w:p>
          <w:p w14:paraId="5A85A446">
            <w:pPr>
              <w:numPr>
                <w:ilvl w:val="0"/>
                <w:numId w:val="29"/>
              </w:numPr>
              <w:spacing w:before="120" w:after="120"/>
              <w:jc w:val="both"/>
              <w:rPr>
                <w:rFonts w:ascii="Times New Roman" w:hAnsi="Times New Roman" w:cs="Times New Roman"/>
                <w:lang w:val="en-GB"/>
              </w:rPr>
            </w:pPr>
            <w:r>
              <w:rPr>
                <w:rFonts w:ascii="Times New Roman" w:hAnsi="Times New Roman" w:cs="Times New Roman"/>
                <w:lang w:val="en-GB"/>
              </w:rPr>
              <w:t>Form 4A7: being the Estimates of the staff input (staff</w:t>
            </w:r>
            <w:r>
              <w:rPr>
                <w:rFonts w:ascii="Times New Roman" w:hAnsi="Times New Roman" w:cs="Times New Roman"/>
                <w:i/>
                <w:lang w:val="en-GB"/>
              </w:rPr>
              <w:t>-</w:t>
            </w:r>
            <w:r>
              <w:rPr>
                <w:rFonts w:ascii="Times New Roman" w:hAnsi="Times New Roman" w:cs="Times New Roman"/>
                <w:lang w:val="en-GB"/>
              </w:rPr>
              <w:t>months of professionals) needed to carry out the assignment. The staff-months input should be indicated separately for head office and field activities.</w:t>
            </w:r>
          </w:p>
          <w:p w14:paraId="53FBF77B">
            <w:pPr>
              <w:numPr>
                <w:ilvl w:val="0"/>
                <w:numId w:val="29"/>
              </w:numPr>
              <w:spacing w:before="120" w:after="120"/>
              <w:jc w:val="both"/>
              <w:rPr>
                <w:rFonts w:ascii="Times New Roman" w:hAnsi="Times New Roman" w:cs="Times New Roman"/>
                <w:lang w:val="en-GB"/>
              </w:rPr>
            </w:pPr>
            <w:r>
              <w:rPr>
                <w:rFonts w:ascii="Times New Roman" w:hAnsi="Times New Roman" w:cs="Times New Roman"/>
                <w:lang w:val="en-GB"/>
              </w:rPr>
              <w:t>Form 4A8: being the CVs of the Professional staff signed by the respective staff member and by the authorized representative submitting the proposal.</w:t>
            </w:r>
          </w:p>
          <w:p w14:paraId="045212A9">
            <w:pPr>
              <w:numPr>
                <w:ilvl w:val="0"/>
                <w:numId w:val="29"/>
              </w:numPr>
              <w:spacing w:before="120" w:after="120"/>
              <w:jc w:val="both"/>
              <w:rPr>
                <w:rFonts w:ascii="Times New Roman" w:hAnsi="Times New Roman" w:cs="Times New Roman"/>
                <w:lang w:val="en-GB"/>
              </w:rPr>
            </w:pPr>
            <w:r>
              <w:rPr>
                <w:rFonts w:ascii="Times New Roman" w:hAnsi="Times New Roman" w:cs="Times New Roman"/>
                <w:lang w:val="en-GB"/>
              </w:rPr>
              <w:t>Plus, a detailed description of the proposed methodology, staffing, and monitoring of training, if the SIC specifies training as a major component of the assignment.</w:t>
            </w:r>
          </w:p>
          <w:p w14:paraId="5BA2A33A">
            <w:pPr>
              <w:numPr>
                <w:ilvl w:val="0"/>
                <w:numId w:val="29"/>
              </w:numPr>
              <w:spacing w:before="120" w:after="120"/>
              <w:jc w:val="both"/>
              <w:rPr>
                <w:rFonts w:ascii="Times New Roman" w:hAnsi="Times New Roman" w:cs="Times New Roman"/>
                <w:lang w:val="en-GB"/>
              </w:rPr>
            </w:pPr>
            <w:r>
              <w:rPr>
                <w:rFonts w:ascii="Times New Roman" w:hAnsi="Times New Roman" w:cs="Times New Roman"/>
                <w:lang w:val="en-GB"/>
              </w:rPr>
              <w:t>Any additional information that might be requested in the SIC.</w:t>
            </w:r>
          </w:p>
        </w:tc>
      </w:tr>
      <w:tr w14:paraId="23A46B2A">
        <w:tblPrEx>
          <w:tblCellMar>
            <w:top w:w="0" w:type="dxa"/>
            <w:left w:w="108" w:type="dxa"/>
            <w:bottom w:w="0" w:type="dxa"/>
            <w:right w:w="108" w:type="dxa"/>
          </w:tblCellMar>
        </w:tblPrEx>
        <w:trPr>
          <w:gridBefore w:val="1"/>
          <w:wBefore w:w="7" w:type="dxa"/>
        </w:trPr>
        <w:tc>
          <w:tcPr>
            <w:tcW w:w="2153" w:type="dxa"/>
            <w:gridSpan w:val="4"/>
          </w:tcPr>
          <w:p w14:paraId="4831462D">
            <w:pPr>
              <w:spacing w:before="120" w:after="120"/>
              <w:rPr>
                <w:rFonts w:ascii="Times New Roman" w:hAnsi="Times New Roman" w:cs="Times New Roman"/>
              </w:rPr>
            </w:pPr>
          </w:p>
        </w:tc>
        <w:tc>
          <w:tcPr>
            <w:tcW w:w="7317" w:type="dxa"/>
          </w:tcPr>
          <w:p w14:paraId="255E09A3">
            <w:pPr>
              <w:pStyle w:val="34"/>
              <w:tabs>
                <w:tab w:val="left" w:pos="369"/>
                <w:tab w:val="left" w:pos="549"/>
              </w:tabs>
              <w:spacing w:before="120" w:after="120"/>
              <w:jc w:val="both"/>
              <w:rPr>
                <w:rFonts w:ascii="Times New Roman" w:hAnsi="Times New Roman" w:cs="Times New Roman"/>
                <w:lang w:val="en-GB"/>
              </w:rPr>
            </w:pPr>
            <w:r>
              <w:rPr>
                <w:rFonts w:ascii="Times New Roman" w:hAnsi="Times New Roman" w:cs="Times New Roman"/>
                <w:lang w:val="en-GB"/>
              </w:rPr>
              <w:t>13. 2 The Technical Proposal shall not include any financial information.</w:t>
            </w:r>
          </w:p>
        </w:tc>
      </w:tr>
      <w:tr w14:paraId="365D2606">
        <w:tblPrEx>
          <w:tblCellMar>
            <w:top w:w="0" w:type="dxa"/>
            <w:left w:w="108" w:type="dxa"/>
            <w:bottom w:w="0" w:type="dxa"/>
            <w:right w:w="108" w:type="dxa"/>
          </w:tblCellMar>
        </w:tblPrEx>
        <w:trPr>
          <w:gridBefore w:val="1"/>
          <w:wBefore w:w="7" w:type="dxa"/>
        </w:trPr>
        <w:tc>
          <w:tcPr>
            <w:tcW w:w="2135" w:type="dxa"/>
            <w:gridSpan w:val="3"/>
          </w:tcPr>
          <w:p w14:paraId="75AFDF87">
            <w:pPr>
              <w:pStyle w:val="5"/>
              <w:numPr>
                <w:ilvl w:val="2"/>
                <w:numId w:val="23"/>
              </w:numPr>
              <w:spacing w:before="120" w:after="120"/>
              <w:rPr>
                <w:rFonts w:cs="Times New Roman"/>
              </w:rPr>
            </w:pPr>
            <w:bookmarkStart w:id="209" w:name="_Toc48800676"/>
            <w:bookmarkStart w:id="210" w:name="_Toc48798406"/>
            <w:bookmarkStart w:id="211" w:name="_Toc48632703"/>
            <w:bookmarkStart w:id="212" w:name="_Toc48800846"/>
            <w:bookmarkStart w:id="213" w:name="_Toc48803043"/>
            <w:bookmarkStart w:id="214" w:name="_Toc48803212"/>
            <w:bookmarkStart w:id="215" w:name="_Toc48804226"/>
            <w:bookmarkStart w:id="216" w:name="_Toc48895343"/>
            <w:bookmarkStart w:id="217" w:name="_Toc48979432"/>
            <w:bookmarkStart w:id="218" w:name="_Toc48896125"/>
            <w:bookmarkStart w:id="219" w:name="_Toc48804057"/>
            <w:bookmarkStart w:id="220" w:name="_Toc48968908"/>
            <w:bookmarkStart w:id="221" w:name="_Toc48980497"/>
            <w:bookmarkStart w:id="222" w:name="_Toc48803719"/>
            <w:bookmarkStart w:id="223" w:name="_Toc48979245"/>
            <w:bookmarkStart w:id="224" w:name="_Toc48970164"/>
            <w:bookmarkStart w:id="225" w:name="_Toc67815050"/>
            <w:bookmarkStart w:id="226" w:name="_Toc140186281"/>
            <w:bookmarkStart w:id="227" w:name="_Toc506545757"/>
            <w:bookmarkStart w:id="228" w:name="_Toc48894384"/>
            <w:bookmarkStart w:id="229" w:name="_Toc48803381"/>
            <w:bookmarkStart w:id="230" w:name="_Toc48804733"/>
            <w:bookmarkStart w:id="231" w:name="_Toc48892552"/>
            <w:bookmarkStart w:id="232" w:name="_Toc48812356"/>
            <w:bookmarkStart w:id="233" w:name="_Toc48895157"/>
            <w:bookmarkStart w:id="234" w:name="_Toc48969239"/>
            <w:bookmarkStart w:id="235" w:name="_Toc48978484"/>
            <w:bookmarkStart w:id="236" w:name="_Toc49159570"/>
            <w:bookmarkStart w:id="237" w:name="_Toc49159757"/>
            <w:bookmarkStart w:id="238" w:name="_Toc48973988"/>
            <w:r>
              <w:rPr>
                <w:rFonts w:cs="Times New Roman"/>
              </w:rPr>
              <w:t>Financial Proposal</w:t>
            </w:r>
            <w:bookmarkEnd w:id="209"/>
            <w:bookmarkEnd w:id="210"/>
            <w:bookmarkEnd w:id="211"/>
            <w:r>
              <w:rPr>
                <w:rFonts w:cs="Times New Roman"/>
              </w:rPr>
              <w:t xml:space="preserve"> </w:t>
            </w:r>
            <w:bookmarkStart w:id="239" w:name="_Toc48632704"/>
            <w:bookmarkStart w:id="240" w:name="_Toc48798407"/>
            <w:bookmarkStart w:id="241" w:name="_Toc48800677"/>
            <w:r>
              <w:rPr>
                <w:rFonts w:cs="Times New Roman"/>
              </w:rPr>
              <w:t>Format and Content</w:t>
            </w:r>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p>
        </w:tc>
        <w:tc>
          <w:tcPr>
            <w:tcW w:w="7335" w:type="dxa"/>
            <w:gridSpan w:val="2"/>
          </w:tcPr>
          <w:p w14:paraId="771F43DD">
            <w:pPr>
              <w:numPr>
                <w:ilvl w:val="0"/>
                <w:numId w:val="30"/>
              </w:numPr>
              <w:spacing w:before="120" w:after="120"/>
              <w:jc w:val="both"/>
              <w:rPr>
                <w:rFonts w:ascii="Times New Roman" w:hAnsi="Times New Roman" w:cs="Times New Roman"/>
                <w:lang w:val="en-GB"/>
              </w:rPr>
            </w:pPr>
            <w:r>
              <w:rPr>
                <w:rFonts w:ascii="Times New Roman" w:hAnsi="Times New Roman" w:cs="Times New Roman"/>
                <w:lang w:val="en-GB"/>
              </w:rPr>
              <w:t xml:space="preserve">The Financial Proposal shall provide the following information using the attached Standard Forms (Section 4B). </w:t>
            </w:r>
          </w:p>
          <w:p w14:paraId="057B5F03">
            <w:pPr>
              <w:numPr>
                <w:ilvl w:val="0"/>
                <w:numId w:val="31"/>
              </w:numPr>
              <w:spacing w:before="120" w:after="120"/>
              <w:jc w:val="both"/>
              <w:rPr>
                <w:rFonts w:ascii="Times New Roman" w:hAnsi="Times New Roman" w:cs="Times New Roman"/>
                <w:lang w:val="en-GB"/>
              </w:rPr>
            </w:pPr>
            <w:r>
              <w:rPr>
                <w:rFonts w:ascii="Times New Roman" w:hAnsi="Times New Roman" w:cs="Times New Roman"/>
                <w:lang w:val="en-GB"/>
              </w:rPr>
              <w:t>Form 4B1: Financial Proposal Submission Form in the format of a letter, duly signed by an authorised signatory of the Consultant. Commissions and gratuities, if any, paid or to be paid by Consultants and related to the assignment will be listed in the form.</w:t>
            </w:r>
          </w:p>
          <w:p w14:paraId="68F8B4F4">
            <w:pPr>
              <w:numPr>
                <w:ilvl w:val="0"/>
                <w:numId w:val="31"/>
              </w:numPr>
              <w:spacing w:before="120" w:after="120"/>
              <w:jc w:val="both"/>
              <w:rPr>
                <w:rFonts w:ascii="Times New Roman" w:hAnsi="Times New Roman" w:cs="Times New Roman"/>
                <w:lang w:val="en-GB"/>
              </w:rPr>
            </w:pPr>
            <w:r>
              <w:rPr>
                <w:rFonts w:ascii="Times New Roman" w:hAnsi="Times New Roman" w:cs="Times New Roman"/>
                <w:lang w:val="en-GB"/>
              </w:rPr>
              <w:t>Form 4B2: being the Summary of Costs against staff remuneration, reimbursable expenses, and the taxes;</w:t>
            </w:r>
          </w:p>
          <w:p w14:paraId="2842DDB1">
            <w:pPr>
              <w:numPr>
                <w:ilvl w:val="0"/>
                <w:numId w:val="31"/>
              </w:numPr>
              <w:spacing w:before="120" w:after="120"/>
              <w:jc w:val="both"/>
              <w:rPr>
                <w:rFonts w:ascii="Times New Roman" w:hAnsi="Times New Roman" w:cs="Times New Roman"/>
                <w:lang w:val="en-GB"/>
              </w:rPr>
            </w:pPr>
            <w:r>
              <w:rPr>
                <w:rFonts w:ascii="Times New Roman" w:hAnsi="Times New Roman" w:cs="Times New Roman"/>
                <w:lang w:val="en-GB"/>
              </w:rPr>
              <w:t>Form 4B3: being the breakdown of costs against staff remuneration;</w:t>
            </w:r>
          </w:p>
          <w:p w14:paraId="283F9C1B">
            <w:pPr>
              <w:numPr>
                <w:ilvl w:val="0"/>
                <w:numId w:val="31"/>
              </w:numPr>
              <w:spacing w:before="120" w:after="120"/>
              <w:jc w:val="both"/>
              <w:rPr>
                <w:rFonts w:ascii="Times New Roman" w:hAnsi="Times New Roman" w:cs="Times New Roman"/>
                <w:lang w:val="en-GB"/>
              </w:rPr>
            </w:pPr>
            <w:r>
              <w:rPr>
                <w:rFonts w:ascii="Times New Roman" w:hAnsi="Times New Roman" w:cs="Times New Roman"/>
                <w:lang w:val="en-GB"/>
              </w:rPr>
              <w:t>Form 4B4: being the breakdown of costs against reimbursable expenses. A sample list is provided in the SIC;</w:t>
            </w:r>
          </w:p>
          <w:p w14:paraId="2B547241">
            <w:pPr>
              <w:numPr>
                <w:ilvl w:val="0"/>
                <w:numId w:val="31"/>
              </w:numPr>
              <w:spacing w:before="120" w:after="120"/>
              <w:jc w:val="both"/>
              <w:rPr>
                <w:rFonts w:ascii="Times New Roman" w:hAnsi="Times New Roman" w:cs="Times New Roman"/>
                <w:lang w:val="en-GB"/>
              </w:rPr>
            </w:pPr>
            <w:r>
              <w:rPr>
                <w:rFonts w:ascii="Times New Roman" w:hAnsi="Times New Roman" w:cs="Times New Roman"/>
                <w:lang w:val="en-GB"/>
              </w:rPr>
              <w:t>Form 4B5: being the estimate of the local taxes, duties, fees, levies and other charges under the applicable law, on the Consultants, sub-Consultants and their personnel.</w:t>
            </w:r>
          </w:p>
          <w:p w14:paraId="61AFF52A">
            <w:pPr>
              <w:spacing w:before="120" w:after="120"/>
              <w:ind w:left="648"/>
              <w:jc w:val="both"/>
              <w:rPr>
                <w:rFonts w:ascii="Times New Roman" w:hAnsi="Times New Roman" w:cs="Times New Roman"/>
                <w:lang w:val="en-GB"/>
              </w:rPr>
            </w:pPr>
            <w:r>
              <w:rPr>
                <w:rFonts w:ascii="Times New Roman" w:hAnsi="Times New Roman" w:cs="Times New Roman"/>
                <w:lang w:val="en-GB"/>
              </w:rPr>
              <w:t>If appropriate, all these costs should be broken down by activity.</w:t>
            </w:r>
          </w:p>
        </w:tc>
      </w:tr>
      <w:tr w14:paraId="3B1131E3">
        <w:tblPrEx>
          <w:tblCellMar>
            <w:top w:w="0" w:type="dxa"/>
            <w:left w:w="108" w:type="dxa"/>
            <w:bottom w:w="0" w:type="dxa"/>
            <w:right w:w="108" w:type="dxa"/>
          </w:tblCellMar>
        </w:tblPrEx>
        <w:trPr>
          <w:gridBefore w:val="1"/>
          <w:wBefore w:w="7" w:type="dxa"/>
          <w:trHeight w:val="1080" w:hRule="atLeast"/>
        </w:trPr>
        <w:tc>
          <w:tcPr>
            <w:tcW w:w="2135" w:type="dxa"/>
            <w:gridSpan w:val="3"/>
          </w:tcPr>
          <w:p w14:paraId="2E887EE2">
            <w:pPr>
              <w:pStyle w:val="5"/>
              <w:numPr>
                <w:ilvl w:val="2"/>
                <w:numId w:val="23"/>
              </w:numPr>
              <w:spacing w:before="120" w:after="120"/>
              <w:rPr>
                <w:rFonts w:cs="Times New Roman"/>
              </w:rPr>
            </w:pPr>
            <w:bookmarkStart w:id="242" w:name="_Toc49159571"/>
            <w:bookmarkStart w:id="243" w:name="_Toc506545758"/>
            <w:bookmarkStart w:id="244" w:name="_Toc48804227"/>
            <w:bookmarkStart w:id="245" w:name="_Toc48973989"/>
            <w:bookmarkStart w:id="246" w:name="_Toc48800678"/>
            <w:bookmarkStart w:id="247" w:name="_Toc48979246"/>
            <w:bookmarkStart w:id="248" w:name="_Toc49159758"/>
            <w:bookmarkStart w:id="249" w:name="_Toc48804734"/>
            <w:bookmarkStart w:id="250" w:name="_Toc140186282"/>
            <w:bookmarkStart w:id="251" w:name="_Toc48800847"/>
            <w:bookmarkStart w:id="252" w:name="_Toc48804058"/>
            <w:bookmarkStart w:id="253" w:name="_Toc48894385"/>
            <w:bookmarkStart w:id="254" w:name="_Toc48798408"/>
            <w:bookmarkStart w:id="255" w:name="_Toc48803044"/>
            <w:bookmarkStart w:id="256" w:name="_Toc48895158"/>
            <w:bookmarkStart w:id="257" w:name="_Toc48895344"/>
            <w:bookmarkStart w:id="258" w:name="_Toc48632705"/>
            <w:bookmarkStart w:id="259" w:name="_Toc48978485"/>
            <w:bookmarkStart w:id="260" w:name="_Toc48979433"/>
            <w:bookmarkStart w:id="261" w:name="_Toc48970165"/>
            <w:bookmarkStart w:id="262" w:name="_Toc48803720"/>
            <w:bookmarkStart w:id="263" w:name="_Toc48812357"/>
            <w:bookmarkStart w:id="264" w:name="_Toc48892553"/>
            <w:bookmarkStart w:id="265" w:name="_Toc48896126"/>
            <w:bookmarkStart w:id="266" w:name="_Toc48803213"/>
            <w:bookmarkStart w:id="267" w:name="_Toc48968909"/>
            <w:bookmarkStart w:id="268" w:name="_Toc48969240"/>
            <w:bookmarkStart w:id="269" w:name="_Toc48980498"/>
            <w:bookmarkStart w:id="270" w:name="_Toc48803382"/>
            <w:r>
              <w:rPr>
                <w:rFonts w:cs="Times New Roman"/>
              </w:rPr>
              <w:t>Taxes</w:t>
            </w:r>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tc>
        <w:tc>
          <w:tcPr>
            <w:tcW w:w="7335" w:type="dxa"/>
            <w:gridSpan w:val="2"/>
          </w:tcPr>
          <w:p w14:paraId="4578819D">
            <w:pPr>
              <w:numPr>
                <w:ilvl w:val="0"/>
                <w:numId w:val="32"/>
              </w:numPr>
              <w:spacing w:before="120" w:after="120"/>
              <w:jc w:val="both"/>
              <w:rPr>
                <w:rFonts w:ascii="Times New Roman" w:hAnsi="Times New Roman" w:cs="Times New Roman"/>
                <w:lang w:val="en-GB"/>
              </w:rPr>
            </w:pPr>
            <w:r>
              <w:rPr>
                <w:rFonts w:ascii="Times New Roman" w:hAnsi="Times New Roman" w:cs="Times New Roman"/>
                <w:lang w:val="en-GB"/>
              </w:rPr>
              <w:t xml:space="preserve">The Consultant is subject to local taxes on amounts payable by the Client as per the Applicable Law. It is the responsibility of the Consultant to be familiar with the relevant laws in Nigeria, and to determine the taxes amounts to be paid. </w:t>
            </w:r>
          </w:p>
        </w:tc>
      </w:tr>
      <w:tr w14:paraId="65C85088">
        <w:tblPrEx>
          <w:tblCellMar>
            <w:top w:w="0" w:type="dxa"/>
            <w:left w:w="108" w:type="dxa"/>
            <w:bottom w:w="0" w:type="dxa"/>
            <w:right w:w="108" w:type="dxa"/>
          </w:tblCellMar>
        </w:tblPrEx>
        <w:trPr>
          <w:gridBefore w:val="1"/>
          <w:wBefore w:w="7" w:type="dxa"/>
        </w:trPr>
        <w:tc>
          <w:tcPr>
            <w:tcW w:w="2126" w:type="dxa"/>
            <w:gridSpan w:val="2"/>
          </w:tcPr>
          <w:p w14:paraId="1DB3A0BE">
            <w:pPr>
              <w:pStyle w:val="5"/>
              <w:numPr>
                <w:ilvl w:val="2"/>
                <w:numId w:val="23"/>
              </w:numPr>
              <w:spacing w:before="120" w:after="120"/>
              <w:rPr>
                <w:rFonts w:cs="Times New Roman"/>
              </w:rPr>
            </w:pPr>
            <w:bookmarkStart w:id="271" w:name="_Toc48798410"/>
            <w:bookmarkStart w:id="272" w:name="_Toc48803384"/>
            <w:bookmarkStart w:id="273" w:name="_Toc48895160"/>
            <w:bookmarkStart w:id="274" w:name="_Toc48803046"/>
            <w:bookmarkStart w:id="275" w:name="_Toc48803722"/>
            <w:bookmarkStart w:id="276" w:name="_Toc48804060"/>
            <w:bookmarkStart w:id="277" w:name="_Toc48812359"/>
            <w:bookmarkStart w:id="278" w:name="_Toc48803215"/>
            <w:bookmarkStart w:id="279" w:name="_Toc48892555"/>
            <w:bookmarkStart w:id="280" w:name="_Toc48894387"/>
            <w:bookmarkStart w:id="281" w:name="_Toc48896128"/>
            <w:bookmarkStart w:id="282" w:name="_Toc48969242"/>
            <w:bookmarkStart w:id="283" w:name="_Toc48970167"/>
            <w:bookmarkStart w:id="284" w:name="_Toc48973991"/>
            <w:bookmarkStart w:id="285" w:name="_Toc48979435"/>
            <w:bookmarkStart w:id="286" w:name="_Toc48632707"/>
            <w:bookmarkStart w:id="287" w:name="_Toc48804736"/>
            <w:bookmarkStart w:id="288" w:name="_Toc48804229"/>
            <w:bookmarkStart w:id="289" w:name="_Toc48978487"/>
            <w:bookmarkStart w:id="290" w:name="_Toc48895346"/>
            <w:bookmarkStart w:id="291" w:name="_Toc48979248"/>
            <w:bookmarkStart w:id="292" w:name="_Toc48968911"/>
            <w:bookmarkStart w:id="293" w:name="_Toc48980500"/>
            <w:bookmarkStart w:id="294" w:name="_Toc48800680"/>
            <w:bookmarkStart w:id="295" w:name="_Toc48800849"/>
            <w:bookmarkStart w:id="296" w:name="_Toc49159760"/>
            <w:bookmarkStart w:id="297" w:name="_Toc140186284"/>
            <w:bookmarkStart w:id="298" w:name="_Toc506545759"/>
            <w:bookmarkStart w:id="299" w:name="_Toc49159573"/>
            <w:bookmarkStart w:id="300" w:name="_Toc67815051"/>
            <w:r>
              <w:rPr>
                <w:rFonts w:cs="Times New Roman"/>
              </w:rPr>
              <w:t>Alternative Proposals</w:t>
            </w:r>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p>
        </w:tc>
        <w:tc>
          <w:tcPr>
            <w:tcW w:w="7344" w:type="dxa"/>
            <w:gridSpan w:val="3"/>
          </w:tcPr>
          <w:p w14:paraId="0F2A533F">
            <w:pPr>
              <w:pStyle w:val="79"/>
              <w:keepNext/>
              <w:keepLines/>
              <w:numPr>
                <w:ilvl w:val="0"/>
                <w:numId w:val="33"/>
              </w:numPr>
              <w:rPr>
                <w:rFonts w:ascii="Times New Roman" w:hAnsi="Times New Roman" w:cs="Times New Roman"/>
                <w:b w:val="0"/>
              </w:rPr>
            </w:pPr>
            <w:r>
              <w:rPr>
                <w:rFonts w:ascii="Times New Roman" w:hAnsi="Times New Roman" w:cs="Times New Roman"/>
                <w:b w:val="0"/>
              </w:rPr>
              <w:t>Unless otherwise stated in the SIC, alternative proposals shall not be considered.</w:t>
            </w:r>
          </w:p>
        </w:tc>
      </w:tr>
      <w:tr w14:paraId="2B2FFA69">
        <w:tblPrEx>
          <w:tblCellMar>
            <w:top w:w="0" w:type="dxa"/>
            <w:left w:w="108" w:type="dxa"/>
            <w:bottom w:w="0" w:type="dxa"/>
            <w:right w:w="108" w:type="dxa"/>
          </w:tblCellMar>
        </w:tblPrEx>
        <w:trPr>
          <w:gridBefore w:val="1"/>
          <w:wBefore w:w="7" w:type="dxa"/>
          <w:trHeight w:val="854" w:hRule="atLeast"/>
        </w:trPr>
        <w:tc>
          <w:tcPr>
            <w:tcW w:w="2126" w:type="dxa"/>
            <w:gridSpan w:val="2"/>
          </w:tcPr>
          <w:p w14:paraId="50C65788">
            <w:pPr>
              <w:pStyle w:val="5"/>
              <w:numPr>
                <w:ilvl w:val="2"/>
                <w:numId w:val="23"/>
              </w:numPr>
              <w:spacing w:before="120" w:after="120"/>
              <w:rPr>
                <w:rFonts w:cs="Times New Roman"/>
              </w:rPr>
            </w:pPr>
            <w:bookmarkStart w:id="301" w:name="_Toc48632708"/>
            <w:bookmarkStart w:id="302" w:name="_Toc48803723"/>
            <w:bookmarkStart w:id="303" w:name="_Toc48803385"/>
            <w:bookmarkStart w:id="304" w:name="_Toc48800850"/>
            <w:bookmarkStart w:id="305" w:name="_Toc48803216"/>
            <w:bookmarkStart w:id="306" w:name="_Toc48892556"/>
            <w:bookmarkStart w:id="307" w:name="_Toc48894388"/>
            <w:bookmarkStart w:id="308" w:name="_Toc48895161"/>
            <w:bookmarkStart w:id="309" w:name="_Toc48812360"/>
            <w:bookmarkStart w:id="310" w:name="_Toc48803047"/>
            <w:bookmarkStart w:id="311" w:name="_Toc48804061"/>
            <w:bookmarkStart w:id="312" w:name="_Toc48800681"/>
            <w:bookmarkStart w:id="313" w:name="_Toc48798411"/>
            <w:bookmarkStart w:id="314" w:name="_Toc48804230"/>
            <w:bookmarkStart w:id="315" w:name="_Toc48804737"/>
            <w:bookmarkStart w:id="316" w:name="_Toc48969243"/>
            <w:bookmarkStart w:id="317" w:name="_Toc506545760"/>
            <w:bookmarkStart w:id="318" w:name="_Toc48895347"/>
            <w:bookmarkStart w:id="319" w:name="_Toc48970168"/>
            <w:bookmarkStart w:id="320" w:name="_Toc48968912"/>
            <w:bookmarkStart w:id="321" w:name="_Toc48979249"/>
            <w:bookmarkStart w:id="322" w:name="_Toc48979436"/>
            <w:bookmarkStart w:id="323" w:name="_Toc48980501"/>
            <w:bookmarkStart w:id="324" w:name="_Toc140186285"/>
            <w:bookmarkStart w:id="325" w:name="_Toc48896129"/>
            <w:bookmarkStart w:id="326" w:name="_Toc48973992"/>
            <w:bookmarkStart w:id="327" w:name="_Toc48978488"/>
            <w:bookmarkStart w:id="328" w:name="_Toc49159574"/>
            <w:bookmarkStart w:id="329" w:name="_Toc49159761"/>
            <w:bookmarkStart w:id="330" w:name="_Toc67815052"/>
            <w:bookmarkStart w:id="331" w:name="_Toc438532588"/>
            <w:bookmarkStart w:id="332" w:name="_Toc37234059"/>
            <w:bookmarkStart w:id="333" w:name="_Toc37047288"/>
            <w:bookmarkStart w:id="334" w:name="_Toc438907018"/>
            <w:bookmarkStart w:id="335" w:name="_Toc438907217"/>
            <w:bookmarkStart w:id="336" w:name="_Toc438438835"/>
            <w:bookmarkStart w:id="337" w:name="_Toc438733979"/>
            <w:r>
              <w:rPr>
                <w:rFonts w:cs="Times New Roman"/>
              </w:rPr>
              <w:t>Proposal Prices</w:t>
            </w:r>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r>
              <w:rPr>
                <w:rFonts w:cs="Times New Roman"/>
              </w:rPr>
              <w:t xml:space="preserve"> </w:t>
            </w:r>
            <w:bookmarkEnd w:id="331"/>
            <w:bookmarkEnd w:id="332"/>
            <w:bookmarkEnd w:id="333"/>
            <w:bookmarkEnd w:id="334"/>
            <w:bookmarkEnd w:id="335"/>
            <w:bookmarkEnd w:id="336"/>
            <w:bookmarkEnd w:id="337"/>
          </w:p>
        </w:tc>
        <w:tc>
          <w:tcPr>
            <w:tcW w:w="7344" w:type="dxa"/>
            <w:gridSpan w:val="3"/>
          </w:tcPr>
          <w:p w14:paraId="6418EC59">
            <w:pPr>
              <w:numPr>
                <w:ilvl w:val="1"/>
                <w:numId w:val="33"/>
              </w:numPr>
              <w:tabs>
                <w:tab w:val="left" w:pos="2160"/>
              </w:tabs>
              <w:spacing w:before="120" w:after="120"/>
              <w:jc w:val="both"/>
              <w:rPr>
                <w:rFonts w:ascii="Times New Roman" w:hAnsi="Times New Roman" w:cs="Times New Roman"/>
              </w:rPr>
            </w:pPr>
            <w:r>
              <w:rPr>
                <w:rFonts w:ascii="Times New Roman" w:hAnsi="Times New Roman" w:cs="Times New Roman"/>
              </w:rPr>
              <w:t>The Consultant shall indicate on the Financial Proposal the unit prices and total price of the Services it proposes to supply under the contract.</w:t>
            </w:r>
          </w:p>
        </w:tc>
      </w:tr>
      <w:tr w14:paraId="4986BEFC">
        <w:tblPrEx>
          <w:tblCellMar>
            <w:top w:w="0" w:type="dxa"/>
            <w:left w:w="108" w:type="dxa"/>
            <w:bottom w:w="0" w:type="dxa"/>
            <w:right w:w="108" w:type="dxa"/>
          </w:tblCellMar>
        </w:tblPrEx>
        <w:trPr>
          <w:gridBefore w:val="1"/>
          <w:wBefore w:w="7" w:type="dxa"/>
          <w:trHeight w:val="621" w:hRule="atLeast"/>
        </w:trPr>
        <w:tc>
          <w:tcPr>
            <w:tcW w:w="2126" w:type="dxa"/>
            <w:gridSpan w:val="2"/>
          </w:tcPr>
          <w:p w14:paraId="6AA64D15">
            <w:pPr>
              <w:spacing w:before="120" w:after="120"/>
              <w:rPr>
                <w:rFonts w:ascii="Times New Roman" w:hAnsi="Times New Roman" w:cs="Times New Roman"/>
              </w:rPr>
            </w:pPr>
          </w:p>
        </w:tc>
        <w:tc>
          <w:tcPr>
            <w:tcW w:w="7344" w:type="dxa"/>
            <w:gridSpan w:val="3"/>
          </w:tcPr>
          <w:p w14:paraId="08E80EA6">
            <w:pPr>
              <w:numPr>
                <w:ilvl w:val="1"/>
                <w:numId w:val="33"/>
              </w:numPr>
              <w:tabs>
                <w:tab w:val="left" w:pos="2160"/>
              </w:tabs>
              <w:spacing w:before="120" w:after="120"/>
              <w:jc w:val="both"/>
              <w:rPr>
                <w:rFonts w:ascii="Times New Roman" w:hAnsi="Times New Roman" w:cs="Times New Roman"/>
                <w:bCs/>
              </w:rPr>
            </w:pPr>
            <w:r>
              <w:rPr>
                <w:rFonts w:ascii="Times New Roman" w:hAnsi="Times New Roman" w:cs="Times New Roman"/>
                <w:bCs/>
              </w:rPr>
              <w:t>Prices quoted by the Consultant shall be fixed. but subject to variation, under exceptional reasons, to be agreed during negotiations.</w:t>
            </w:r>
          </w:p>
        </w:tc>
      </w:tr>
      <w:tr w14:paraId="6FA775E3">
        <w:tblPrEx>
          <w:tblCellMar>
            <w:top w:w="0" w:type="dxa"/>
            <w:left w:w="108" w:type="dxa"/>
            <w:bottom w:w="0" w:type="dxa"/>
            <w:right w:w="108" w:type="dxa"/>
          </w:tblCellMar>
        </w:tblPrEx>
        <w:trPr>
          <w:gridBefore w:val="1"/>
          <w:wBefore w:w="7" w:type="dxa"/>
          <w:trHeight w:val="450" w:hRule="atLeast"/>
        </w:trPr>
        <w:tc>
          <w:tcPr>
            <w:tcW w:w="2126" w:type="dxa"/>
            <w:gridSpan w:val="2"/>
          </w:tcPr>
          <w:p w14:paraId="5159AABA">
            <w:pPr>
              <w:pStyle w:val="5"/>
              <w:numPr>
                <w:ilvl w:val="2"/>
                <w:numId w:val="23"/>
              </w:numPr>
              <w:spacing w:before="120" w:after="120"/>
              <w:rPr>
                <w:rFonts w:cs="Times New Roman"/>
              </w:rPr>
            </w:pPr>
            <w:bookmarkStart w:id="338" w:name="_Toc48892557"/>
            <w:bookmarkStart w:id="339" w:name="_Toc48895348"/>
            <w:bookmarkStart w:id="340" w:name="_Toc48800682"/>
            <w:bookmarkStart w:id="341" w:name="_Toc48803724"/>
            <w:bookmarkStart w:id="342" w:name="_Toc438907218"/>
            <w:bookmarkStart w:id="343" w:name="_Toc48804231"/>
            <w:bookmarkStart w:id="344" w:name="_Toc48969244"/>
            <w:bookmarkStart w:id="345" w:name="_Toc48978489"/>
            <w:bookmarkStart w:id="346" w:name="_Toc438733980"/>
            <w:bookmarkStart w:id="347" w:name="_Toc48895162"/>
            <w:bookmarkStart w:id="348" w:name="_Toc438438836"/>
            <w:bookmarkStart w:id="349" w:name="_Toc37234060"/>
            <w:bookmarkStart w:id="350" w:name="_Toc48800851"/>
            <w:bookmarkStart w:id="351" w:name="_Toc37047289"/>
            <w:bookmarkStart w:id="352" w:name="_Toc438532597"/>
            <w:bookmarkStart w:id="353" w:name="_Toc48803048"/>
            <w:bookmarkStart w:id="354" w:name="_Toc48896130"/>
            <w:bookmarkStart w:id="355" w:name="_Toc48968913"/>
            <w:bookmarkStart w:id="356" w:name="_Toc48970169"/>
            <w:bookmarkStart w:id="357" w:name="_Toc48894389"/>
            <w:bookmarkStart w:id="358" w:name="_Toc48973993"/>
            <w:bookmarkStart w:id="359" w:name="_Toc48979250"/>
            <w:bookmarkStart w:id="360" w:name="_Toc48803386"/>
            <w:bookmarkStart w:id="361" w:name="_Toc48812361"/>
            <w:bookmarkStart w:id="362" w:name="_Toc438907019"/>
            <w:bookmarkStart w:id="363" w:name="_Toc48632709"/>
            <w:bookmarkStart w:id="364" w:name="_Toc48803217"/>
            <w:bookmarkStart w:id="365" w:name="_Toc48798412"/>
            <w:bookmarkStart w:id="366" w:name="_Toc48804062"/>
            <w:bookmarkStart w:id="367" w:name="_Toc48804738"/>
            <w:bookmarkStart w:id="368" w:name="_Toc140186286"/>
            <w:bookmarkStart w:id="369" w:name="_Toc48980502"/>
            <w:bookmarkStart w:id="370" w:name="_Toc67815053"/>
            <w:bookmarkStart w:id="371" w:name="_Toc506545761"/>
            <w:bookmarkStart w:id="372" w:name="_Toc49159575"/>
            <w:bookmarkStart w:id="373" w:name="_Toc48979437"/>
            <w:bookmarkStart w:id="374" w:name="_Toc49159762"/>
            <w:r>
              <w:rPr>
                <w:rFonts w:cs="Times New Roman"/>
              </w:rPr>
              <w:t>Proposal Cu</w:t>
            </w:r>
            <w:bookmarkStart w:id="375" w:name="_Hlt438531797"/>
            <w:bookmarkEnd w:id="375"/>
            <w:r>
              <w:rPr>
                <w:rFonts w:cs="Times New Roman"/>
              </w:rPr>
              <w:t>rrency</w:t>
            </w:r>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tc>
        <w:tc>
          <w:tcPr>
            <w:tcW w:w="7344" w:type="dxa"/>
            <w:gridSpan w:val="3"/>
          </w:tcPr>
          <w:p w14:paraId="77F791F6">
            <w:pPr>
              <w:numPr>
                <w:ilvl w:val="2"/>
                <w:numId w:val="33"/>
              </w:numPr>
              <w:tabs>
                <w:tab w:val="left" w:pos="612"/>
              </w:tabs>
              <w:spacing w:before="120" w:after="120"/>
              <w:rPr>
                <w:rFonts w:ascii="Times New Roman" w:hAnsi="Times New Roman" w:cs="Times New Roman"/>
              </w:rPr>
            </w:pPr>
            <w:r>
              <w:rPr>
                <w:rFonts w:ascii="Times New Roman" w:hAnsi="Times New Roman" w:cs="Times New Roman"/>
              </w:rPr>
              <w:t>All prices shall be quoted in Naira.</w:t>
            </w:r>
          </w:p>
        </w:tc>
      </w:tr>
      <w:tr w14:paraId="570DD240">
        <w:tblPrEx>
          <w:tblCellMar>
            <w:top w:w="0" w:type="dxa"/>
            <w:left w:w="108" w:type="dxa"/>
            <w:bottom w:w="0" w:type="dxa"/>
            <w:right w:w="108" w:type="dxa"/>
          </w:tblCellMar>
        </w:tblPrEx>
        <w:trPr>
          <w:gridBefore w:val="1"/>
          <w:wBefore w:w="7" w:type="dxa"/>
        </w:trPr>
        <w:tc>
          <w:tcPr>
            <w:tcW w:w="2126" w:type="dxa"/>
            <w:gridSpan w:val="2"/>
          </w:tcPr>
          <w:p w14:paraId="0662787C">
            <w:pPr>
              <w:pStyle w:val="5"/>
              <w:numPr>
                <w:ilvl w:val="2"/>
                <w:numId w:val="23"/>
              </w:numPr>
              <w:spacing w:before="120" w:after="120"/>
              <w:rPr>
                <w:rFonts w:cs="Times New Roman"/>
              </w:rPr>
            </w:pPr>
            <w:bookmarkStart w:id="376" w:name="_Toc48800683"/>
            <w:bookmarkStart w:id="377" w:name="_Toc48804063"/>
            <w:bookmarkStart w:id="378" w:name="_Toc48892558"/>
            <w:bookmarkStart w:id="379" w:name="_Toc48804739"/>
            <w:bookmarkStart w:id="380" w:name="_Toc48894390"/>
            <w:bookmarkStart w:id="381" w:name="_Toc48800852"/>
            <w:bookmarkStart w:id="382" w:name="_Toc48804232"/>
            <w:bookmarkStart w:id="383" w:name="_Toc48895163"/>
            <w:bookmarkStart w:id="384" w:name="_Toc48895349"/>
            <w:bookmarkStart w:id="385" w:name="_Toc48803049"/>
            <w:bookmarkStart w:id="386" w:name="_Toc48803218"/>
            <w:bookmarkStart w:id="387" w:name="_Toc48803725"/>
            <w:bookmarkStart w:id="388" w:name="_Toc48812362"/>
            <w:bookmarkStart w:id="389" w:name="_Toc48798413"/>
            <w:bookmarkStart w:id="390" w:name="_Toc48803387"/>
            <w:bookmarkStart w:id="391" w:name="_Toc48632710"/>
            <w:bookmarkStart w:id="392" w:name="_Toc140186287"/>
            <w:bookmarkStart w:id="393" w:name="_Toc48979251"/>
            <w:bookmarkStart w:id="394" w:name="_Toc48980503"/>
            <w:bookmarkStart w:id="395" w:name="_Toc67815054"/>
            <w:bookmarkStart w:id="396" w:name="_Toc48968914"/>
            <w:bookmarkStart w:id="397" w:name="_Toc49159763"/>
            <w:bookmarkStart w:id="398" w:name="_Toc48973994"/>
            <w:bookmarkStart w:id="399" w:name="_Toc48979438"/>
            <w:bookmarkStart w:id="400" w:name="_Toc48970170"/>
            <w:bookmarkStart w:id="401" w:name="_Toc49159576"/>
            <w:bookmarkStart w:id="402" w:name="_Toc48896131"/>
            <w:bookmarkStart w:id="403" w:name="_Toc48978490"/>
            <w:bookmarkStart w:id="404" w:name="_Toc506545762"/>
            <w:bookmarkStart w:id="405" w:name="_Toc48969245"/>
            <w:bookmarkStart w:id="406" w:name="_Toc37047293"/>
            <w:bookmarkStart w:id="407" w:name="_Toc438907223"/>
            <w:bookmarkStart w:id="408" w:name="_Toc438907024"/>
            <w:bookmarkStart w:id="409" w:name="_Toc438532604"/>
            <w:bookmarkStart w:id="410" w:name="_Toc438733985"/>
            <w:bookmarkStart w:id="411" w:name="_Toc37234064"/>
            <w:bookmarkStart w:id="412" w:name="_Toc438438841"/>
            <w:r>
              <w:rPr>
                <w:rFonts w:cs="Times New Roman"/>
              </w:rPr>
              <w:t>Proposal Validity</w:t>
            </w:r>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r>
              <w:rPr>
                <w:rFonts w:cs="Times New Roman"/>
              </w:rPr>
              <w:t xml:space="preserve"> </w:t>
            </w:r>
            <w:bookmarkEnd w:id="406"/>
            <w:bookmarkEnd w:id="407"/>
            <w:bookmarkEnd w:id="408"/>
            <w:bookmarkEnd w:id="409"/>
            <w:bookmarkEnd w:id="410"/>
            <w:bookmarkEnd w:id="411"/>
            <w:bookmarkEnd w:id="412"/>
          </w:p>
        </w:tc>
        <w:tc>
          <w:tcPr>
            <w:tcW w:w="7344" w:type="dxa"/>
            <w:gridSpan w:val="3"/>
          </w:tcPr>
          <w:p w14:paraId="0AB4D9A2">
            <w:pPr>
              <w:numPr>
                <w:ilvl w:val="0"/>
                <w:numId w:val="34"/>
              </w:numPr>
              <w:spacing w:before="120" w:after="120"/>
              <w:jc w:val="both"/>
              <w:rPr>
                <w:rFonts w:ascii="Times New Roman" w:hAnsi="Times New Roman" w:cs="Times New Roman"/>
              </w:rPr>
            </w:pPr>
            <w:r>
              <w:rPr>
                <w:rFonts w:ascii="Times New Roman" w:hAnsi="Times New Roman" w:cs="Times New Roman"/>
              </w:rPr>
              <w:t>Proposals shall remain valid for the period specified in the SIC after the Proposal submission deadline date prescribed by the Client.</w:t>
            </w:r>
          </w:p>
        </w:tc>
      </w:tr>
      <w:tr w14:paraId="26482027">
        <w:tblPrEx>
          <w:tblCellMar>
            <w:top w:w="0" w:type="dxa"/>
            <w:left w:w="108" w:type="dxa"/>
            <w:bottom w:w="0" w:type="dxa"/>
            <w:right w:w="108" w:type="dxa"/>
          </w:tblCellMar>
        </w:tblPrEx>
        <w:trPr>
          <w:gridBefore w:val="1"/>
          <w:wBefore w:w="7" w:type="dxa"/>
        </w:trPr>
        <w:tc>
          <w:tcPr>
            <w:tcW w:w="2126" w:type="dxa"/>
            <w:gridSpan w:val="2"/>
          </w:tcPr>
          <w:p w14:paraId="4847B625">
            <w:pPr>
              <w:spacing w:before="120" w:after="120"/>
              <w:rPr>
                <w:rFonts w:ascii="Times New Roman" w:hAnsi="Times New Roman" w:cs="Times New Roman"/>
              </w:rPr>
            </w:pPr>
          </w:p>
        </w:tc>
        <w:tc>
          <w:tcPr>
            <w:tcW w:w="7344" w:type="dxa"/>
            <w:gridSpan w:val="3"/>
          </w:tcPr>
          <w:p w14:paraId="02237B91">
            <w:pPr>
              <w:numPr>
                <w:ilvl w:val="0"/>
                <w:numId w:val="34"/>
              </w:numPr>
              <w:spacing w:before="120" w:after="120"/>
              <w:jc w:val="both"/>
              <w:rPr>
                <w:rFonts w:ascii="Times New Roman" w:hAnsi="Times New Roman" w:cs="Times New Roman"/>
              </w:rPr>
            </w:pPr>
            <w:r>
              <w:rPr>
                <w:rFonts w:ascii="Times New Roman" w:hAnsi="Times New Roman" w:cs="Times New Roman"/>
                <w:lang w:val="en-GB"/>
              </w:rPr>
              <w:t>Consultants shall maintain the availability of Professional staff/experts nominated in the Proposal during the Proposal validity period. The Client will make its best effort to complete negotiations within this period.</w:t>
            </w:r>
          </w:p>
        </w:tc>
      </w:tr>
      <w:tr w14:paraId="4EE045C5">
        <w:tblPrEx>
          <w:tblCellMar>
            <w:top w:w="0" w:type="dxa"/>
            <w:left w:w="108" w:type="dxa"/>
            <w:bottom w:w="0" w:type="dxa"/>
            <w:right w:w="108" w:type="dxa"/>
          </w:tblCellMar>
        </w:tblPrEx>
        <w:trPr>
          <w:gridBefore w:val="1"/>
          <w:wBefore w:w="7" w:type="dxa"/>
        </w:trPr>
        <w:tc>
          <w:tcPr>
            <w:tcW w:w="2126" w:type="dxa"/>
            <w:gridSpan w:val="2"/>
          </w:tcPr>
          <w:p w14:paraId="38062DAC">
            <w:pPr>
              <w:spacing w:before="120" w:after="120"/>
              <w:rPr>
                <w:rFonts w:ascii="Times New Roman" w:hAnsi="Times New Roman" w:cs="Times New Roman"/>
              </w:rPr>
            </w:pPr>
          </w:p>
        </w:tc>
        <w:tc>
          <w:tcPr>
            <w:tcW w:w="7344" w:type="dxa"/>
            <w:gridSpan w:val="3"/>
          </w:tcPr>
          <w:p w14:paraId="6012DE1F">
            <w:pPr>
              <w:numPr>
                <w:ilvl w:val="0"/>
                <w:numId w:val="34"/>
              </w:numPr>
              <w:spacing w:before="120" w:after="120"/>
              <w:jc w:val="both"/>
              <w:rPr>
                <w:rFonts w:ascii="Times New Roman" w:hAnsi="Times New Roman" w:cs="Times New Roman"/>
              </w:rPr>
            </w:pPr>
            <w:r>
              <w:rPr>
                <w:rFonts w:ascii="Times New Roman" w:hAnsi="Times New Roman" w:cs="Times New Roman"/>
              </w:rPr>
              <w:t>In exceptional circumstances, prior to the expiration of the Proposal validity period, the Client may request Consultants to extend the period of validity of their Proposals. The request and the responses shall be made in writing. If a Consultant does not respond or refuse the request, its Proposal shall no longer be considered in the evaluation proceedings. A Consultant agreeing to the request will not be required or permitted to modify its Proposal.</w:t>
            </w:r>
          </w:p>
        </w:tc>
      </w:tr>
      <w:tr w14:paraId="67F0DD83">
        <w:tblPrEx>
          <w:tblCellMar>
            <w:top w:w="0" w:type="dxa"/>
            <w:left w:w="108" w:type="dxa"/>
            <w:bottom w:w="0" w:type="dxa"/>
            <w:right w:w="108" w:type="dxa"/>
          </w:tblCellMar>
        </w:tblPrEx>
        <w:tc>
          <w:tcPr>
            <w:tcW w:w="2160" w:type="dxa"/>
            <w:gridSpan w:val="5"/>
          </w:tcPr>
          <w:p w14:paraId="0CE16FBC">
            <w:pPr>
              <w:pStyle w:val="5"/>
              <w:numPr>
                <w:ilvl w:val="2"/>
                <w:numId w:val="23"/>
              </w:numPr>
              <w:spacing w:before="120" w:after="120"/>
              <w:rPr>
                <w:rFonts w:cs="Times New Roman"/>
                <w:bCs w:val="0"/>
                <w:sz w:val="22"/>
                <w:szCs w:val="22"/>
              </w:rPr>
            </w:pPr>
            <w:bookmarkStart w:id="413" w:name="_Toc506545763"/>
            <w:r>
              <w:rPr>
                <w:rFonts w:cs="Times New Roman"/>
                <w:bCs w:val="0"/>
                <w:sz w:val="22"/>
                <w:szCs w:val="22"/>
              </w:rPr>
              <w:t>Proposal Format and Signing</w:t>
            </w:r>
            <w:bookmarkEnd w:id="413"/>
          </w:p>
        </w:tc>
        <w:tc>
          <w:tcPr>
            <w:tcW w:w="7317" w:type="dxa"/>
          </w:tcPr>
          <w:p w14:paraId="3F88389E">
            <w:pPr>
              <w:pStyle w:val="34"/>
              <w:numPr>
                <w:ilvl w:val="0"/>
                <w:numId w:val="35"/>
              </w:numPr>
              <w:spacing w:before="120" w:after="120"/>
              <w:jc w:val="both"/>
              <w:rPr>
                <w:rFonts w:ascii="Times New Roman" w:hAnsi="Times New Roman" w:cs="Times New Roman"/>
                <w:lang w:val="en-GB"/>
              </w:rPr>
            </w:pPr>
            <w:r>
              <w:rPr>
                <w:rFonts w:ascii="Times New Roman" w:hAnsi="Times New Roman" w:cs="Times New Roman"/>
              </w:rPr>
              <w:t>The Consultant shall prepare one (1) original of the Technical Proposal as described in ITC Sub-Clause 13.1 and one (1) original of the Financial Proposal as described in ITC Sub-Clause 14.1 and clearly mark them “ORIGINAL”.</w:t>
            </w:r>
          </w:p>
        </w:tc>
      </w:tr>
      <w:tr w14:paraId="1BB50B21">
        <w:tblPrEx>
          <w:tblCellMar>
            <w:top w:w="0" w:type="dxa"/>
            <w:left w:w="108" w:type="dxa"/>
            <w:bottom w:w="0" w:type="dxa"/>
            <w:right w:w="108" w:type="dxa"/>
          </w:tblCellMar>
        </w:tblPrEx>
        <w:tc>
          <w:tcPr>
            <w:tcW w:w="2160" w:type="dxa"/>
            <w:gridSpan w:val="5"/>
          </w:tcPr>
          <w:p w14:paraId="1E6EDBCF">
            <w:pPr>
              <w:pStyle w:val="5"/>
              <w:spacing w:before="120" w:after="120"/>
              <w:rPr>
                <w:rFonts w:cs="Times New Roman"/>
                <w:bCs w:val="0"/>
                <w:sz w:val="22"/>
                <w:szCs w:val="22"/>
              </w:rPr>
            </w:pPr>
            <w:r>
              <w:rPr>
                <w:rFonts w:cs="Times New Roman"/>
                <w:bCs w:val="0"/>
                <w:sz w:val="22"/>
                <w:szCs w:val="22"/>
              </w:rPr>
              <w:t xml:space="preserve"> </w:t>
            </w:r>
          </w:p>
        </w:tc>
        <w:tc>
          <w:tcPr>
            <w:tcW w:w="7317" w:type="dxa"/>
          </w:tcPr>
          <w:p w14:paraId="1DF35949">
            <w:pPr>
              <w:pStyle w:val="34"/>
              <w:numPr>
                <w:ilvl w:val="0"/>
                <w:numId w:val="35"/>
              </w:numPr>
              <w:spacing w:before="120" w:after="120"/>
              <w:jc w:val="both"/>
              <w:rPr>
                <w:rFonts w:ascii="Times New Roman" w:hAnsi="Times New Roman" w:cs="Times New Roman"/>
                <w:lang w:val="en-GB"/>
              </w:rPr>
            </w:pPr>
            <w:r>
              <w:rPr>
                <w:rFonts w:ascii="Times New Roman" w:hAnsi="Times New Roman" w:cs="Times New Roman"/>
              </w:rPr>
              <w:t>The Consultant shall prepare the number of copies as specified in the SIC of each Proposal and clearly mark them “COPY”. In the event of any discrepancy between the original and the copies, the original shall prevail.</w:t>
            </w:r>
          </w:p>
        </w:tc>
      </w:tr>
      <w:tr w14:paraId="0F8E21A7">
        <w:tblPrEx>
          <w:tblCellMar>
            <w:top w:w="0" w:type="dxa"/>
            <w:left w:w="108" w:type="dxa"/>
            <w:bottom w:w="0" w:type="dxa"/>
            <w:right w:w="108" w:type="dxa"/>
          </w:tblCellMar>
        </w:tblPrEx>
        <w:tc>
          <w:tcPr>
            <w:tcW w:w="2160" w:type="dxa"/>
            <w:gridSpan w:val="5"/>
          </w:tcPr>
          <w:p w14:paraId="0B78C104">
            <w:pPr>
              <w:pStyle w:val="5"/>
              <w:spacing w:before="120" w:after="120"/>
              <w:rPr>
                <w:rFonts w:cs="Times New Roman"/>
                <w:bCs w:val="0"/>
                <w:sz w:val="22"/>
                <w:szCs w:val="22"/>
              </w:rPr>
            </w:pPr>
          </w:p>
        </w:tc>
        <w:tc>
          <w:tcPr>
            <w:tcW w:w="7317" w:type="dxa"/>
          </w:tcPr>
          <w:p w14:paraId="329169A1">
            <w:pPr>
              <w:pStyle w:val="34"/>
              <w:numPr>
                <w:ilvl w:val="0"/>
                <w:numId w:val="35"/>
              </w:numPr>
              <w:spacing w:before="120" w:after="120"/>
              <w:jc w:val="both"/>
              <w:rPr>
                <w:rFonts w:ascii="Times New Roman" w:hAnsi="Times New Roman" w:cs="Times New Roman"/>
                <w:lang w:val="en-GB"/>
              </w:rPr>
            </w:pPr>
            <w:r>
              <w:rPr>
                <w:rFonts w:ascii="Times New Roman" w:hAnsi="Times New Roman" w:cs="Times New Roman"/>
              </w:rPr>
              <w:t xml:space="preserve">The original and all copies of the Proposal shall be typed or written in indelible ink and shall be signed by </w:t>
            </w:r>
            <w:r>
              <w:rPr>
                <w:rFonts w:ascii="Times New Roman" w:hAnsi="Times New Roman" w:cs="Times New Roman"/>
                <w:bCs/>
              </w:rPr>
              <w:t>a person duly authorized to bind the Consultant to the Contract. The name and position held by each person signing the authorization must be typed or printed below the signature.</w:t>
            </w:r>
          </w:p>
        </w:tc>
      </w:tr>
      <w:tr w14:paraId="57BEFC70">
        <w:tblPrEx>
          <w:tblCellMar>
            <w:top w:w="0" w:type="dxa"/>
            <w:left w:w="108" w:type="dxa"/>
            <w:bottom w:w="0" w:type="dxa"/>
            <w:right w:w="108" w:type="dxa"/>
          </w:tblCellMar>
        </w:tblPrEx>
        <w:tc>
          <w:tcPr>
            <w:tcW w:w="9477" w:type="dxa"/>
            <w:gridSpan w:val="6"/>
          </w:tcPr>
          <w:p w14:paraId="5AADC72D">
            <w:pPr>
              <w:pStyle w:val="3"/>
              <w:spacing w:before="120" w:after="120"/>
              <w:ind w:left="878"/>
              <w:rPr>
                <w:rFonts w:ascii="Times New Roman" w:hAnsi="Times New Roman" w:cs="Times New Roman"/>
                <w:sz w:val="22"/>
              </w:rPr>
            </w:pPr>
            <w:bookmarkStart w:id="414" w:name="_Toc79817697"/>
            <w:bookmarkStart w:id="415" w:name="_Toc79817601"/>
            <w:bookmarkStart w:id="416" w:name="_Toc506545764"/>
            <w:r>
              <w:rPr>
                <w:rFonts w:ascii="Times New Roman" w:hAnsi="Times New Roman" w:cs="Times New Roman"/>
              </w:rPr>
              <w:t>D.</w:t>
            </w:r>
            <w:r>
              <w:rPr>
                <w:rFonts w:ascii="Times New Roman" w:hAnsi="Times New Roman" w:cs="Times New Roman"/>
              </w:rPr>
              <w:tab/>
            </w:r>
            <w:r>
              <w:rPr>
                <w:rFonts w:ascii="Times New Roman" w:hAnsi="Times New Roman" w:cs="Times New Roman"/>
              </w:rPr>
              <w:t>Proposal Submission</w:t>
            </w:r>
            <w:bookmarkEnd w:id="414"/>
            <w:bookmarkEnd w:id="415"/>
            <w:bookmarkEnd w:id="416"/>
          </w:p>
        </w:tc>
      </w:tr>
      <w:tr w14:paraId="689FEF53">
        <w:tblPrEx>
          <w:tblCellMar>
            <w:top w:w="0" w:type="dxa"/>
            <w:left w:w="108" w:type="dxa"/>
            <w:bottom w:w="0" w:type="dxa"/>
            <w:right w:w="108" w:type="dxa"/>
          </w:tblCellMar>
        </w:tblPrEx>
        <w:tc>
          <w:tcPr>
            <w:tcW w:w="2160" w:type="dxa"/>
            <w:gridSpan w:val="5"/>
          </w:tcPr>
          <w:p w14:paraId="54E72E87">
            <w:pPr>
              <w:pStyle w:val="5"/>
              <w:numPr>
                <w:ilvl w:val="2"/>
                <w:numId w:val="23"/>
              </w:numPr>
              <w:spacing w:before="120" w:after="120"/>
              <w:rPr>
                <w:rFonts w:cs="Times New Roman"/>
                <w:bCs w:val="0"/>
                <w:sz w:val="22"/>
                <w:szCs w:val="22"/>
              </w:rPr>
            </w:pPr>
            <w:bookmarkStart w:id="417" w:name="_Toc506545765"/>
            <w:bookmarkStart w:id="418" w:name="_Toc79817602"/>
            <w:bookmarkStart w:id="419" w:name="_Toc79817698"/>
            <w:r>
              <w:rPr>
                <w:rFonts w:cs="Times New Roman"/>
                <w:bCs w:val="0"/>
                <w:sz w:val="22"/>
                <w:szCs w:val="22"/>
              </w:rPr>
              <w:t>Proposal Sealing and Marking</w:t>
            </w:r>
            <w:bookmarkEnd w:id="417"/>
            <w:bookmarkEnd w:id="418"/>
            <w:bookmarkEnd w:id="419"/>
            <w:r>
              <w:rPr>
                <w:rFonts w:cs="Times New Roman"/>
                <w:bCs w:val="0"/>
                <w:sz w:val="22"/>
                <w:szCs w:val="22"/>
              </w:rPr>
              <w:t xml:space="preserve">  </w:t>
            </w:r>
          </w:p>
        </w:tc>
        <w:tc>
          <w:tcPr>
            <w:tcW w:w="7317" w:type="dxa"/>
          </w:tcPr>
          <w:p w14:paraId="43F0C2B7">
            <w:pPr>
              <w:pStyle w:val="79"/>
              <w:numPr>
                <w:ilvl w:val="0"/>
                <w:numId w:val="36"/>
              </w:numPr>
              <w:jc w:val="both"/>
              <w:rPr>
                <w:rFonts w:ascii="Times New Roman" w:hAnsi="Times New Roman" w:cs="Times New Roman"/>
                <w:b w:val="0"/>
                <w:szCs w:val="22"/>
              </w:rPr>
            </w:pPr>
            <w:r>
              <w:rPr>
                <w:rFonts w:ascii="Times New Roman" w:hAnsi="Times New Roman" w:cs="Times New Roman"/>
                <w:b w:val="0"/>
                <w:szCs w:val="22"/>
              </w:rPr>
              <w:t>The Consultant shall enclose the original Technical Proposal and the original Financial Proposal and all copies of the Proposal in two separate sealed envelopes, and enclose the two envelopes in one sealed outer envelope, which shall:</w:t>
            </w:r>
          </w:p>
          <w:p w14:paraId="066ABFE0">
            <w:pPr>
              <w:numPr>
                <w:ilvl w:val="1"/>
                <w:numId w:val="37"/>
              </w:numPr>
              <w:tabs>
                <w:tab w:val="left" w:pos="1017"/>
              </w:tabs>
              <w:spacing w:before="120" w:after="120"/>
              <w:rPr>
                <w:rFonts w:ascii="Times New Roman" w:hAnsi="Times New Roman" w:cs="Times New Roman"/>
              </w:rPr>
            </w:pPr>
            <w:r>
              <w:rPr>
                <w:rFonts w:ascii="Times New Roman" w:hAnsi="Times New Roman" w:cs="Times New Roman"/>
              </w:rPr>
              <w:t>bear the name and address of the Consultant;</w:t>
            </w:r>
          </w:p>
          <w:p w14:paraId="484F9C3D">
            <w:pPr>
              <w:numPr>
                <w:ilvl w:val="1"/>
                <w:numId w:val="37"/>
              </w:numPr>
              <w:tabs>
                <w:tab w:val="left" w:pos="1017"/>
              </w:tabs>
              <w:spacing w:before="120" w:after="120"/>
              <w:jc w:val="both"/>
              <w:rPr>
                <w:rFonts w:ascii="Times New Roman" w:hAnsi="Times New Roman" w:cs="Times New Roman"/>
              </w:rPr>
            </w:pPr>
            <w:r>
              <w:rPr>
                <w:rFonts w:ascii="Times New Roman" w:hAnsi="Times New Roman" w:cs="Times New Roman"/>
              </w:rPr>
              <w:t>be addressed to the Client at the address specified in the SIC; and</w:t>
            </w:r>
          </w:p>
          <w:p w14:paraId="31299BEA">
            <w:pPr>
              <w:numPr>
                <w:ilvl w:val="1"/>
                <w:numId w:val="37"/>
              </w:numPr>
              <w:tabs>
                <w:tab w:val="left" w:pos="1017"/>
              </w:tabs>
              <w:spacing w:before="120" w:after="120"/>
              <w:jc w:val="both"/>
              <w:rPr>
                <w:rFonts w:ascii="Times New Roman" w:hAnsi="Times New Roman" w:cs="Times New Roman"/>
              </w:rPr>
            </w:pPr>
            <w:r>
              <w:rPr>
                <w:rFonts w:ascii="Times New Roman" w:hAnsi="Times New Roman" w:cs="Times New Roman"/>
              </w:rPr>
              <w:t xml:space="preserve">bear the name of the Assignment as specified in the SIC. </w:t>
            </w:r>
          </w:p>
          <w:p w14:paraId="244F2BFD">
            <w:pPr>
              <w:pStyle w:val="79"/>
              <w:numPr>
                <w:ilvl w:val="0"/>
                <w:numId w:val="36"/>
              </w:numPr>
              <w:jc w:val="both"/>
              <w:rPr>
                <w:rFonts w:ascii="Times New Roman" w:hAnsi="Times New Roman" w:cs="Times New Roman"/>
              </w:rPr>
            </w:pPr>
            <w:r>
              <w:rPr>
                <w:rFonts w:ascii="Times New Roman" w:hAnsi="Times New Roman" w:cs="Times New Roman"/>
                <w:b w:val="0"/>
                <w:bCs/>
                <w:lang w:val="en-GB"/>
              </w:rPr>
              <w:t>The envelope with the Financial Proposal shall carry a warning “</w:t>
            </w:r>
            <w:r>
              <w:rPr>
                <w:rFonts w:ascii="Times New Roman" w:hAnsi="Times New Roman" w:cs="Times New Roman"/>
                <w:b w:val="0"/>
                <w:bCs/>
              </w:rPr>
              <w:t>DO NOT OPEN WITH THE TECHNICAL PROPOSAL”.</w:t>
            </w:r>
          </w:p>
          <w:p w14:paraId="0C57436F">
            <w:pPr>
              <w:pStyle w:val="79"/>
              <w:numPr>
                <w:ilvl w:val="0"/>
                <w:numId w:val="36"/>
              </w:numPr>
              <w:jc w:val="both"/>
              <w:rPr>
                <w:rFonts w:ascii="Times New Roman" w:hAnsi="Times New Roman" w:cs="Times New Roman"/>
              </w:rPr>
            </w:pPr>
            <w:r>
              <w:rPr>
                <w:rFonts w:ascii="Times New Roman" w:hAnsi="Times New Roman" w:cs="Times New Roman"/>
                <w:b w:val="0"/>
              </w:rPr>
              <w:t>If all envelopes are not sealed and marked as required, the Client will assume no responsibility for the misplacement, or premature opening of the Proposal.</w:t>
            </w:r>
          </w:p>
          <w:p w14:paraId="0AC2A77C">
            <w:pPr>
              <w:pStyle w:val="79"/>
              <w:numPr>
                <w:ilvl w:val="0"/>
                <w:numId w:val="36"/>
              </w:numPr>
              <w:jc w:val="both"/>
              <w:rPr>
                <w:rFonts w:ascii="Times New Roman" w:hAnsi="Times New Roman" w:cs="Times New Roman"/>
              </w:rPr>
            </w:pPr>
            <w:r>
              <w:rPr>
                <w:rFonts w:ascii="Times New Roman" w:hAnsi="Times New Roman" w:cs="Times New Roman"/>
                <w:b w:val="0"/>
                <w:lang w:val="en-GB"/>
              </w:rPr>
              <w:t>If the Financial Proposal is not submitted in a separate sealed envelope duly marked as indicated above, this may constitute grounds for declaring the Proposal non-responsive.</w:t>
            </w:r>
          </w:p>
        </w:tc>
      </w:tr>
      <w:tr w14:paraId="1E4E21DD">
        <w:tblPrEx>
          <w:tblCellMar>
            <w:top w:w="0" w:type="dxa"/>
            <w:left w:w="108" w:type="dxa"/>
            <w:bottom w:w="0" w:type="dxa"/>
            <w:right w:w="108" w:type="dxa"/>
          </w:tblCellMar>
        </w:tblPrEx>
        <w:tc>
          <w:tcPr>
            <w:tcW w:w="2160" w:type="dxa"/>
            <w:gridSpan w:val="5"/>
          </w:tcPr>
          <w:p w14:paraId="5AAD3498">
            <w:pPr>
              <w:pStyle w:val="5"/>
              <w:numPr>
                <w:ilvl w:val="2"/>
                <w:numId w:val="23"/>
              </w:numPr>
              <w:spacing w:before="120" w:after="120"/>
              <w:rPr>
                <w:rFonts w:cs="Times New Roman"/>
              </w:rPr>
            </w:pPr>
            <w:bookmarkStart w:id="420" w:name="_Toc506545766"/>
            <w:bookmarkStart w:id="421" w:name="_Toc79817699"/>
            <w:bookmarkStart w:id="422" w:name="_Toc79817603"/>
            <w:r>
              <w:rPr>
                <w:rFonts w:cs="Times New Roman"/>
                <w:bCs w:val="0"/>
                <w:sz w:val="22"/>
                <w:szCs w:val="22"/>
              </w:rPr>
              <w:t>Proposal Submission Deadline</w:t>
            </w:r>
            <w:bookmarkEnd w:id="420"/>
            <w:bookmarkEnd w:id="421"/>
            <w:bookmarkEnd w:id="422"/>
          </w:p>
        </w:tc>
        <w:tc>
          <w:tcPr>
            <w:tcW w:w="7317" w:type="dxa"/>
          </w:tcPr>
          <w:p w14:paraId="41C78535">
            <w:pPr>
              <w:pStyle w:val="79"/>
              <w:numPr>
                <w:ilvl w:val="2"/>
                <w:numId w:val="37"/>
              </w:numPr>
              <w:jc w:val="both"/>
              <w:rPr>
                <w:rFonts w:ascii="Times New Roman" w:hAnsi="Times New Roman" w:cs="Times New Roman"/>
                <w:b w:val="0"/>
                <w:szCs w:val="22"/>
              </w:rPr>
            </w:pPr>
            <w:r>
              <w:rPr>
                <w:rFonts w:ascii="Times New Roman" w:hAnsi="Times New Roman" w:cs="Times New Roman"/>
                <w:b w:val="0"/>
                <w:szCs w:val="22"/>
              </w:rPr>
              <w:t xml:space="preserve">Proposals must be received by the Client at the address specified under ITC Clause 21 no later than the date indicated in the SIC. </w:t>
            </w:r>
          </w:p>
        </w:tc>
      </w:tr>
      <w:tr w14:paraId="3F5FB705">
        <w:tblPrEx>
          <w:tblCellMar>
            <w:top w:w="0" w:type="dxa"/>
            <w:left w:w="108" w:type="dxa"/>
            <w:bottom w:w="0" w:type="dxa"/>
            <w:right w:w="108" w:type="dxa"/>
          </w:tblCellMar>
        </w:tblPrEx>
        <w:tc>
          <w:tcPr>
            <w:tcW w:w="2160" w:type="dxa"/>
            <w:gridSpan w:val="5"/>
          </w:tcPr>
          <w:p w14:paraId="3675EC6F">
            <w:pPr>
              <w:pStyle w:val="5"/>
              <w:spacing w:before="120" w:after="120"/>
              <w:rPr>
                <w:rFonts w:cs="Times New Roman"/>
                <w:bCs w:val="0"/>
                <w:sz w:val="22"/>
                <w:szCs w:val="22"/>
              </w:rPr>
            </w:pPr>
          </w:p>
          <w:p w14:paraId="64FC2D4C">
            <w:pPr>
              <w:rPr>
                <w:lang w:eastAsia="zh-CN"/>
              </w:rPr>
            </w:pPr>
          </w:p>
          <w:p w14:paraId="3962A7AF">
            <w:pPr>
              <w:rPr>
                <w:lang w:eastAsia="zh-CN"/>
              </w:rPr>
            </w:pPr>
          </w:p>
        </w:tc>
        <w:tc>
          <w:tcPr>
            <w:tcW w:w="7317" w:type="dxa"/>
          </w:tcPr>
          <w:p w14:paraId="18C7ADB5">
            <w:pPr>
              <w:pStyle w:val="79"/>
              <w:numPr>
                <w:ilvl w:val="2"/>
                <w:numId w:val="37"/>
              </w:numPr>
              <w:jc w:val="both"/>
              <w:rPr>
                <w:rFonts w:ascii="Times New Roman" w:hAnsi="Times New Roman" w:cs="Times New Roman"/>
                <w:b w:val="0"/>
                <w:szCs w:val="22"/>
              </w:rPr>
            </w:pPr>
            <w:r>
              <w:rPr>
                <w:rFonts w:ascii="Times New Roman" w:hAnsi="Times New Roman" w:cs="Times New Roman"/>
                <w:b w:val="0"/>
                <w:szCs w:val="22"/>
              </w:rPr>
              <w:t>The Proposal may be hand delivered or posted by registered mail or sent by courier. The Client shall, on request, provide the Consultant with a receipt showing the date and time when its Proposal was received.</w:t>
            </w:r>
          </w:p>
        </w:tc>
      </w:tr>
      <w:tr w14:paraId="6527CDF3">
        <w:tblPrEx>
          <w:tblCellMar>
            <w:top w:w="0" w:type="dxa"/>
            <w:left w:w="108" w:type="dxa"/>
            <w:bottom w:w="0" w:type="dxa"/>
            <w:right w:w="108" w:type="dxa"/>
          </w:tblCellMar>
        </w:tblPrEx>
        <w:tc>
          <w:tcPr>
            <w:tcW w:w="2160" w:type="dxa"/>
            <w:gridSpan w:val="5"/>
          </w:tcPr>
          <w:p w14:paraId="55FD127B">
            <w:pPr>
              <w:pStyle w:val="5"/>
              <w:spacing w:before="120" w:after="120"/>
              <w:rPr>
                <w:rFonts w:cs="Times New Roman"/>
                <w:bCs w:val="0"/>
                <w:sz w:val="22"/>
                <w:szCs w:val="22"/>
              </w:rPr>
            </w:pPr>
          </w:p>
        </w:tc>
        <w:tc>
          <w:tcPr>
            <w:tcW w:w="7317" w:type="dxa"/>
          </w:tcPr>
          <w:p w14:paraId="68BAE674">
            <w:pPr>
              <w:pStyle w:val="79"/>
              <w:numPr>
                <w:ilvl w:val="2"/>
                <w:numId w:val="37"/>
              </w:numPr>
              <w:jc w:val="both"/>
              <w:rPr>
                <w:rFonts w:ascii="Times New Roman" w:hAnsi="Times New Roman" w:cs="Times New Roman"/>
                <w:b w:val="0"/>
                <w:szCs w:val="22"/>
              </w:rPr>
            </w:pPr>
            <w:r>
              <w:rPr>
                <w:rFonts w:ascii="Times New Roman" w:hAnsi="Times New Roman" w:cs="Times New Roman"/>
                <w:b w:val="0"/>
                <w:szCs w:val="22"/>
              </w:rPr>
              <w:t>The Client may, at its discretion, extend the deadline for the submission of Proposals by amending the RfP in accordance with ITC Clause 8.1.</w:t>
            </w:r>
          </w:p>
        </w:tc>
      </w:tr>
      <w:tr w14:paraId="526DE040">
        <w:tblPrEx>
          <w:tblCellMar>
            <w:top w:w="0" w:type="dxa"/>
            <w:left w:w="108" w:type="dxa"/>
            <w:bottom w:w="0" w:type="dxa"/>
            <w:right w:w="108" w:type="dxa"/>
          </w:tblCellMar>
        </w:tblPrEx>
        <w:tc>
          <w:tcPr>
            <w:tcW w:w="2160" w:type="dxa"/>
            <w:gridSpan w:val="5"/>
          </w:tcPr>
          <w:p w14:paraId="4314CD00">
            <w:pPr>
              <w:pStyle w:val="5"/>
              <w:numPr>
                <w:ilvl w:val="2"/>
                <w:numId w:val="23"/>
              </w:numPr>
              <w:spacing w:before="120" w:after="120"/>
              <w:rPr>
                <w:rFonts w:cs="Times New Roman"/>
                <w:bCs w:val="0"/>
                <w:sz w:val="22"/>
                <w:szCs w:val="22"/>
              </w:rPr>
            </w:pPr>
            <w:bookmarkStart w:id="423" w:name="_Toc79817604"/>
            <w:bookmarkStart w:id="424" w:name="_Toc506545767"/>
            <w:bookmarkStart w:id="425" w:name="_Toc79817700"/>
            <w:r>
              <w:rPr>
                <w:rFonts w:cs="Times New Roman"/>
                <w:bCs w:val="0"/>
                <w:sz w:val="22"/>
                <w:szCs w:val="22"/>
              </w:rPr>
              <w:t>Proposal Submitted Late</w:t>
            </w:r>
            <w:bookmarkEnd w:id="423"/>
            <w:bookmarkEnd w:id="424"/>
            <w:bookmarkEnd w:id="425"/>
          </w:p>
        </w:tc>
        <w:tc>
          <w:tcPr>
            <w:tcW w:w="7317" w:type="dxa"/>
          </w:tcPr>
          <w:p w14:paraId="10095E28">
            <w:pPr>
              <w:pStyle w:val="79"/>
              <w:numPr>
                <w:ilvl w:val="0"/>
                <w:numId w:val="38"/>
              </w:numPr>
              <w:jc w:val="both"/>
              <w:rPr>
                <w:rFonts w:ascii="Times New Roman" w:hAnsi="Times New Roman" w:cs="Times New Roman"/>
                <w:b w:val="0"/>
                <w:szCs w:val="22"/>
              </w:rPr>
            </w:pPr>
            <w:r>
              <w:rPr>
                <w:rFonts w:ascii="Times New Roman" w:hAnsi="Times New Roman" w:cs="Times New Roman"/>
                <w:b w:val="0"/>
                <w:szCs w:val="22"/>
              </w:rPr>
              <w:t xml:space="preserve">Any Proposal received by the Client after the deadline for submission of Proposals, in accordance with ITC Clause 22.1, shall be declared late, and returned unopened to the Consultant. </w:t>
            </w:r>
          </w:p>
        </w:tc>
      </w:tr>
      <w:tr w14:paraId="46FB2691">
        <w:tblPrEx>
          <w:tblCellMar>
            <w:top w:w="0" w:type="dxa"/>
            <w:left w:w="108" w:type="dxa"/>
            <w:bottom w:w="0" w:type="dxa"/>
            <w:right w:w="108" w:type="dxa"/>
          </w:tblCellMar>
        </w:tblPrEx>
        <w:trPr>
          <w:gridBefore w:val="1"/>
          <w:wBefore w:w="7" w:type="dxa"/>
        </w:trPr>
        <w:tc>
          <w:tcPr>
            <w:tcW w:w="2153" w:type="dxa"/>
            <w:gridSpan w:val="4"/>
          </w:tcPr>
          <w:p w14:paraId="5C40C82C">
            <w:pPr>
              <w:pStyle w:val="5"/>
              <w:numPr>
                <w:ilvl w:val="2"/>
                <w:numId w:val="23"/>
              </w:numPr>
              <w:spacing w:before="120" w:after="120"/>
              <w:rPr>
                <w:rFonts w:cs="Times New Roman"/>
              </w:rPr>
            </w:pPr>
            <w:bookmarkStart w:id="426" w:name="_Toc438907030"/>
            <w:bookmarkStart w:id="427" w:name="_Toc438532620"/>
            <w:bookmarkStart w:id="428" w:name="_Toc438907229"/>
            <w:bookmarkStart w:id="429" w:name="_Toc37047300"/>
            <w:bookmarkStart w:id="430" w:name="_Toc37234071"/>
            <w:bookmarkStart w:id="431" w:name="_Toc48632716"/>
            <w:bookmarkStart w:id="432" w:name="_Toc48798419"/>
            <w:bookmarkStart w:id="433" w:name="_Toc48800689"/>
            <w:bookmarkStart w:id="434" w:name="_Toc424009126"/>
            <w:bookmarkStart w:id="435" w:name="_Toc48800858"/>
            <w:bookmarkStart w:id="436" w:name="_Toc48803055"/>
            <w:bookmarkStart w:id="437" w:name="_Toc438438848"/>
            <w:bookmarkStart w:id="438" w:name="_Toc438733992"/>
            <w:bookmarkStart w:id="439" w:name="_Toc48803224"/>
            <w:bookmarkStart w:id="440" w:name="_Toc48896137"/>
            <w:bookmarkStart w:id="441" w:name="_Toc48804238"/>
            <w:bookmarkStart w:id="442" w:name="_Toc48968920"/>
            <w:bookmarkStart w:id="443" w:name="_Toc48804745"/>
            <w:bookmarkStart w:id="444" w:name="_Toc48895355"/>
            <w:bookmarkStart w:id="445" w:name="_Toc48974000"/>
            <w:bookmarkStart w:id="446" w:name="_Toc48804069"/>
            <w:bookmarkStart w:id="447" w:name="_Toc48812368"/>
            <w:bookmarkStart w:id="448" w:name="_Toc48978496"/>
            <w:bookmarkStart w:id="449" w:name="_Toc48979257"/>
            <w:bookmarkStart w:id="450" w:name="_Toc48803393"/>
            <w:bookmarkStart w:id="451" w:name="_Toc48803731"/>
            <w:bookmarkStart w:id="452" w:name="_Toc49159769"/>
            <w:bookmarkStart w:id="453" w:name="_Toc48895169"/>
            <w:bookmarkStart w:id="454" w:name="_Toc48969251"/>
            <w:bookmarkStart w:id="455" w:name="_Toc48970176"/>
            <w:bookmarkStart w:id="456" w:name="_Toc48979444"/>
            <w:bookmarkStart w:id="457" w:name="_Toc48892564"/>
            <w:bookmarkStart w:id="458" w:name="_Toc48980509"/>
            <w:bookmarkStart w:id="459" w:name="_Toc49159582"/>
            <w:bookmarkStart w:id="460" w:name="_Toc48894396"/>
            <w:bookmarkStart w:id="461" w:name="_Toc67815059"/>
            <w:bookmarkStart w:id="462" w:name="_Toc506545768"/>
            <w:bookmarkStart w:id="463" w:name="_Toc140109202"/>
            <w:r>
              <w:rPr>
                <w:rFonts w:cs="Times New Roman"/>
              </w:rPr>
              <w:t xml:space="preserve">Proposal Modification, Substitution or </w:t>
            </w:r>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r>
              <w:rPr>
                <w:rFonts w:cs="Times New Roman"/>
              </w:rPr>
              <w:t>Withdrawal</w:t>
            </w:r>
            <w:bookmarkEnd w:id="461"/>
            <w:bookmarkEnd w:id="462"/>
            <w:bookmarkEnd w:id="463"/>
          </w:p>
        </w:tc>
        <w:tc>
          <w:tcPr>
            <w:tcW w:w="7317" w:type="dxa"/>
          </w:tcPr>
          <w:p w14:paraId="3C4C206B">
            <w:pPr>
              <w:pStyle w:val="79"/>
              <w:numPr>
                <w:ilvl w:val="3"/>
                <w:numId w:val="23"/>
              </w:numPr>
              <w:jc w:val="both"/>
              <w:rPr>
                <w:rFonts w:ascii="Times New Roman" w:hAnsi="Times New Roman" w:cs="Times New Roman"/>
                <w:b w:val="0"/>
              </w:rPr>
            </w:pPr>
            <w:r>
              <w:rPr>
                <w:rFonts w:ascii="Times New Roman" w:hAnsi="Times New Roman" w:cs="Times New Roman"/>
                <w:b w:val="0"/>
              </w:rPr>
              <w:t>A Consultant may modify, substitute, or withdraw its Proposal after it has been submitted by sending a written notice, duly signed by an authorized representative, and shall include a copy of the authorization in accordance with ITC Sub-Clause 21.1, (except that no copies of the withdrawal notice are required). The corresponding substitution or modification of the Proposal must accompany the respective written notice.  All notices must be:</w:t>
            </w:r>
          </w:p>
          <w:p w14:paraId="4F8479F1">
            <w:pPr>
              <w:numPr>
                <w:ilvl w:val="0"/>
                <w:numId w:val="39"/>
              </w:numPr>
              <w:spacing w:before="120" w:after="120"/>
              <w:jc w:val="both"/>
              <w:rPr>
                <w:rFonts w:ascii="Times New Roman" w:hAnsi="Times New Roman" w:cs="Times New Roman"/>
              </w:rPr>
            </w:pPr>
            <w:r>
              <w:rPr>
                <w:rFonts w:ascii="Times New Roman" w:hAnsi="Times New Roman" w:cs="Times New Roman"/>
              </w:rPr>
              <w:t>submitted in accordance with ITC Clause 21 (except that withdrawal notices do not require copies), and in addition, the respective envelopes shall be clearly marked “MODIFICATION</w:t>
            </w:r>
            <w:r>
              <w:rPr>
                <w:rFonts w:ascii="Times New Roman" w:hAnsi="Times New Roman" w:cs="Times New Roman"/>
                <w:smallCaps/>
              </w:rPr>
              <w:t>,” “</w:t>
            </w:r>
            <w:r>
              <w:rPr>
                <w:rFonts w:ascii="Times New Roman" w:hAnsi="Times New Roman" w:cs="Times New Roman"/>
              </w:rPr>
              <w:t>SUBSTITUTION,”</w:t>
            </w:r>
            <w:r>
              <w:rPr>
                <w:rFonts w:ascii="Times New Roman" w:hAnsi="Times New Roman" w:cs="Times New Roman"/>
                <w:smallCaps/>
              </w:rPr>
              <w:t xml:space="preserve"> </w:t>
            </w:r>
            <w:r>
              <w:rPr>
                <w:rFonts w:ascii="Times New Roman" w:hAnsi="Times New Roman" w:cs="Times New Roman"/>
              </w:rPr>
              <w:t xml:space="preserve">or </w:t>
            </w:r>
            <w:r>
              <w:rPr>
                <w:rFonts w:ascii="Times New Roman" w:hAnsi="Times New Roman" w:cs="Times New Roman"/>
                <w:smallCaps/>
              </w:rPr>
              <w:t>“WITHDRAWAL</w:t>
            </w:r>
            <w:r>
              <w:rPr>
                <w:rFonts w:ascii="Times New Roman" w:hAnsi="Times New Roman" w:cs="Times New Roman"/>
              </w:rPr>
              <w:t>;” and</w:t>
            </w:r>
          </w:p>
          <w:p w14:paraId="284700EC">
            <w:pPr>
              <w:numPr>
                <w:ilvl w:val="0"/>
                <w:numId w:val="39"/>
              </w:numPr>
              <w:tabs>
                <w:tab w:val="clear" w:pos="1248"/>
              </w:tabs>
              <w:spacing w:before="120" w:after="120"/>
              <w:ind w:left="1253"/>
              <w:jc w:val="both"/>
              <w:rPr>
                <w:rFonts w:ascii="Times New Roman" w:hAnsi="Times New Roman" w:cs="Times New Roman"/>
              </w:rPr>
            </w:pPr>
            <w:r>
              <w:rPr>
                <w:rFonts w:ascii="Times New Roman" w:hAnsi="Times New Roman" w:cs="Times New Roman"/>
              </w:rPr>
              <w:t>received by the Client prior to the deadline prescribed for submission of Proposals, in accordance with ITC Clause 22.1.</w:t>
            </w:r>
          </w:p>
        </w:tc>
      </w:tr>
      <w:tr w14:paraId="41FE0B72">
        <w:tblPrEx>
          <w:tblCellMar>
            <w:top w:w="0" w:type="dxa"/>
            <w:left w:w="108" w:type="dxa"/>
            <w:bottom w:w="0" w:type="dxa"/>
            <w:right w:w="108" w:type="dxa"/>
          </w:tblCellMar>
        </w:tblPrEx>
        <w:trPr>
          <w:gridBefore w:val="1"/>
          <w:wBefore w:w="7" w:type="dxa"/>
          <w:trHeight w:val="530" w:hRule="atLeast"/>
        </w:trPr>
        <w:tc>
          <w:tcPr>
            <w:tcW w:w="2153" w:type="dxa"/>
            <w:gridSpan w:val="4"/>
          </w:tcPr>
          <w:p w14:paraId="2C03516F">
            <w:pPr>
              <w:spacing w:before="120" w:after="120"/>
              <w:rPr>
                <w:rFonts w:ascii="Times New Roman" w:hAnsi="Times New Roman" w:cs="Times New Roman"/>
              </w:rPr>
            </w:pPr>
          </w:p>
        </w:tc>
        <w:tc>
          <w:tcPr>
            <w:tcW w:w="7317" w:type="dxa"/>
          </w:tcPr>
          <w:p w14:paraId="1657D11D">
            <w:pPr>
              <w:pStyle w:val="79"/>
              <w:numPr>
                <w:ilvl w:val="3"/>
                <w:numId w:val="23"/>
              </w:numPr>
              <w:jc w:val="both"/>
              <w:rPr>
                <w:rFonts w:ascii="Times New Roman" w:hAnsi="Times New Roman" w:cs="Times New Roman"/>
                <w:b w:val="0"/>
              </w:rPr>
            </w:pPr>
            <w:r>
              <w:rPr>
                <w:rFonts w:ascii="Times New Roman" w:hAnsi="Times New Roman" w:cs="Times New Roman"/>
                <w:b w:val="0"/>
              </w:rPr>
              <w:t>Proposals requested to be withdrawn in accordance with ITC Sub-Clause 24.1 shall be returned unopened to the Consultants.</w:t>
            </w:r>
          </w:p>
        </w:tc>
      </w:tr>
      <w:tr w14:paraId="177B828B">
        <w:tblPrEx>
          <w:tblCellMar>
            <w:top w:w="0" w:type="dxa"/>
            <w:left w:w="108" w:type="dxa"/>
            <w:bottom w:w="0" w:type="dxa"/>
            <w:right w:w="108" w:type="dxa"/>
          </w:tblCellMar>
        </w:tblPrEx>
        <w:trPr>
          <w:gridBefore w:val="1"/>
          <w:wBefore w:w="7" w:type="dxa"/>
          <w:trHeight w:val="621" w:hRule="atLeast"/>
        </w:trPr>
        <w:tc>
          <w:tcPr>
            <w:tcW w:w="2153" w:type="dxa"/>
            <w:gridSpan w:val="4"/>
          </w:tcPr>
          <w:p w14:paraId="4A09D9F2">
            <w:pPr>
              <w:spacing w:before="120" w:after="120"/>
              <w:rPr>
                <w:rFonts w:ascii="Times New Roman" w:hAnsi="Times New Roman" w:cs="Times New Roman"/>
              </w:rPr>
            </w:pPr>
          </w:p>
        </w:tc>
        <w:tc>
          <w:tcPr>
            <w:tcW w:w="7317" w:type="dxa"/>
          </w:tcPr>
          <w:p w14:paraId="76FB0854">
            <w:pPr>
              <w:pStyle w:val="79"/>
              <w:numPr>
                <w:ilvl w:val="3"/>
                <w:numId w:val="23"/>
              </w:numPr>
              <w:jc w:val="both"/>
              <w:rPr>
                <w:rFonts w:ascii="Times New Roman" w:hAnsi="Times New Roman" w:cs="Times New Roman"/>
                <w:b w:val="0"/>
              </w:rPr>
            </w:pPr>
            <w:r>
              <w:rPr>
                <w:rFonts w:ascii="Times New Roman" w:hAnsi="Times New Roman" w:cs="Times New Roman"/>
                <w:b w:val="0"/>
              </w:rPr>
              <w:t>No Proposal may be modified, substituted, or withdrawn after the deadline for submission of Proposals specified in ITC Clause 22.1.</w:t>
            </w:r>
          </w:p>
        </w:tc>
      </w:tr>
      <w:tr w14:paraId="0DADBB83">
        <w:tblPrEx>
          <w:tblCellMar>
            <w:top w:w="0" w:type="dxa"/>
            <w:left w:w="108" w:type="dxa"/>
            <w:bottom w:w="0" w:type="dxa"/>
            <w:right w:w="108" w:type="dxa"/>
          </w:tblCellMar>
        </w:tblPrEx>
        <w:tc>
          <w:tcPr>
            <w:tcW w:w="9477" w:type="dxa"/>
            <w:gridSpan w:val="6"/>
          </w:tcPr>
          <w:p w14:paraId="784BC411">
            <w:pPr>
              <w:pStyle w:val="3"/>
              <w:spacing w:before="120" w:after="120"/>
              <w:ind w:left="878"/>
              <w:rPr>
                <w:rFonts w:ascii="Times New Roman" w:hAnsi="Times New Roman" w:cs="Times New Roman"/>
                <w:sz w:val="22"/>
              </w:rPr>
            </w:pPr>
            <w:bookmarkStart w:id="464" w:name="_Toc79817702"/>
            <w:bookmarkStart w:id="465" w:name="_Toc79817606"/>
            <w:bookmarkStart w:id="466" w:name="_Toc506545769"/>
            <w:r>
              <w:rPr>
                <w:rFonts w:ascii="Times New Roman" w:hAnsi="Times New Roman" w:cs="Times New Roman"/>
              </w:rPr>
              <w:t>E.</w:t>
            </w:r>
            <w:r>
              <w:rPr>
                <w:rFonts w:ascii="Times New Roman" w:hAnsi="Times New Roman" w:cs="Times New Roman"/>
              </w:rPr>
              <w:tab/>
            </w:r>
            <w:r>
              <w:rPr>
                <w:rFonts w:ascii="Times New Roman" w:hAnsi="Times New Roman" w:cs="Times New Roman"/>
              </w:rPr>
              <w:t>Proposal Opening and Evaluation</w:t>
            </w:r>
            <w:bookmarkEnd w:id="464"/>
            <w:bookmarkEnd w:id="465"/>
            <w:bookmarkEnd w:id="466"/>
          </w:p>
        </w:tc>
      </w:tr>
      <w:tr w14:paraId="2EB6FCA0">
        <w:tblPrEx>
          <w:tblCellMar>
            <w:top w:w="0" w:type="dxa"/>
            <w:left w:w="108" w:type="dxa"/>
            <w:bottom w:w="0" w:type="dxa"/>
            <w:right w:w="108" w:type="dxa"/>
          </w:tblCellMar>
        </w:tblPrEx>
        <w:tc>
          <w:tcPr>
            <w:tcW w:w="2160" w:type="dxa"/>
            <w:gridSpan w:val="5"/>
          </w:tcPr>
          <w:p w14:paraId="5CFF4377">
            <w:pPr>
              <w:pStyle w:val="5"/>
              <w:numPr>
                <w:ilvl w:val="2"/>
                <w:numId w:val="23"/>
              </w:numPr>
              <w:spacing w:before="120" w:after="120"/>
              <w:rPr>
                <w:rFonts w:cs="Times New Roman"/>
                <w:bCs w:val="0"/>
                <w:sz w:val="22"/>
                <w:szCs w:val="22"/>
              </w:rPr>
            </w:pPr>
            <w:bookmarkStart w:id="467" w:name="_Toc79817703"/>
            <w:bookmarkStart w:id="468" w:name="_Toc79817607"/>
            <w:bookmarkStart w:id="469" w:name="_Toc506545770"/>
            <w:r>
              <w:rPr>
                <w:rFonts w:cs="Times New Roman"/>
                <w:bCs w:val="0"/>
                <w:sz w:val="22"/>
                <w:szCs w:val="22"/>
              </w:rPr>
              <w:t>Proposal Opening</w:t>
            </w:r>
            <w:bookmarkEnd w:id="467"/>
            <w:bookmarkEnd w:id="468"/>
            <w:bookmarkEnd w:id="469"/>
          </w:p>
        </w:tc>
        <w:tc>
          <w:tcPr>
            <w:tcW w:w="7317" w:type="dxa"/>
          </w:tcPr>
          <w:p w14:paraId="47CC12E2">
            <w:pPr>
              <w:pStyle w:val="79"/>
              <w:numPr>
                <w:ilvl w:val="0"/>
                <w:numId w:val="40"/>
              </w:numPr>
              <w:jc w:val="both"/>
              <w:rPr>
                <w:rFonts w:ascii="Times New Roman" w:hAnsi="Times New Roman" w:cs="Times New Roman"/>
                <w:b w:val="0"/>
                <w:szCs w:val="22"/>
              </w:rPr>
            </w:pPr>
            <w:r>
              <w:rPr>
                <w:rFonts w:ascii="Times New Roman" w:hAnsi="Times New Roman" w:cs="Times New Roman"/>
                <w:b w:val="0"/>
              </w:rPr>
              <w:t xml:space="preserve">There shall be no public opening of the Technical Proposals, however the Client shall open all Technical Proposals received shortly after the deadline and at the place specified in the SIC.  </w:t>
            </w:r>
          </w:p>
          <w:p w14:paraId="7AFD3C18">
            <w:pPr>
              <w:pStyle w:val="79"/>
              <w:numPr>
                <w:ilvl w:val="0"/>
                <w:numId w:val="40"/>
              </w:numPr>
              <w:jc w:val="both"/>
              <w:rPr>
                <w:rFonts w:ascii="Times New Roman" w:hAnsi="Times New Roman" w:cs="Times New Roman"/>
                <w:b w:val="0"/>
                <w:szCs w:val="22"/>
              </w:rPr>
            </w:pPr>
            <w:r>
              <w:rPr>
                <w:rFonts w:ascii="Times New Roman" w:hAnsi="Times New Roman" w:cs="Times New Roman"/>
                <w:b w:val="0"/>
                <w:u w:val="single"/>
              </w:rPr>
              <w:t>The Client shall not open the Financial Proposals at this stage</w:t>
            </w:r>
            <w:r>
              <w:rPr>
                <w:rFonts w:ascii="Times New Roman" w:hAnsi="Times New Roman" w:cs="Times New Roman"/>
                <w:b w:val="0"/>
              </w:rPr>
              <w:t xml:space="preserve"> and shall keep these sealed and securely stored until these are opened at the time and manner specified in the SIC.</w:t>
            </w:r>
          </w:p>
          <w:p w14:paraId="5FF7564F">
            <w:pPr>
              <w:pStyle w:val="79"/>
              <w:numPr>
                <w:ilvl w:val="0"/>
                <w:numId w:val="40"/>
              </w:numPr>
              <w:jc w:val="both"/>
              <w:rPr>
                <w:rFonts w:ascii="Times New Roman" w:hAnsi="Times New Roman" w:cs="Times New Roman"/>
                <w:b w:val="0"/>
                <w:szCs w:val="22"/>
              </w:rPr>
            </w:pPr>
            <w:r>
              <w:rPr>
                <w:rFonts w:ascii="Times New Roman" w:hAnsi="Times New Roman" w:cs="Times New Roman"/>
                <w:b w:val="0"/>
              </w:rPr>
              <w:t>No Proposal shall be rejected at Proposal opening, except for late Proposals, which shall be returned unopened to the Consultant pursuant to ITC Clause 15.1</w:t>
            </w:r>
          </w:p>
        </w:tc>
      </w:tr>
      <w:tr w14:paraId="4204BCBC">
        <w:tblPrEx>
          <w:tblCellMar>
            <w:top w:w="0" w:type="dxa"/>
            <w:left w:w="108" w:type="dxa"/>
            <w:bottom w:w="0" w:type="dxa"/>
            <w:right w:w="108" w:type="dxa"/>
          </w:tblCellMar>
        </w:tblPrEx>
        <w:tc>
          <w:tcPr>
            <w:tcW w:w="2160" w:type="dxa"/>
            <w:gridSpan w:val="5"/>
          </w:tcPr>
          <w:p w14:paraId="3D065D7E">
            <w:pPr>
              <w:pStyle w:val="5"/>
              <w:numPr>
                <w:ilvl w:val="2"/>
                <w:numId w:val="23"/>
              </w:numPr>
              <w:spacing w:before="120" w:after="120"/>
              <w:rPr>
                <w:rFonts w:cs="Times New Roman"/>
                <w:bCs w:val="0"/>
                <w:sz w:val="22"/>
                <w:szCs w:val="22"/>
              </w:rPr>
            </w:pPr>
            <w:bookmarkStart w:id="470" w:name="_Toc79817608"/>
            <w:bookmarkStart w:id="471" w:name="_Toc79817704"/>
            <w:bookmarkStart w:id="472" w:name="_Toc506545771"/>
            <w:r>
              <w:rPr>
                <w:rFonts w:cs="Times New Roman"/>
                <w:bCs w:val="0"/>
                <w:sz w:val="22"/>
                <w:szCs w:val="22"/>
              </w:rPr>
              <w:t>Confidentiality</w:t>
            </w:r>
            <w:bookmarkEnd w:id="470"/>
            <w:bookmarkEnd w:id="471"/>
            <w:bookmarkEnd w:id="472"/>
          </w:p>
        </w:tc>
        <w:tc>
          <w:tcPr>
            <w:tcW w:w="7317" w:type="dxa"/>
          </w:tcPr>
          <w:p w14:paraId="383D7CAC">
            <w:pPr>
              <w:pStyle w:val="79"/>
              <w:numPr>
                <w:ilvl w:val="1"/>
                <w:numId w:val="41"/>
              </w:numPr>
              <w:jc w:val="both"/>
              <w:rPr>
                <w:rFonts w:ascii="Times New Roman" w:hAnsi="Times New Roman" w:cs="Times New Roman"/>
                <w:b w:val="0"/>
                <w:szCs w:val="22"/>
              </w:rPr>
            </w:pPr>
            <w:r>
              <w:rPr>
                <w:rFonts w:ascii="Times New Roman" w:hAnsi="Times New Roman" w:cs="Times New Roman"/>
                <w:b w:val="0"/>
                <w:szCs w:val="22"/>
              </w:rPr>
              <w:t xml:space="preserve">Information relating to evaluation of Proposals and recommendations concerning awards shall not be disclosed to the Consultants who submitted the Proposals, until a Contract has been signed with the successful Consultant. </w:t>
            </w:r>
          </w:p>
          <w:p w14:paraId="29E49A6B">
            <w:pPr>
              <w:pStyle w:val="79"/>
              <w:numPr>
                <w:ilvl w:val="1"/>
                <w:numId w:val="41"/>
              </w:numPr>
              <w:jc w:val="both"/>
              <w:rPr>
                <w:rFonts w:ascii="Times New Roman" w:hAnsi="Times New Roman" w:cs="Times New Roman"/>
                <w:b w:val="0"/>
                <w:szCs w:val="22"/>
              </w:rPr>
            </w:pPr>
            <w:r>
              <w:rPr>
                <w:rFonts w:ascii="Times New Roman" w:hAnsi="Times New Roman" w:cs="Times New Roman"/>
                <w:b w:val="0"/>
                <w:lang w:val="en-GB"/>
              </w:rPr>
              <w:t>Evaluators of Technical Proposals shall have no access to the Financial Proposals until the technical evaluation is concluded and approved by the relevant authority.</w:t>
            </w:r>
          </w:p>
        </w:tc>
      </w:tr>
      <w:tr w14:paraId="21115246">
        <w:tblPrEx>
          <w:tblCellMar>
            <w:top w:w="0" w:type="dxa"/>
            <w:left w:w="108" w:type="dxa"/>
            <w:bottom w:w="0" w:type="dxa"/>
            <w:right w:w="108" w:type="dxa"/>
          </w:tblCellMar>
        </w:tblPrEx>
        <w:tc>
          <w:tcPr>
            <w:tcW w:w="2160" w:type="dxa"/>
            <w:gridSpan w:val="5"/>
          </w:tcPr>
          <w:p w14:paraId="4AC9452C">
            <w:pPr>
              <w:pStyle w:val="5"/>
              <w:numPr>
                <w:ilvl w:val="2"/>
                <w:numId w:val="23"/>
              </w:numPr>
              <w:spacing w:before="120" w:after="120"/>
              <w:rPr>
                <w:rFonts w:cs="Times New Roman"/>
                <w:bCs w:val="0"/>
                <w:sz w:val="22"/>
                <w:szCs w:val="22"/>
              </w:rPr>
            </w:pPr>
            <w:bookmarkStart w:id="473" w:name="_Toc506545772"/>
            <w:bookmarkStart w:id="474" w:name="_Toc79817609"/>
            <w:bookmarkStart w:id="475" w:name="_Toc79817705"/>
            <w:r>
              <w:rPr>
                <w:rFonts w:cs="Times New Roman"/>
                <w:bCs w:val="0"/>
                <w:sz w:val="22"/>
                <w:szCs w:val="22"/>
              </w:rPr>
              <w:t>Proposal Clarification</w:t>
            </w:r>
            <w:bookmarkEnd w:id="473"/>
            <w:bookmarkEnd w:id="474"/>
            <w:bookmarkEnd w:id="475"/>
          </w:p>
        </w:tc>
        <w:tc>
          <w:tcPr>
            <w:tcW w:w="7317" w:type="dxa"/>
          </w:tcPr>
          <w:p w14:paraId="266F90C3">
            <w:pPr>
              <w:pStyle w:val="79"/>
              <w:numPr>
                <w:ilvl w:val="0"/>
                <w:numId w:val="42"/>
              </w:numPr>
              <w:jc w:val="both"/>
              <w:rPr>
                <w:rFonts w:ascii="Times New Roman" w:hAnsi="Times New Roman" w:cs="Times New Roman"/>
                <w:b w:val="0"/>
                <w:szCs w:val="22"/>
              </w:rPr>
            </w:pPr>
            <w:r>
              <w:rPr>
                <w:rFonts w:ascii="Times New Roman" w:hAnsi="Times New Roman" w:cs="Times New Roman"/>
                <w:b w:val="0"/>
                <w:szCs w:val="22"/>
                <w:lang w:val="en-GB"/>
              </w:rPr>
              <w:t xml:space="preserve">The Client may, in writing, ask Consultants for clarification of their Proposals in order to facilitate the examination and evaluation of Proposals. </w:t>
            </w:r>
          </w:p>
        </w:tc>
      </w:tr>
      <w:tr w14:paraId="3BBD7C98">
        <w:tblPrEx>
          <w:tblCellMar>
            <w:top w:w="0" w:type="dxa"/>
            <w:left w:w="108" w:type="dxa"/>
            <w:bottom w:w="0" w:type="dxa"/>
            <w:right w:w="108" w:type="dxa"/>
          </w:tblCellMar>
        </w:tblPrEx>
        <w:tc>
          <w:tcPr>
            <w:tcW w:w="2160" w:type="dxa"/>
            <w:gridSpan w:val="5"/>
          </w:tcPr>
          <w:p w14:paraId="308DFB35">
            <w:pPr>
              <w:pStyle w:val="5"/>
              <w:numPr>
                <w:ilvl w:val="2"/>
                <w:numId w:val="23"/>
              </w:numPr>
              <w:spacing w:before="120" w:after="120"/>
              <w:rPr>
                <w:rFonts w:cs="Times New Roman"/>
                <w:bCs w:val="0"/>
                <w:sz w:val="22"/>
                <w:szCs w:val="22"/>
              </w:rPr>
            </w:pPr>
            <w:bookmarkStart w:id="476" w:name="_Toc79817610"/>
            <w:bookmarkStart w:id="477" w:name="_Toc79817706"/>
            <w:bookmarkStart w:id="478" w:name="_Toc506545773"/>
            <w:r>
              <w:rPr>
                <w:rFonts w:cs="Times New Roman"/>
                <w:bCs w:val="0"/>
                <w:sz w:val="22"/>
                <w:szCs w:val="22"/>
              </w:rPr>
              <w:t>Contacting the Client</w:t>
            </w:r>
            <w:bookmarkEnd w:id="476"/>
            <w:bookmarkEnd w:id="477"/>
            <w:bookmarkEnd w:id="478"/>
          </w:p>
        </w:tc>
        <w:tc>
          <w:tcPr>
            <w:tcW w:w="7317" w:type="dxa"/>
          </w:tcPr>
          <w:p w14:paraId="51EAE76F">
            <w:pPr>
              <w:numPr>
                <w:ilvl w:val="0"/>
                <w:numId w:val="43"/>
              </w:numPr>
              <w:tabs>
                <w:tab w:val="clear" w:pos="504"/>
              </w:tabs>
              <w:spacing w:before="120" w:after="120"/>
              <w:ind w:left="675" w:hanging="675"/>
              <w:jc w:val="both"/>
              <w:rPr>
                <w:rFonts w:ascii="Times New Roman" w:hAnsi="Times New Roman" w:cs="Times New Roman"/>
                <w:lang w:val="en-GB"/>
              </w:rPr>
            </w:pPr>
            <w:r>
              <w:rPr>
                <w:rFonts w:ascii="Times New Roman" w:hAnsi="Times New Roman" w:cs="Times New Roman"/>
                <w:lang w:val="en-GB"/>
              </w:rPr>
              <w:t xml:space="preserve">Following the opening of the Proposals, and until the Contract is signed, no Consultant shall make any unsolicited communication to the Client. </w:t>
            </w:r>
          </w:p>
        </w:tc>
      </w:tr>
      <w:tr w14:paraId="2858A97D">
        <w:tblPrEx>
          <w:tblCellMar>
            <w:top w:w="0" w:type="dxa"/>
            <w:left w:w="108" w:type="dxa"/>
            <w:bottom w:w="0" w:type="dxa"/>
            <w:right w:w="108" w:type="dxa"/>
          </w:tblCellMar>
        </w:tblPrEx>
        <w:tc>
          <w:tcPr>
            <w:tcW w:w="2160" w:type="dxa"/>
            <w:gridSpan w:val="5"/>
          </w:tcPr>
          <w:p w14:paraId="6F61A2F1">
            <w:pPr>
              <w:spacing w:before="120" w:after="120"/>
              <w:rPr>
                <w:rFonts w:ascii="Times New Roman" w:hAnsi="Times New Roman" w:cs="Times New Roman"/>
              </w:rPr>
            </w:pPr>
          </w:p>
        </w:tc>
        <w:tc>
          <w:tcPr>
            <w:tcW w:w="7317" w:type="dxa"/>
          </w:tcPr>
          <w:p w14:paraId="0FB4DB95">
            <w:pPr>
              <w:numPr>
                <w:ilvl w:val="0"/>
                <w:numId w:val="43"/>
              </w:numPr>
              <w:tabs>
                <w:tab w:val="left" w:pos="7370"/>
              </w:tabs>
              <w:spacing w:before="120" w:after="120"/>
              <w:jc w:val="both"/>
              <w:rPr>
                <w:rFonts w:ascii="Times New Roman" w:hAnsi="Times New Roman" w:cs="Times New Roman"/>
                <w:lang w:val="en-GB"/>
              </w:rPr>
            </w:pPr>
            <w:r>
              <w:rPr>
                <w:rFonts w:ascii="Times New Roman" w:hAnsi="Times New Roman" w:cs="Times New Roman"/>
              </w:rPr>
              <w:t xml:space="preserve">Any effort by a </w:t>
            </w:r>
            <w:del w:id="102" w:author="Author">
              <w:r>
                <w:rPr>
                  <w:rFonts w:ascii="Times New Roman" w:hAnsi="Times New Roman" w:cs="Times New Roman"/>
                </w:rPr>
                <w:delText>Consultant</w:delText>
              </w:r>
            </w:del>
            <w:ins w:id="103" w:author="Author">
              <w:r>
                <w:rPr>
                  <w:rFonts w:ascii="Times New Roman" w:hAnsi="Times New Roman" w:cs="Times New Roman"/>
                </w:rPr>
                <w:t>consultant</w:t>
              </w:r>
            </w:ins>
            <w:r>
              <w:rPr>
                <w:rFonts w:ascii="Times New Roman" w:hAnsi="Times New Roman" w:cs="Times New Roman"/>
              </w:rPr>
              <w:t xml:space="preserve"> to influence the Client in its decisions on the examination, evaluation, and comparison of either the Proposals or Contract award may result in the rejection of its Proposal.</w:t>
            </w:r>
          </w:p>
        </w:tc>
      </w:tr>
      <w:tr w14:paraId="64768119">
        <w:tblPrEx>
          <w:tblCellMar>
            <w:top w:w="0" w:type="dxa"/>
            <w:left w:w="108" w:type="dxa"/>
            <w:bottom w:w="0" w:type="dxa"/>
            <w:right w:w="108" w:type="dxa"/>
          </w:tblCellMar>
        </w:tblPrEx>
        <w:tc>
          <w:tcPr>
            <w:tcW w:w="2160" w:type="dxa"/>
            <w:gridSpan w:val="5"/>
          </w:tcPr>
          <w:p w14:paraId="6C6AE963">
            <w:pPr>
              <w:pStyle w:val="5"/>
              <w:numPr>
                <w:ilvl w:val="2"/>
                <w:numId w:val="23"/>
              </w:numPr>
              <w:spacing w:before="120" w:after="120"/>
              <w:rPr>
                <w:rFonts w:cs="Times New Roman"/>
                <w:bCs w:val="0"/>
                <w:sz w:val="22"/>
                <w:szCs w:val="22"/>
              </w:rPr>
            </w:pPr>
            <w:bookmarkStart w:id="479" w:name="_Toc79817611"/>
            <w:bookmarkStart w:id="480" w:name="_Toc79817707"/>
            <w:bookmarkStart w:id="481" w:name="_Toc506545774"/>
            <w:r>
              <w:rPr>
                <w:rFonts w:cs="Times New Roman"/>
                <w:bCs w:val="0"/>
                <w:sz w:val="22"/>
                <w:szCs w:val="22"/>
              </w:rPr>
              <w:t>Proposal: Evaluation</w:t>
            </w:r>
            <w:bookmarkEnd w:id="479"/>
            <w:bookmarkEnd w:id="480"/>
            <w:bookmarkEnd w:id="481"/>
          </w:p>
        </w:tc>
        <w:tc>
          <w:tcPr>
            <w:tcW w:w="7317" w:type="dxa"/>
          </w:tcPr>
          <w:p w14:paraId="5C887805">
            <w:pPr>
              <w:pStyle w:val="79"/>
              <w:numPr>
                <w:ilvl w:val="0"/>
                <w:numId w:val="44"/>
              </w:numPr>
              <w:jc w:val="both"/>
              <w:rPr>
                <w:rFonts w:ascii="Times New Roman" w:hAnsi="Times New Roman" w:cs="Times New Roman"/>
                <w:b w:val="0"/>
                <w:szCs w:val="22"/>
              </w:rPr>
            </w:pPr>
            <w:r>
              <w:rPr>
                <w:rFonts w:ascii="Times New Roman" w:hAnsi="Times New Roman" w:cs="Times New Roman"/>
                <w:b w:val="0"/>
              </w:rPr>
              <w:t xml:space="preserve">The Proposals Evaluation Committee (PEC) as a whole and each of its members individually shall evaluate and rank the Technical Proposals on the basis of their responsiveness to the Terms of Reference, applying the evaluation criteria, sub criteria, and points system specified in the SIC </w:t>
            </w:r>
          </w:p>
          <w:p w14:paraId="7A7137CC">
            <w:pPr>
              <w:pStyle w:val="79"/>
              <w:numPr>
                <w:ilvl w:val="0"/>
                <w:numId w:val="44"/>
              </w:numPr>
              <w:jc w:val="both"/>
              <w:rPr>
                <w:rFonts w:ascii="Times New Roman" w:hAnsi="Times New Roman" w:cs="Times New Roman"/>
                <w:b w:val="0"/>
                <w:szCs w:val="22"/>
              </w:rPr>
            </w:pPr>
            <w:r>
              <w:rPr>
                <w:rFonts w:ascii="Times New Roman" w:hAnsi="Times New Roman" w:cs="Times New Roman"/>
                <w:b w:val="0"/>
                <w:lang w:val="en-GB"/>
              </w:rPr>
              <w:t>Technical Proposals shall be evaluated and ranked on the basis of their responsiveness to the Terms of Reference, applying the evaluation criteria, sub criteria, and point system specified in the SIC. Each responsive Technical Proposal will be given a technical score (St). A Technical Proposal shall be rejected if it does not respond to important aspects of the RFP, and particularly the Terms of Reference or if it fails to achieve the minimum technical score indicated in the SIC.</w:t>
            </w:r>
          </w:p>
        </w:tc>
      </w:tr>
      <w:tr w14:paraId="1A917BF6">
        <w:tblPrEx>
          <w:tblCellMar>
            <w:top w:w="0" w:type="dxa"/>
            <w:left w:w="108" w:type="dxa"/>
            <w:bottom w:w="0" w:type="dxa"/>
            <w:right w:w="108" w:type="dxa"/>
          </w:tblCellMar>
        </w:tblPrEx>
        <w:tc>
          <w:tcPr>
            <w:tcW w:w="2160" w:type="dxa"/>
            <w:gridSpan w:val="5"/>
          </w:tcPr>
          <w:p w14:paraId="31437CD1">
            <w:pPr>
              <w:pStyle w:val="5"/>
              <w:numPr>
                <w:ilvl w:val="2"/>
                <w:numId w:val="23"/>
              </w:numPr>
              <w:spacing w:before="120" w:after="120"/>
              <w:rPr>
                <w:rFonts w:cs="Times New Roman"/>
                <w:bCs w:val="0"/>
                <w:sz w:val="22"/>
                <w:szCs w:val="22"/>
              </w:rPr>
            </w:pPr>
            <w:bookmarkStart w:id="482" w:name="_Toc506545775"/>
            <w:r>
              <w:rPr>
                <w:rFonts w:cs="Times New Roman"/>
                <w:bCs w:val="0"/>
                <w:sz w:val="22"/>
                <w:szCs w:val="22"/>
              </w:rPr>
              <w:t>Financial Proposal Opening</w:t>
            </w:r>
            <w:bookmarkEnd w:id="482"/>
          </w:p>
          <w:p w14:paraId="05182483">
            <w:pPr>
              <w:rPr>
                <w:lang w:eastAsia="zh-CN"/>
              </w:rPr>
            </w:pPr>
          </w:p>
        </w:tc>
        <w:tc>
          <w:tcPr>
            <w:tcW w:w="7317" w:type="dxa"/>
          </w:tcPr>
          <w:p w14:paraId="0A3D6D1E">
            <w:pPr>
              <w:numPr>
                <w:ilvl w:val="0"/>
                <w:numId w:val="45"/>
              </w:numPr>
              <w:spacing w:before="120" w:after="120"/>
              <w:jc w:val="both"/>
              <w:rPr>
                <w:rFonts w:ascii="Times New Roman" w:hAnsi="Times New Roman" w:cs="Times New Roman"/>
                <w:lang w:val="en-GB"/>
              </w:rPr>
            </w:pPr>
            <w:r>
              <w:rPr>
                <w:rFonts w:ascii="Times New Roman" w:hAnsi="Times New Roman" w:cs="Times New Roman"/>
              </w:rPr>
              <w:t>In the case of QCBS, FBS and LCS, after the technical evaluation is completed, the Client shall notify in writing, those Consultants that have secured the minimum qualifying mark, indicating the date, time and location for opening the Financial Proposals. The opening date shall usually not be less than one (1) week after such notification.</w:t>
            </w:r>
          </w:p>
          <w:p w14:paraId="718FBBDC">
            <w:pPr>
              <w:numPr>
                <w:ilvl w:val="0"/>
                <w:numId w:val="45"/>
              </w:numPr>
              <w:spacing w:before="120" w:after="120"/>
              <w:jc w:val="both"/>
              <w:rPr>
                <w:rFonts w:ascii="Times New Roman" w:hAnsi="Times New Roman" w:cs="Times New Roman"/>
                <w:lang w:val="en-GB"/>
              </w:rPr>
            </w:pPr>
            <w:r>
              <w:rPr>
                <w:rFonts w:ascii="Times New Roman" w:hAnsi="Times New Roman" w:cs="Times New Roman"/>
              </w:rPr>
              <w:t>The Client shall simultaneously notify those Consultants whose Technical Proposals did not meet the minimum qualifying mark or were considered non-responsive to the RFP, indicating that their Financial Proposals will be returned unopened after completing the selection process.</w:t>
            </w:r>
          </w:p>
          <w:p w14:paraId="3226EE52">
            <w:pPr>
              <w:numPr>
                <w:ilvl w:val="0"/>
                <w:numId w:val="45"/>
              </w:numPr>
              <w:spacing w:before="120" w:after="120"/>
              <w:jc w:val="both"/>
              <w:rPr>
                <w:rFonts w:ascii="Times New Roman" w:hAnsi="Times New Roman" w:cs="Times New Roman"/>
                <w:lang w:val="en-GB"/>
              </w:rPr>
            </w:pPr>
            <w:r>
              <w:rPr>
                <w:rFonts w:ascii="Times New Roman" w:hAnsi="Times New Roman" w:cs="Times New Roman"/>
                <w:bCs/>
              </w:rPr>
              <w:t>Financial Proposals shall be opened publicly in the presence of the Consultants’ representatives who choose to attend. Those representatives who attend shall sign an attendance sheet. Each Financial Proposal will then be inspected to confirm that it has remained sealed and unopened.  The name of the Consultants, the technical scores, and the proposed prices shall be read aloud and recorded when the Financial Proposals are opened. The Client shall prepare minutes of the public opening and these shall be furnished, upon request, to Consultants whose Financial Proposals were opened.</w:t>
            </w:r>
          </w:p>
        </w:tc>
      </w:tr>
      <w:tr w14:paraId="41D55C04">
        <w:tblPrEx>
          <w:tblCellMar>
            <w:top w:w="0" w:type="dxa"/>
            <w:left w:w="108" w:type="dxa"/>
            <w:bottom w:w="0" w:type="dxa"/>
            <w:right w:w="108" w:type="dxa"/>
          </w:tblCellMar>
        </w:tblPrEx>
        <w:tc>
          <w:tcPr>
            <w:tcW w:w="2160" w:type="dxa"/>
            <w:gridSpan w:val="5"/>
          </w:tcPr>
          <w:p w14:paraId="5A4D3A5F">
            <w:pPr>
              <w:pStyle w:val="5"/>
              <w:numPr>
                <w:ilvl w:val="2"/>
                <w:numId w:val="23"/>
              </w:numPr>
              <w:spacing w:before="120" w:after="120"/>
              <w:rPr>
                <w:rFonts w:cs="Times New Roman"/>
                <w:bCs w:val="0"/>
                <w:sz w:val="22"/>
                <w:szCs w:val="22"/>
              </w:rPr>
            </w:pPr>
            <w:bookmarkStart w:id="483" w:name="_Toc506545776"/>
            <w:bookmarkStart w:id="484" w:name="_Toc67815069"/>
            <w:bookmarkStart w:id="485" w:name="_Toc140186302"/>
            <w:r>
              <w:rPr>
                <w:rFonts w:cs="Times New Roman"/>
              </w:rPr>
              <w:t>Financial Proposal Evaluation</w:t>
            </w:r>
            <w:bookmarkEnd w:id="483"/>
            <w:bookmarkEnd w:id="484"/>
            <w:bookmarkEnd w:id="485"/>
          </w:p>
        </w:tc>
        <w:tc>
          <w:tcPr>
            <w:tcW w:w="7317" w:type="dxa"/>
          </w:tcPr>
          <w:p w14:paraId="5FC53C94">
            <w:pPr>
              <w:numPr>
                <w:ilvl w:val="0"/>
                <w:numId w:val="46"/>
              </w:numPr>
              <w:spacing w:before="120" w:after="120"/>
              <w:jc w:val="both"/>
              <w:rPr>
                <w:rFonts w:ascii="Times New Roman" w:hAnsi="Times New Roman" w:cs="Times New Roman"/>
              </w:rPr>
            </w:pPr>
            <w:r>
              <w:rPr>
                <w:rFonts w:ascii="Times New Roman" w:hAnsi="Times New Roman" w:cs="Times New Roman"/>
                <w:lang w:val="en-GB"/>
              </w:rPr>
              <w:t xml:space="preserve">The </w:t>
            </w:r>
            <w:r>
              <w:rPr>
                <w:rFonts w:ascii="Times New Roman" w:hAnsi="Times New Roman" w:cs="Times New Roman"/>
              </w:rPr>
              <w:t>Proposal Evaluation Committee (PEC) will review the detailed content of each Financial Proposal. During the review, the committee and any Client staff and others involved in the evaluation process, will not be permitted to seek clarification or additional information from any Consultant who has submitted a Financial Proposal.</w:t>
            </w:r>
          </w:p>
          <w:p w14:paraId="2CB1F373">
            <w:pPr>
              <w:numPr>
                <w:ilvl w:val="0"/>
                <w:numId w:val="46"/>
              </w:numPr>
              <w:spacing w:before="120" w:after="120"/>
              <w:jc w:val="both"/>
              <w:rPr>
                <w:rFonts w:ascii="Times New Roman" w:hAnsi="Times New Roman" w:cs="Times New Roman"/>
              </w:rPr>
            </w:pPr>
            <w:r>
              <w:rPr>
                <w:rFonts w:ascii="Times New Roman" w:hAnsi="Times New Roman" w:cs="Times New Roman"/>
                <w:bCs/>
                <w:lang w:val="en-GB"/>
              </w:rPr>
              <w:t xml:space="preserve">Financial Proposals will be reviewed to ensure these are complete (i.e. whether Consultants have cost all items of the corresponding Technical Proposal; if not, the Client will cost them and add their cost to the offered price) and correct any computational errors. The evaluation shall include all local taxes, duties and other charges imposed under the Applicable Law. </w:t>
            </w:r>
            <w:r>
              <w:rPr>
                <w:rFonts w:ascii="Times New Roman" w:hAnsi="Times New Roman" w:cs="Times New Roman"/>
                <w:lang w:val="en-GB"/>
              </w:rPr>
              <w:t>In case of QCBS, the lowest evaluated Financial Proposal (Fm) will be given a financial score (Sf) of 100 points. The financial scores (Sf) of the other Financial Proposals will be computed as indicated in the SIC.</w:t>
            </w:r>
          </w:p>
        </w:tc>
      </w:tr>
      <w:tr w14:paraId="225C5250">
        <w:tblPrEx>
          <w:tblCellMar>
            <w:top w:w="0" w:type="dxa"/>
            <w:left w:w="108" w:type="dxa"/>
            <w:bottom w:w="0" w:type="dxa"/>
            <w:right w:w="108" w:type="dxa"/>
          </w:tblCellMar>
        </w:tblPrEx>
        <w:tc>
          <w:tcPr>
            <w:tcW w:w="2160" w:type="dxa"/>
            <w:gridSpan w:val="5"/>
          </w:tcPr>
          <w:p w14:paraId="3137EC1B">
            <w:pPr>
              <w:pStyle w:val="5"/>
              <w:numPr>
                <w:ilvl w:val="2"/>
                <w:numId w:val="23"/>
              </w:numPr>
              <w:spacing w:before="120" w:after="120"/>
              <w:rPr>
                <w:rFonts w:cs="Times New Roman"/>
              </w:rPr>
            </w:pPr>
            <w:bookmarkStart w:id="486" w:name="_Toc48894409"/>
            <w:bookmarkStart w:id="487" w:name="_Toc48978509"/>
            <w:bookmarkStart w:id="488" w:name="_Toc48803068"/>
            <w:bookmarkStart w:id="489" w:name="_Toc48800702"/>
            <w:bookmarkStart w:id="490" w:name="_Toc48968933"/>
            <w:bookmarkStart w:id="491" w:name="_Toc48979270"/>
            <w:bookmarkStart w:id="492" w:name="_Toc48804758"/>
            <w:bookmarkStart w:id="493" w:name="_Toc48812381"/>
            <w:bookmarkStart w:id="494" w:name="_Toc48969264"/>
            <w:bookmarkStart w:id="495" w:name="_Toc48892577"/>
            <w:bookmarkStart w:id="496" w:name="_Toc48632729"/>
            <w:bookmarkStart w:id="497" w:name="_Toc48896150"/>
            <w:bookmarkStart w:id="498" w:name="_Toc48970189"/>
            <w:bookmarkStart w:id="499" w:name="_Toc48979457"/>
            <w:bookmarkStart w:id="500" w:name="_Toc48895182"/>
            <w:bookmarkStart w:id="501" w:name="_Toc48895368"/>
            <w:bookmarkStart w:id="502" w:name="_Toc48980522"/>
            <w:bookmarkStart w:id="503" w:name="_Toc48804251"/>
            <w:bookmarkStart w:id="504" w:name="_Toc48800871"/>
            <w:bookmarkStart w:id="505" w:name="_Toc48803406"/>
            <w:bookmarkStart w:id="506" w:name="_Toc48804082"/>
            <w:bookmarkStart w:id="507" w:name="_Toc48798432"/>
            <w:bookmarkStart w:id="508" w:name="_Toc48803237"/>
            <w:bookmarkStart w:id="509" w:name="_Toc48803744"/>
            <w:bookmarkStart w:id="510" w:name="_Toc48974013"/>
            <w:bookmarkStart w:id="511" w:name="_Toc140186303"/>
            <w:bookmarkStart w:id="512" w:name="_Toc49159595"/>
            <w:bookmarkStart w:id="513" w:name="_Toc506545777"/>
            <w:bookmarkStart w:id="514" w:name="_Toc49159782"/>
            <w:bookmarkStart w:id="515" w:name="_Toc67815068"/>
            <w:r>
              <w:rPr>
                <w:rFonts w:cs="Times New Roman"/>
              </w:rPr>
              <w:t>Correction of Arithmetical Errors</w:t>
            </w:r>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p>
        </w:tc>
        <w:tc>
          <w:tcPr>
            <w:tcW w:w="7317" w:type="dxa"/>
          </w:tcPr>
          <w:p w14:paraId="49699BCE">
            <w:pPr>
              <w:pStyle w:val="79"/>
              <w:jc w:val="both"/>
              <w:rPr>
                <w:rFonts w:ascii="Times New Roman" w:hAnsi="Times New Roman" w:cs="Times New Roman"/>
                <w:b w:val="0"/>
                <w:lang w:val="en-GB"/>
              </w:rPr>
            </w:pPr>
            <w:r>
              <w:rPr>
                <w:rFonts w:ascii="Times New Roman" w:hAnsi="Times New Roman" w:cs="Times New Roman"/>
                <w:b w:val="0"/>
                <w:lang w:val="en-GB"/>
              </w:rPr>
              <w:t>32.1 Arithmetical errors in the Financial Proposal shall be corrected on the following basis:</w:t>
            </w:r>
          </w:p>
          <w:p w14:paraId="738AF910">
            <w:pPr>
              <w:numPr>
                <w:ilvl w:val="2"/>
                <w:numId w:val="47"/>
              </w:numPr>
              <w:tabs>
                <w:tab w:val="clear" w:pos="864"/>
              </w:tabs>
              <w:spacing w:before="120" w:after="120"/>
              <w:ind w:left="1092" w:hanging="588"/>
              <w:jc w:val="both"/>
              <w:rPr>
                <w:rFonts w:ascii="Times New Roman" w:hAnsi="Times New Roman" w:cs="Times New Roman"/>
                <w:lang w:val="en-GB"/>
              </w:rPr>
            </w:pPr>
            <w:r>
              <w:rPr>
                <w:rFonts w:ascii="Times New Roman" w:hAnsi="Times New Roman" w:cs="Times New Roman"/>
                <w:lang w:val="en-GB"/>
              </w:rPr>
              <w:t>if there is a discrepancy between the unit price and the total price that is obtained by multiplying the unit price and quantity, the unit price shall prevail and the total price shall be corrected, unless in the opinion of the Client there is an obvious misplacement of the decimal point in the unit price, in which case the total price as quoted shall govern and the unit price shall be corrected;</w:t>
            </w:r>
          </w:p>
          <w:p w14:paraId="3581C2BD">
            <w:pPr>
              <w:numPr>
                <w:ilvl w:val="2"/>
                <w:numId w:val="47"/>
              </w:numPr>
              <w:tabs>
                <w:tab w:val="clear" w:pos="864"/>
              </w:tabs>
              <w:spacing w:before="120" w:after="120"/>
              <w:ind w:left="1092" w:hanging="588"/>
              <w:jc w:val="both"/>
              <w:rPr>
                <w:rFonts w:ascii="Times New Roman" w:hAnsi="Times New Roman" w:cs="Times New Roman"/>
                <w:lang w:val="en-GB"/>
              </w:rPr>
            </w:pPr>
            <w:r>
              <w:rPr>
                <w:rFonts w:ascii="Times New Roman" w:hAnsi="Times New Roman" w:cs="Times New Roman"/>
                <w:lang w:val="en-GB"/>
              </w:rPr>
              <w:t>if there is an error in a total corresponding to the addition or subtraction of subtotals, the subtotals shall prevail and the total shall be corrected; and</w:t>
            </w:r>
          </w:p>
          <w:p w14:paraId="4E18A41A">
            <w:pPr>
              <w:numPr>
                <w:ilvl w:val="2"/>
                <w:numId w:val="47"/>
              </w:numPr>
              <w:tabs>
                <w:tab w:val="clear" w:pos="864"/>
              </w:tabs>
              <w:spacing w:before="120" w:after="120"/>
              <w:ind w:left="1092" w:hanging="588"/>
              <w:jc w:val="both"/>
              <w:rPr>
                <w:rFonts w:ascii="Times New Roman" w:hAnsi="Times New Roman" w:cs="Times New Roman"/>
                <w:lang w:val="en-GB"/>
              </w:rPr>
            </w:pPr>
            <w:r>
              <w:rPr>
                <w:rFonts w:ascii="Times New Roman" w:hAnsi="Times New Roman" w:cs="Times New Roman"/>
                <w:lang w:val="en-GB"/>
              </w:rPr>
              <w:t>if there is a discrepancy between words and figures, the amount in words shall prevail, unless the amount expressed in words is related to an arithmetic error, in which case the amount in figures shall prevail subject to (a) and (b) above.</w:t>
            </w:r>
          </w:p>
        </w:tc>
      </w:tr>
      <w:tr w14:paraId="0956D165">
        <w:tblPrEx>
          <w:tblCellMar>
            <w:top w:w="0" w:type="dxa"/>
            <w:left w:w="108" w:type="dxa"/>
            <w:bottom w:w="0" w:type="dxa"/>
            <w:right w:w="108" w:type="dxa"/>
          </w:tblCellMar>
        </w:tblPrEx>
        <w:tc>
          <w:tcPr>
            <w:tcW w:w="2160" w:type="dxa"/>
            <w:gridSpan w:val="5"/>
          </w:tcPr>
          <w:p w14:paraId="4ACE8ADF">
            <w:pPr>
              <w:pStyle w:val="5"/>
              <w:spacing w:before="120" w:after="120"/>
              <w:rPr>
                <w:rFonts w:cs="Times New Roman"/>
              </w:rPr>
            </w:pPr>
          </w:p>
        </w:tc>
        <w:tc>
          <w:tcPr>
            <w:tcW w:w="7317" w:type="dxa"/>
          </w:tcPr>
          <w:p w14:paraId="70B2759C">
            <w:pPr>
              <w:pStyle w:val="79"/>
              <w:numPr>
                <w:ilvl w:val="1"/>
                <w:numId w:val="48"/>
              </w:numPr>
              <w:jc w:val="both"/>
              <w:rPr>
                <w:rFonts w:ascii="Times New Roman" w:hAnsi="Times New Roman" w:cs="Times New Roman"/>
                <w:b w:val="0"/>
                <w:lang w:val="en-GB"/>
              </w:rPr>
            </w:pPr>
            <w:r>
              <w:rPr>
                <w:rFonts w:ascii="Times New Roman" w:hAnsi="Times New Roman" w:cs="Times New Roman"/>
                <w:b w:val="0"/>
              </w:rPr>
              <w:t xml:space="preserve">If the </w:t>
            </w:r>
            <w:r>
              <w:rPr>
                <w:rFonts w:ascii="Times New Roman" w:hAnsi="Times New Roman" w:cs="Times New Roman"/>
                <w:b w:val="0"/>
                <w:lang w:val="en-GB"/>
              </w:rPr>
              <w:t>Consultant</w:t>
            </w:r>
            <w:r>
              <w:rPr>
                <w:rFonts w:ascii="Times New Roman" w:hAnsi="Times New Roman" w:cs="Times New Roman"/>
                <w:b w:val="0"/>
              </w:rPr>
              <w:t xml:space="preserve"> does not accept the correction of arithmetic errors, its Proposal shall be disqualified.</w:t>
            </w:r>
          </w:p>
        </w:tc>
      </w:tr>
      <w:tr w14:paraId="05ADC935">
        <w:tblPrEx>
          <w:tblCellMar>
            <w:top w:w="0" w:type="dxa"/>
            <w:left w:w="108" w:type="dxa"/>
            <w:bottom w:w="0" w:type="dxa"/>
            <w:right w:w="108" w:type="dxa"/>
          </w:tblCellMar>
        </w:tblPrEx>
        <w:tc>
          <w:tcPr>
            <w:tcW w:w="2160" w:type="dxa"/>
            <w:gridSpan w:val="5"/>
          </w:tcPr>
          <w:p w14:paraId="62ABBC92">
            <w:pPr>
              <w:pStyle w:val="5"/>
              <w:numPr>
                <w:ilvl w:val="2"/>
                <w:numId w:val="23"/>
              </w:numPr>
              <w:spacing w:before="120" w:after="120"/>
              <w:rPr>
                <w:rFonts w:cs="Times New Roman"/>
              </w:rPr>
            </w:pPr>
            <w:bookmarkStart w:id="516" w:name="_Toc48803070"/>
            <w:bookmarkStart w:id="517" w:name="_Toc48800873"/>
            <w:bookmarkStart w:id="518" w:name="_Toc48803408"/>
            <w:bookmarkStart w:id="519" w:name="_Toc48804084"/>
            <w:bookmarkStart w:id="520" w:name="_Toc48804253"/>
            <w:bookmarkStart w:id="521" w:name="_Toc48804760"/>
            <w:bookmarkStart w:id="522" w:name="_Toc48798434"/>
            <w:bookmarkStart w:id="523" w:name="_Toc48812383"/>
            <w:bookmarkStart w:id="524" w:name="_Toc48803239"/>
            <w:bookmarkStart w:id="525" w:name="_Toc48892579"/>
            <w:bookmarkStart w:id="526" w:name="_Toc48894411"/>
            <w:bookmarkStart w:id="527" w:name="_Toc48895184"/>
            <w:bookmarkStart w:id="528" w:name="_Toc48895370"/>
            <w:bookmarkStart w:id="529" w:name="_Toc48632731"/>
            <w:bookmarkStart w:id="530" w:name="_Toc48803746"/>
            <w:bookmarkStart w:id="531" w:name="_Toc48800704"/>
            <w:bookmarkStart w:id="532" w:name="_Toc48979459"/>
            <w:bookmarkStart w:id="533" w:name="_Toc49159597"/>
            <w:bookmarkStart w:id="534" w:name="_Toc506545778"/>
            <w:bookmarkStart w:id="535" w:name="_Toc48969266"/>
            <w:bookmarkStart w:id="536" w:name="_Toc140186304"/>
            <w:bookmarkStart w:id="537" w:name="_Toc48978511"/>
            <w:bookmarkStart w:id="538" w:name="_Toc48980524"/>
            <w:bookmarkStart w:id="539" w:name="_Toc48896152"/>
            <w:bookmarkStart w:id="540" w:name="_Toc48968935"/>
            <w:bookmarkStart w:id="541" w:name="_Toc48974015"/>
            <w:bookmarkStart w:id="542" w:name="_Toc49159784"/>
            <w:bookmarkStart w:id="543" w:name="_Toc48979272"/>
            <w:bookmarkStart w:id="544" w:name="_Toc48970191"/>
            <w:r>
              <w:rPr>
                <w:rFonts w:cs="Times New Roman"/>
              </w:rPr>
              <w:t>Proposal: Combined Evaluation</w:t>
            </w:r>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p>
        </w:tc>
        <w:tc>
          <w:tcPr>
            <w:tcW w:w="7317" w:type="dxa"/>
          </w:tcPr>
          <w:p w14:paraId="716E25AC">
            <w:pPr>
              <w:pStyle w:val="79"/>
              <w:numPr>
                <w:ilvl w:val="1"/>
                <w:numId w:val="49"/>
              </w:numPr>
              <w:tabs>
                <w:tab w:val="left" w:pos="675"/>
                <w:tab w:val="clear" w:pos="375"/>
              </w:tabs>
              <w:ind w:left="693" w:hanging="693"/>
              <w:jc w:val="both"/>
              <w:rPr>
                <w:rFonts w:ascii="Times New Roman" w:hAnsi="Times New Roman" w:cs="Times New Roman"/>
                <w:b w:val="0"/>
              </w:rPr>
            </w:pPr>
            <w:r>
              <w:rPr>
                <w:rFonts w:ascii="Times New Roman" w:hAnsi="Times New Roman" w:cs="Times New Roman"/>
                <w:b w:val="0"/>
              </w:rPr>
              <w:t xml:space="preserve">In QCBS the </w:t>
            </w:r>
            <w:r>
              <w:rPr>
                <w:rFonts w:ascii="Times New Roman" w:hAnsi="Times New Roman" w:cs="Times New Roman"/>
                <w:b w:val="0"/>
                <w:lang w:val="en-GB"/>
              </w:rPr>
              <w:t xml:space="preserve">Proposals will be ranked according to their combined technical (St) </w:t>
            </w:r>
            <w:r>
              <w:rPr>
                <w:rFonts w:ascii="Times New Roman" w:hAnsi="Times New Roman" w:cs="Times New Roman"/>
                <w:b w:val="0"/>
              </w:rPr>
              <w:t>and</w:t>
            </w:r>
            <w:r>
              <w:rPr>
                <w:rFonts w:ascii="Times New Roman" w:hAnsi="Times New Roman" w:cs="Times New Roman"/>
                <w:b w:val="0"/>
                <w:lang w:val="en-GB"/>
              </w:rPr>
              <w:t xml:space="preserve"> financial (Sf) scores using the weights (T = the weight given to the Technical Proposal; P = the weight given to the Financial Proposal; T + P = 1) indicated in the SIC: S = St x T% + Sf x P%. The firm achieving the highest combined technical and financial score will be invited for negotiation</w:t>
            </w:r>
            <w:r>
              <w:rPr>
                <w:rFonts w:ascii="Times New Roman" w:hAnsi="Times New Roman" w:cs="Times New Roman"/>
                <w:b w:val="0"/>
              </w:rPr>
              <w:t xml:space="preserve"> under ITC Clauses 34, 35.</w:t>
            </w:r>
          </w:p>
          <w:p w14:paraId="29A82242">
            <w:pPr>
              <w:pStyle w:val="79"/>
              <w:tabs>
                <w:tab w:val="left" w:pos="1440"/>
              </w:tabs>
              <w:ind w:left="720" w:hanging="720"/>
              <w:jc w:val="both"/>
              <w:rPr>
                <w:rFonts w:ascii="Times New Roman" w:hAnsi="Times New Roman" w:cs="Times New Roman"/>
                <w:b w:val="0"/>
                <w:lang w:val="en-GB"/>
              </w:rPr>
            </w:pPr>
            <w:r>
              <w:rPr>
                <w:rFonts w:ascii="Times New Roman" w:hAnsi="Times New Roman" w:cs="Times New Roman"/>
                <w:b w:val="0"/>
              </w:rPr>
              <w:t>33.2</w:t>
            </w:r>
            <w:r>
              <w:rPr>
                <w:rFonts w:ascii="Times New Roman" w:hAnsi="Times New Roman" w:cs="Times New Roman"/>
                <w:b w:val="0"/>
              </w:rPr>
              <w:tab/>
            </w:r>
            <w:r>
              <w:rPr>
                <w:rFonts w:ascii="Times New Roman" w:hAnsi="Times New Roman" w:cs="Times New Roman"/>
                <w:b w:val="0"/>
                <w:lang w:val="en-GB"/>
              </w:rPr>
              <w:t>In the case of Fixed-Budget Selection, the Client will select the firm that submitted the highest ranked Technical Proposal with an evaluated price that is within the budget. Proposals that exceed the indicated budget will be rejected. The selected firm will be invited for negotiations</w:t>
            </w:r>
            <w:r>
              <w:rPr>
                <w:rFonts w:ascii="Times New Roman" w:hAnsi="Times New Roman" w:cs="Times New Roman"/>
                <w:b w:val="0"/>
              </w:rPr>
              <w:t xml:space="preserve"> under ITC Clauses 34, 35.</w:t>
            </w:r>
          </w:p>
          <w:p w14:paraId="323711AC">
            <w:pPr>
              <w:pStyle w:val="79"/>
              <w:numPr>
                <w:ilvl w:val="1"/>
                <w:numId w:val="50"/>
              </w:numPr>
              <w:tabs>
                <w:tab w:val="clear" w:pos="504"/>
              </w:tabs>
              <w:ind w:left="729" w:hanging="729"/>
              <w:jc w:val="both"/>
              <w:rPr>
                <w:rFonts w:ascii="Times New Roman" w:hAnsi="Times New Roman" w:cs="Times New Roman"/>
                <w:b w:val="0"/>
                <w:lang w:val="en-GB"/>
              </w:rPr>
            </w:pPr>
            <w:r>
              <w:rPr>
                <w:rFonts w:ascii="Times New Roman" w:hAnsi="Times New Roman" w:cs="Times New Roman"/>
                <w:b w:val="0"/>
                <w:bCs/>
                <w:lang w:val="en-GB"/>
              </w:rPr>
              <w:t xml:space="preserve">In the </w:t>
            </w:r>
            <w:r>
              <w:rPr>
                <w:rFonts w:ascii="Times New Roman" w:hAnsi="Times New Roman" w:cs="Times New Roman"/>
                <w:b w:val="0"/>
                <w:lang w:val="en-GB"/>
              </w:rPr>
              <w:t>case</w:t>
            </w:r>
            <w:r>
              <w:rPr>
                <w:rFonts w:ascii="Times New Roman" w:hAnsi="Times New Roman" w:cs="Times New Roman"/>
                <w:b w:val="0"/>
                <w:bCs/>
                <w:lang w:val="en-GB"/>
              </w:rPr>
              <w:t xml:space="preserve"> of the Least-Cost Selection, the Client will select the lowest proposal (“evaluated” price) among those that passed the minimum technical score. The selected firm will be invited for negotiations</w:t>
            </w:r>
            <w:r>
              <w:rPr>
                <w:rFonts w:ascii="Times New Roman" w:hAnsi="Times New Roman" w:cs="Times New Roman"/>
                <w:b w:val="0"/>
                <w:bCs/>
              </w:rPr>
              <w:t xml:space="preserve"> under ITC Clauses 34, 35. </w:t>
            </w:r>
          </w:p>
        </w:tc>
      </w:tr>
      <w:tr w14:paraId="24FEDB39">
        <w:tblPrEx>
          <w:tblCellMar>
            <w:top w:w="0" w:type="dxa"/>
            <w:left w:w="108" w:type="dxa"/>
            <w:bottom w:w="0" w:type="dxa"/>
            <w:right w:w="108" w:type="dxa"/>
          </w:tblCellMar>
        </w:tblPrEx>
        <w:tc>
          <w:tcPr>
            <w:tcW w:w="2160" w:type="dxa"/>
            <w:gridSpan w:val="5"/>
          </w:tcPr>
          <w:p w14:paraId="770CA1EF">
            <w:pPr>
              <w:pStyle w:val="5"/>
              <w:numPr>
                <w:ilvl w:val="2"/>
                <w:numId w:val="23"/>
              </w:numPr>
              <w:spacing w:before="120" w:after="120"/>
              <w:rPr>
                <w:rFonts w:cs="Times New Roman"/>
                <w:bCs w:val="0"/>
                <w:sz w:val="22"/>
                <w:szCs w:val="22"/>
              </w:rPr>
            </w:pPr>
            <w:bookmarkStart w:id="545" w:name="_Toc79817612"/>
            <w:bookmarkStart w:id="546" w:name="_Toc506545779"/>
            <w:bookmarkStart w:id="547" w:name="_Toc79817708"/>
            <w:r>
              <w:rPr>
                <w:rFonts w:cs="Times New Roman"/>
                <w:bCs w:val="0"/>
                <w:sz w:val="22"/>
                <w:szCs w:val="22"/>
              </w:rPr>
              <w:t>Proposal: Negotiation</w:t>
            </w:r>
            <w:bookmarkEnd w:id="545"/>
            <w:bookmarkEnd w:id="546"/>
            <w:bookmarkEnd w:id="547"/>
          </w:p>
        </w:tc>
        <w:tc>
          <w:tcPr>
            <w:tcW w:w="7317" w:type="dxa"/>
          </w:tcPr>
          <w:p w14:paraId="3AAD4A0E">
            <w:pPr>
              <w:numPr>
                <w:ilvl w:val="0"/>
                <w:numId w:val="51"/>
              </w:numPr>
              <w:spacing w:before="120" w:after="120"/>
              <w:jc w:val="both"/>
              <w:rPr>
                <w:rFonts w:ascii="Times New Roman" w:hAnsi="Times New Roman" w:cs="Times New Roman"/>
                <w:lang w:val="en-GB"/>
              </w:rPr>
            </w:pPr>
            <w:r>
              <w:rPr>
                <w:rFonts w:ascii="Times New Roman" w:hAnsi="Times New Roman" w:cs="Times New Roman"/>
                <w:lang w:val="en-GB"/>
              </w:rPr>
              <w:t>Negotiations will be held at the address indicated in the SIC. The invited Consultant will, as a prerequisite for attendance at the negotiations, confirm availability of all Professional staff/experts and satisfy such other pre-negotiation requirements as the Client may specify.</w:t>
            </w:r>
          </w:p>
        </w:tc>
      </w:tr>
      <w:tr w14:paraId="55E1DD43">
        <w:tblPrEx>
          <w:tblCellMar>
            <w:top w:w="0" w:type="dxa"/>
            <w:left w:w="108" w:type="dxa"/>
            <w:bottom w:w="0" w:type="dxa"/>
            <w:right w:w="108" w:type="dxa"/>
          </w:tblCellMar>
        </w:tblPrEx>
        <w:tc>
          <w:tcPr>
            <w:tcW w:w="2160" w:type="dxa"/>
            <w:gridSpan w:val="5"/>
          </w:tcPr>
          <w:p w14:paraId="602CCEE8">
            <w:pPr>
              <w:spacing w:before="120" w:after="120"/>
              <w:rPr>
                <w:rFonts w:ascii="Times New Roman" w:hAnsi="Times New Roman" w:cs="Times New Roman"/>
              </w:rPr>
            </w:pPr>
          </w:p>
        </w:tc>
        <w:tc>
          <w:tcPr>
            <w:tcW w:w="7317" w:type="dxa"/>
          </w:tcPr>
          <w:p w14:paraId="320A72C6">
            <w:pPr>
              <w:numPr>
                <w:ilvl w:val="0"/>
                <w:numId w:val="51"/>
              </w:numPr>
              <w:spacing w:before="120" w:after="120"/>
              <w:jc w:val="both"/>
              <w:rPr>
                <w:rFonts w:ascii="Times New Roman" w:hAnsi="Times New Roman" w:cs="Times New Roman"/>
                <w:lang w:val="en-GB"/>
              </w:rPr>
            </w:pPr>
            <w:r>
              <w:rPr>
                <w:rFonts w:ascii="Times New Roman" w:hAnsi="Times New Roman" w:cs="Times New Roman"/>
              </w:rPr>
              <w:t>During negotiations, t</w:t>
            </w:r>
            <w:r>
              <w:rPr>
                <w:rFonts w:ascii="Times New Roman" w:hAnsi="Times New Roman" w:cs="Times New Roman"/>
                <w:lang w:val="en-GB"/>
              </w:rPr>
              <w:t>he Client and the Consultant will finalise the Terms of Reference, work schedule, logistics, and reporting. These documents will then be incorporated in the Contract as “Description of Services”.</w:t>
            </w:r>
          </w:p>
        </w:tc>
      </w:tr>
      <w:tr w14:paraId="33A6705E">
        <w:tblPrEx>
          <w:tblCellMar>
            <w:top w:w="0" w:type="dxa"/>
            <w:left w:w="108" w:type="dxa"/>
            <w:bottom w:w="0" w:type="dxa"/>
            <w:right w:w="108" w:type="dxa"/>
          </w:tblCellMar>
        </w:tblPrEx>
        <w:tc>
          <w:tcPr>
            <w:tcW w:w="2160" w:type="dxa"/>
            <w:gridSpan w:val="5"/>
          </w:tcPr>
          <w:p w14:paraId="54F22A2E">
            <w:pPr>
              <w:spacing w:before="120" w:after="120"/>
              <w:rPr>
                <w:rFonts w:ascii="Times New Roman" w:hAnsi="Times New Roman" w:cs="Times New Roman"/>
              </w:rPr>
            </w:pPr>
          </w:p>
        </w:tc>
        <w:tc>
          <w:tcPr>
            <w:tcW w:w="7317" w:type="dxa"/>
          </w:tcPr>
          <w:p w14:paraId="6949148E">
            <w:pPr>
              <w:numPr>
                <w:ilvl w:val="0"/>
                <w:numId w:val="51"/>
              </w:numPr>
              <w:spacing w:before="120" w:after="120"/>
              <w:jc w:val="both"/>
              <w:rPr>
                <w:rFonts w:ascii="Times New Roman" w:hAnsi="Times New Roman" w:cs="Times New Roman"/>
                <w:lang w:val="en-GB"/>
              </w:rPr>
            </w:pPr>
            <w:r>
              <w:rPr>
                <w:rFonts w:ascii="Times New Roman" w:hAnsi="Times New Roman" w:cs="Times New Roman"/>
                <w:lang w:val="en-GB"/>
              </w:rPr>
              <w:t>The financial negotiations will involve the remuneration and other reimbursable costs to be paid to the Consultant.</w:t>
            </w:r>
          </w:p>
        </w:tc>
      </w:tr>
      <w:tr w14:paraId="6E071C55">
        <w:tblPrEx>
          <w:tblCellMar>
            <w:top w:w="0" w:type="dxa"/>
            <w:left w:w="108" w:type="dxa"/>
            <w:bottom w:w="0" w:type="dxa"/>
            <w:right w:w="108" w:type="dxa"/>
          </w:tblCellMar>
        </w:tblPrEx>
        <w:tc>
          <w:tcPr>
            <w:tcW w:w="2160" w:type="dxa"/>
            <w:gridSpan w:val="5"/>
          </w:tcPr>
          <w:p w14:paraId="13318564">
            <w:pPr>
              <w:pStyle w:val="5"/>
              <w:numPr>
                <w:ilvl w:val="2"/>
                <w:numId w:val="23"/>
              </w:numPr>
              <w:spacing w:before="120" w:after="120"/>
              <w:rPr>
                <w:rFonts w:cs="Times New Roman"/>
                <w:bCs w:val="0"/>
                <w:sz w:val="22"/>
                <w:szCs w:val="22"/>
              </w:rPr>
            </w:pPr>
            <w:bookmarkStart w:id="548" w:name="_Toc506545780"/>
            <w:bookmarkStart w:id="549" w:name="_Toc79817709"/>
            <w:bookmarkStart w:id="550" w:name="_Toc79817613"/>
            <w:r>
              <w:rPr>
                <w:rFonts w:cs="Times New Roman"/>
                <w:bCs w:val="0"/>
                <w:sz w:val="22"/>
                <w:szCs w:val="22"/>
              </w:rPr>
              <w:t>Proposal Negotiations: Conclusion</w:t>
            </w:r>
            <w:bookmarkEnd w:id="548"/>
            <w:bookmarkEnd w:id="549"/>
            <w:bookmarkEnd w:id="550"/>
          </w:p>
        </w:tc>
        <w:tc>
          <w:tcPr>
            <w:tcW w:w="7317" w:type="dxa"/>
          </w:tcPr>
          <w:p w14:paraId="6DD70C7D">
            <w:pPr>
              <w:numPr>
                <w:ilvl w:val="0"/>
                <w:numId w:val="52"/>
              </w:numPr>
              <w:spacing w:before="120" w:after="120"/>
              <w:jc w:val="both"/>
              <w:rPr>
                <w:rFonts w:ascii="Times New Roman" w:hAnsi="Times New Roman" w:cs="Times New Roman"/>
                <w:lang w:val="en-GB"/>
              </w:rPr>
            </w:pPr>
            <w:r>
              <w:rPr>
                <w:rFonts w:ascii="Times New Roman" w:hAnsi="Times New Roman" w:cs="Times New Roman"/>
                <w:lang w:val="en-GB"/>
              </w:rPr>
              <w:t>Negotiations will conclude with a review of the draft Contract. To complete negotiations the Client and the Consultant will initial the agreed Contract.</w:t>
            </w:r>
          </w:p>
        </w:tc>
      </w:tr>
      <w:tr w14:paraId="0581CA19">
        <w:tblPrEx>
          <w:tblCellMar>
            <w:top w:w="0" w:type="dxa"/>
            <w:left w:w="108" w:type="dxa"/>
            <w:bottom w:w="0" w:type="dxa"/>
            <w:right w:w="108" w:type="dxa"/>
          </w:tblCellMar>
        </w:tblPrEx>
        <w:tc>
          <w:tcPr>
            <w:tcW w:w="2160" w:type="dxa"/>
            <w:gridSpan w:val="5"/>
          </w:tcPr>
          <w:p w14:paraId="21D6CBB6">
            <w:pPr>
              <w:rPr>
                <w:rFonts w:ascii="Times New Roman" w:hAnsi="Times New Roman" w:cs="Times New Roman"/>
              </w:rPr>
            </w:pPr>
          </w:p>
        </w:tc>
        <w:tc>
          <w:tcPr>
            <w:tcW w:w="7317" w:type="dxa"/>
          </w:tcPr>
          <w:p w14:paraId="4851CF12">
            <w:pPr>
              <w:numPr>
                <w:ilvl w:val="0"/>
                <w:numId w:val="52"/>
              </w:numPr>
              <w:spacing w:before="120" w:after="120"/>
              <w:jc w:val="both"/>
              <w:rPr>
                <w:rFonts w:ascii="Times New Roman" w:hAnsi="Times New Roman" w:cs="Times New Roman"/>
                <w:lang w:val="en-GB"/>
              </w:rPr>
            </w:pPr>
            <w:r>
              <w:rPr>
                <w:rFonts w:ascii="Times New Roman" w:hAnsi="Times New Roman" w:cs="Times New Roman"/>
                <w:lang w:val="en-GB"/>
              </w:rPr>
              <w:t xml:space="preserve">If negotiations with the first ranked Consultant fail to produce a satisfactory </w:t>
            </w:r>
            <w:del w:id="104" w:author="Author">
              <w:r>
                <w:rPr>
                  <w:rFonts w:ascii="Times New Roman" w:hAnsi="Times New Roman" w:cs="Times New Roman"/>
                  <w:lang w:val="en-GB"/>
                </w:rPr>
                <w:delText>contract</w:delText>
              </w:r>
            </w:del>
            <w:ins w:id="105" w:author="Author">
              <w:r>
                <w:rPr>
                  <w:rFonts w:ascii="Times New Roman" w:hAnsi="Times New Roman" w:cs="Times New Roman"/>
                  <w:lang w:val="en-GB"/>
                </w:rPr>
                <w:t>contract,</w:t>
              </w:r>
            </w:ins>
            <w:r>
              <w:rPr>
                <w:rFonts w:ascii="Times New Roman" w:hAnsi="Times New Roman" w:cs="Times New Roman"/>
                <w:lang w:val="en-GB"/>
              </w:rPr>
              <w:t xml:space="preserve"> then negotiations will be conducted with the second-ranked Consultant (and the third-ranked Consultant, if necessary, until a satisfactory agreement is concluded). </w:t>
            </w:r>
          </w:p>
        </w:tc>
      </w:tr>
      <w:tr w14:paraId="3AB29366">
        <w:tblPrEx>
          <w:tblCellMar>
            <w:top w:w="0" w:type="dxa"/>
            <w:left w:w="108" w:type="dxa"/>
            <w:bottom w:w="0" w:type="dxa"/>
            <w:right w:w="108" w:type="dxa"/>
          </w:tblCellMar>
        </w:tblPrEx>
        <w:tc>
          <w:tcPr>
            <w:tcW w:w="9477" w:type="dxa"/>
            <w:gridSpan w:val="6"/>
          </w:tcPr>
          <w:p w14:paraId="5F32CB6A">
            <w:pPr>
              <w:pStyle w:val="3"/>
              <w:spacing w:before="120" w:after="120"/>
              <w:ind w:left="878"/>
              <w:rPr>
                <w:rFonts w:ascii="Times New Roman" w:hAnsi="Times New Roman" w:cs="Times New Roman"/>
                <w:sz w:val="22"/>
              </w:rPr>
            </w:pPr>
            <w:bookmarkStart w:id="551" w:name="_Toc79817614"/>
            <w:bookmarkStart w:id="552" w:name="_Toc79817710"/>
            <w:bookmarkStart w:id="553" w:name="_Toc506545781"/>
            <w:r>
              <w:rPr>
                <w:rFonts w:ascii="Times New Roman" w:hAnsi="Times New Roman" w:cs="Times New Roman"/>
              </w:rPr>
              <w:t>F.</w:t>
            </w:r>
            <w:r>
              <w:rPr>
                <w:rFonts w:ascii="Times New Roman" w:hAnsi="Times New Roman" w:cs="Times New Roman"/>
              </w:rPr>
              <w:tab/>
            </w:r>
            <w:r>
              <w:rPr>
                <w:rFonts w:ascii="Times New Roman" w:hAnsi="Times New Roman" w:cs="Times New Roman"/>
              </w:rPr>
              <w:t>Contract Award</w:t>
            </w:r>
            <w:bookmarkEnd w:id="551"/>
            <w:bookmarkEnd w:id="552"/>
            <w:bookmarkEnd w:id="553"/>
          </w:p>
        </w:tc>
      </w:tr>
      <w:tr w14:paraId="6512BD93">
        <w:tblPrEx>
          <w:tblCellMar>
            <w:top w:w="0" w:type="dxa"/>
            <w:left w:w="108" w:type="dxa"/>
            <w:bottom w:w="0" w:type="dxa"/>
            <w:right w:w="108" w:type="dxa"/>
          </w:tblCellMar>
        </w:tblPrEx>
        <w:tc>
          <w:tcPr>
            <w:tcW w:w="2160" w:type="dxa"/>
            <w:gridSpan w:val="5"/>
          </w:tcPr>
          <w:p w14:paraId="6FCD8D7D">
            <w:pPr>
              <w:pStyle w:val="5"/>
              <w:numPr>
                <w:ilvl w:val="2"/>
                <w:numId w:val="23"/>
              </w:numPr>
              <w:spacing w:before="120" w:after="120"/>
              <w:rPr>
                <w:rFonts w:cs="Times New Roman"/>
                <w:bCs w:val="0"/>
                <w:sz w:val="22"/>
                <w:szCs w:val="22"/>
              </w:rPr>
            </w:pPr>
            <w:bookmarkStart w:id="554" w:name="_Toc79817711"/>
            <w:bookmarkStart w:id="555" w:name="_Toc79817615"/>
            <w:bookmarkStart w:id="556" w:name="_Toc506545782"/>
            <w:r>
              <w:rPr>
                <w:rFonts w:cs="Times New Roman"/>
                <w:bCs w:val="0"/>
                <w:sz w:val="22"/>
                <w:szCs w:val="22"/>
              </w:rPr>
              <w:t>Contract Award</w:t>
            </w:r>
            <w:bookmarkEnd w:id="554"/>
            <w:bookmarkEnd w:id="555"/>
            <w:bookmarkEnd w:id="556"/>
          </w:p>
        </w:tc>
        <w:tc>
          <w:tcPr>
            <w:tcW w:w="7317" w:type="dxa"/>
          </w:tcPr>
          <w:p w14:paraId="3BB9E1A8">
            <w:pPr>
              <w:numPr>
                <w:ilvl w:val="0"/>
                <w:numId w:val="53"/>
              </w:numPr>
              <w:spacing w:before="120" w:after="120"/>
              <w:jc w:val="both"/>
              <w:rPr>
                <w:rFonts w:ascii="Times New Roman" w:hAnsi="Times New Roman" w:cs="Times New Roman"/>
                <w:lang w:val="en-GB"/>
              </w:rPr>
            </w:pPr>
            <w:r>
              <w:rPr>
                <w:rFonts w:ascii="Times New Roman" w:hAnsi="Times New Roman" w:cs="Times New Roman"/>
                <w:lang w:val="en-GB"/>
              </w:rPr>
              <w:t>After completing negotiations and after having received the approval to award the Contract, the Client shall award the Contract to the selected Consultant.</w:t>
            </w:r>
          </w:p>
        </w:tc>
      </w:tr>
      <w:tr w14:paraId="4853F5EC">
        <w:tblPrEx>
          <w:tblCellMar>
            <w:top w:w="0" w:type="dxa"/>
            <w:left w:w="108" w:type="dxa"/>
            <w:bottom w:w="0" w:type="dxa"/>
            <w:right w:w="108" w:type="dxa"/>
          </w:tblCellMar>
        </w:tblPrEx>
        <w:tc>
          <w:tcPr>
            <w:tcW w:w="2160" w:type="dxa"/>
            <w:gridSpan w:val="5"/>
          </w:tcPr>
          <w:p w14:paraId="1AFF9E8D">
            <w:pPr>
              <w:pStyle w:val="5"/>
              <w:numPr>
                <w:ilvl w:val="2"/>
                <w:numId w:val="23"/>
              </w:numPr>
              <w:spacing w:before="120" w:after="120"/>
              <w:rPr>
                <w:rFonts w:cs="Times New Roman"/>
                <w:bCs w:val="0"/>
                <w:sz w:val="22"/>
                <w:szCs w:val="22"/>
              </w:rPr>
            </w:pPr>
            <w:bookmarkStart w:id="557" w:name="_Toc79817712"/>
            <w:bookmarkStart w:id="558" w:name="_Toc506545783"/>
            <w:bookmarkStart w:id="559" w:name="_Toc79817616"/>
            <w:r>
              <w:rPr>
                <w:rFonts w:cs="Times New Roman"/>
                <w:bCs w:val="0"/>
                <w:sz w:val="22"/>
                <w:szCs w:val="22"/>
              </w:rPr>
              <w:t>Debriefing</w:t>
            </w:r>
            <w:bookmarkEnd w:id="557"/>
            <w:bookmarkEnd w:id="558"/>
            <w:bookmarkEnd w:id="559"/>
          </w:p>
        </w:tc>
        <w:tc>
          <w:tcPr>
            <w:tcW w:w="7317" w:type="dxa"/>
          </w:tcPr>
          <w:p w14:paraId="5B723B26">
            <w:pPr>
              <w:numPr>
                <w:ilvl w:val="0"/>
                <w:numId w:val="54"/>
              </w:numPr>
              <w:spacing w:before="120" w:after="120"/>
              <w:jc w:val="both"/>
              <w:rPr>
                <w:rFonts w:ascii="Times New Roman" w:hAnsi="Times New Roman" w:cs="Times New Roman"/>
                <w:lang w:val="en-GB"/>
              </w:rPr>
            </w:pPr>
            <w:r>
              <w:rPr>
                <w:rFonts w:ascii="Times New Roman" w:hAnsi="Times New Roman" w:cs="Times New Roman"/>
                <w:lang w:val="en-GB"/>
              </w:rPr>
              <w:t xml:space="preserve">After Contract signature, the Client shall promptly notify the other Consultants that they were unsuccessful. </w:t>
            </w:r>
          </w:p>
        </w:tc>
      </w:tr>
      <w:tr w14:paraId="5DD94C0C">
        <w:tblPrEx>
          <w:tblCellMar>
            <w:top w:w="0" w:type="dxa"/>
            <w:left w:w="108" w:type="dxa"/>
            <w:bottom w:w="0" w:type="dxa"/>
            <w:right w:w="108" w:type="dxa"/>
          </w:tblCellMar>
        </w:tblPrEx>
        <w:tc>
          <w:tcPr>
            <w:tcW w:w="2160" w:type="dxa"/>
            <w:gridSpan w:val="5"/>
          </w:tcPr>
          <w:p w14:paraId="580E45C2">
            <w:pPr>
              <w:spacing w:before="120" w:after="120"/>
              <w:rPr>
                <w:rFonts w:ascii="Times New Roman" w:hAnsi="Times New Roman" w:cs="Times New Roman"/>
              </w:rPr>
            </w:pPr>
          </w:p>
        </w:tc>
        <w:tc>
          <w:tcPr>
            <w:tcW w:w="7317" w:type="dxa"/>
          </w:tcPr>
          <w:p w14:paraId="36971A50">
            <w:pPr>
              <w:numPr>
                <w:ilvl w:val="0"/>
                <w:numId w:val="54"/>
              </w:numPr>
              <w:spacing w:before="120" w:after="120"/>
              <w:jc w:val="both"/>
              <w:rPr>
                <w:rFonts w:ascii="Times New Roman" w:hAnsi="Times New Roman" w:cs="Times New Roman"/>
                <w:lang w:val="en-GB"/>
              </w:rPr>
            </w:pPr>
            <w:r>
              <w:rPr>
                <w:rFonts w:ascii="Times New Roman" w:hAnsi="Times New Roman" w:cs="Times New Roman"/>
                <w:lang w:val="en-GB"/>
              </w:rPr>
              <w:t>The Client shall promptly respond in writing to any unsuccessful Consultant who requests the Client in writing to explain on which grounds its Proposal was not selected.</w:t>
            </w:r>
          </w:p>
        </w:tc>
      </w:tr>
      <w:tr w14:paraId="614A48B4">
        <w:tblPrEx>
          <w:tblCellMar>
            <w:top w:w="0" w:type="dxa"/>
            <w:left w:w="108" w:type="dxa"/>
            <w:bottom w:w="0" w:type="dxa"/>
            <w:right w:w="108" w:type="dxa"/>
          </w:tblCellMar>
        </w:tblPrEx>
        <w:tc>
          <w:tcPr>
            <w:tcW w:w="2160" w:type="dxa"/>
            <w:gridSpan w:val="5"/>
          </w:tcPr>
          <w:p w14:paraId="74475228">
            <w:pPr>
              <w:pStyle w:val="5"/>
              <w:numPr>
                <w:ilvl w:val="2"/>
                <w:numId w:val="23"/>
              </w:numPr>
              <w:spacing w:before="120" w:after="120"/>
              <w:rPr>
                <w:rFonts w:cs="Times New Roman"/>
                <w:bCs w:val="0"/>
                <w:sz w:val="22"/>
                <w:szCs w:val="22"/>
              </w:rPr>
            </w:pPr>
            <w:bookmarkStart w:id="560" w:name="_Toc79817617"/>
            <w:bookmarkStart w:id="561" w:name="_Toc506545784"/>
            <w:bookmarkStart w:id="562" w:name="_Toc79817713"/>
            <w:r>
              <w:rPr>
                <w:rFonts w:cs="Times New Roman"/>
                <w:bCs w:val="0"/>
                <w:sz w:val="22"/>
                <w:szCs w:val="22"/>
              </w:rPr>
              <w:t>Commencement of Services</w:t>
            </w:r>
            <w:bookmarkEnd w:id="560"/>
            <w:bookmarkEnd w:id="561"/>
            <w:bookmarkEnd w:id="562"/>
          </w:p>
        </w:tc>
        <w:tc>
          <w:tcPr>
            <w:tcW w:w="7317" w:type="dxa"/>
          </w:tcPr>
          <w:p w14:paraId="6F27B4A6">
            <w:pPr>
              <w:numPr>
                <w:ilvl w:val="0"/>
                <w:numId w:val="55"/>
              </w:numPr>
              <w:spacing w:before="120" w:after="120"/>
              <w:jc w:val="both"/>
              <w:rPr>
                <w:rFonts w:ascii="Times New Roman" w:hAnsi="Times New Roman" w:cs="Times New Roman"/>
                <w:lang w:val="en-GB"/>
              </w:rPr>
            </w:pPr>
            <w:r>
              <w:rPr>
                <w:rFonts w:ascii="Times New Roman" w:hAnsi="Times New Roman" w:cs="Times New Roman"/>
                <w:lang w:val="en-GB"/>
              </w:rPr>
              <w:t>The Consultant is expected to commence the assignment on the date and at the location specified in the SIC.</w:t>
            </w:r>
          </w:p>
        </w:tc>
      </w:tr>
      <w:tr w14:paraId="6ED604A4">
        <w:tblPrEx>
          <w:tblCellMar>
            <w:top w:w="0" w:type="dxa"/>
            <w:left w:w="108" w:type="dxa"/>
            <w:bottom w:w="0" w:type="dxa"/>
            <w:right w:w="108" w:type="dxa"/>
          </w:tblCellMar>
        </w:tblPrEx>
        <w:tc>
          <w:tcPr>
            <w:tcW w:w="2160" w:type="dxa"/>
            <w:gridSpan w:val="5"/>
          </w:tcPr>
          <w:p w14:paraId="79D3F9BA">
            <w:pPr>
              <w:pStyle w:val="5"/>
              <w:numPr>
                <w:ilvl w:val="2"/>
                <w:numId w:val="23"/>
              </w:numPr>
              <w:spacing w:before="120" w:after="120"/>
              <w:rPr>
                <w:rFonts w:cs="Times New Roman"/>
                <w:bCs w:val="0"/>
                <w:sz w:val="22"/>
                <w:szCs w:val="22"/>
              </w:rPr>
            </w:pPr>
            <w:bookmarkStart w:id="563" w:name="_Toc506545785"/>
            <w:bookmarkStart w:id="564" w:name="_Toc67815079"/>
            <w:bookmarkStart w:id="565" w:name="_Toc140186314"/>
            <w:r>
              <w:rPr>
                <w:rFonts w:cs="Times New Roman"/>
              </w:rPr>
              <w:t>Consultants Right to Complain</w:t>
            </w:r>
            <w:bookmarkEnd w:id="563"/>
            <w:bookmarkEnd w:id="564"/>
            <w:bookmarkEnd w:id="565"/>
          </w:p>
        </w:tc>
        <w:tc>
          <w:tcPr>
            <w:tcW w:w="7317" w:type="dxa"/>
          </w:tcPr>
          <w:p w14:paraId="54205AB1">
            <w:pPr>
              <w:numPr>
                <w:ilvl w:val="0"/>
                <w:numId w:val="56"/>
              </w:numPr>
              <w:spacing w:before="120" w:after="120"/>
              <w:jc w:val="both"/>
              <w:rPr>
                <w:rFonts w:ascii="Times New Roman" w:hAnsi="Times New Roman" w:cs="Times New Roman"/>
                <w:lang w:val="en-GB"/>
              </w:rPr>
            </w:pPr>
            <w:r>
              <w:rPr>
                <w:rFonts w:ascii="Times New Roman" w:hAnsi="Times New Roman" w:cs="Times New Roman"/>
                <w:lang w:val="en-GB"/>
              </w:rPr>
              <w:t>Any short listed Consultant has the right to complain in accordance with Section 54 of the Public Procurement Act 2007 under Administrative Review.</w:t>
            </w:r>
          </w:p>
          <w:p w14:paraId="78441788">
            <w:pPr>
              <w:numPr>
                <w:ilvl w:val="0"/>
                <w:numId w:val="56"/>
              </w:numPr>
              <w:spacing w:before="120" w:after="120"/>
              <w:jc w:val="both"/>
              <w:rPr>
                <w:rFonts w:ascii="Times New Roman" w:hAnsi="Times New Roman" w:cs="Times New Roman"/>
                <w:lang w:val="en-GB"/>
              </w:rPr>
            </w:pPr>
            <w:r>
              <w:rPr>
                <w:rFonts w:ascii="Times New Roman" w:hAnsi="Times New Roman" w:cs="Times New Roman"/>
                <w:lang w:val="en-GB"/>
              </w:rPr>
              <w:t>The complaint shall firstly be processed through an administrative review following the procedures set out in the Act. The place and address for the first step in the submission of complaints to the Accounting Officer is provided in the SIC.</w:t>
            </w:r>
          </w:p>
          <w:p w14:paraId="6747B770">
            <w:pPr>
              <w:numPr>
                <w:ilvl w:val="0"/>
                <w:numId w:val="56"/>
              </w:numPr>
              <w:spacing w:before="120" w:after="120"/>
              <w:jc w:val="both"/>
              <w:rPr>
                <w:rFonts w:ascii="Times New Roman" w:hAnsi="Times New Roman" w:cs="Times New Roman"/>
                <w:lang w:val="en-GB"/>
              </w:rPr>
            </w:pPr>
            <w:r>
              <w:rPr>
                <w:rFonts w:ascii="Times New Roman" w:hAnsi="Times New Roman" w:cs="Times New Roman"/>
                <w:lang w:val="en-GB"/>
              </w:rPr>
              <w:t>If the Consultant considers that its complaint has not been dealt with equitably, it may, in accordance with the Act</w:t>
            </w:r>
            <w:del w:id="106" w:author="Author">
              <w:r>
                <w:rPr>
                  <w:rFonts w:ascii="Times New Roman" w:hAnsi="Times New Roman" w:cs="Times New Roman"/>
                  <w:lang w:val="en-GB"/>
                </w:rPr>
                <w:delText>,</w:delText>
              </w:r>
            </w:del>
            <w:r>
              <w:rPr>
                <w:rFonts w:ascii="Times New Roman" w:hAnsi="Times New Roman" w:cs="Times New Roman"/>
                <w:lang w:val="en-GB"/>
              </w:rPr>
              <w:t>, within 10 working days submit an appeal to the DG of the BPP, who shall review the case and issue within 21 working days a decision in writing to the Consultant if its complaint is receivable and what corrective action has or will be taken or if its complaint is rejected, stating the reasons for the rejection</w:t>
            </w:r>
          </w:p>
          <w:p w14:paraId="4555276B">
            <w:pPr>
              <w:numPr>
                <w:ilvl w:val="0"/>
                <w:numId w:val="56"/>
              </w:numPr>
              <w:spacing w:before="120" w:after="120"/>
              <w:jc w:val="both"/>
              <w:rPr>
                <w:rFonts w:ascii="Times New Roman" w:hAnsi="Times New Roman" w:cs="Times New Roman"/>
                <w:lang w:val="en-GB"/>
              </w:rPr>
            </w:pPr>
            <w:r>
              <w:rPr>
                <w:rFonts w:ascii="Times New Roman" w:hAnsi="Times New Roman" w:cs="Times New Roman"/>
                <w:lang w:val="en-GB"/>
              </w:rPr>
              <w:t>If not satisfied with the outcome of the Bureau’s review, the Consultant may appeal to the Federal High Court within 30 days after receipt of the Bureau’s decision or expiration of the time stipulated for the Bureau to deliver a decision. Public Procurement Act Section 54(7) ].</w:t>
            </w:r>
          </w:p>
        </w:tc>
      </w:tr>
    </w:tbl>
    <w:p w14:paraId="237D0071">
      <w:pPr>
        <w:pStyle w:val="2"/>
        <w:ind w:left="360"/>
        <w:rPr>
          <w:rFonts w:ascii="Times New Roman" w:hAnsi="Times New Roman" w:cs="Times New Roman"/>
          <w:sz w:val="22"/>
          <w:szCs w:val="22"/>
        </w:rPr>
      </w:pPr>
    </w:p>
    <w:p w14:paraId="0D86A215">
      <w:pPr>
        <w:pStyle w:val="2"/>
        <w:ind w:left="360"/>
        <w:rPr>
          <w:rFonts w:ascii="Times New Roman" w:hAnsi="Times New Roman" w:cs="Times New Roman"/>
        </w:rPr>
        <w:sectPr>
          <w:footerReference r:id="rId6" w:type="default"/>
          <w:pgSz w:w="11909" w:h="16834"/>
          <w:pgMar w:top="1440" w:right="1440" w:bottom="1008" w:left="1440" w:header="720" w:footer="720" w:gutter="0"/>
          <w:pgNumType w:start="1"/>
          <w:cols w:space="708" w:num="1"/>
          <w:docGrid w:linePitch="360" w:charSpace="0"/>
        </w:sectPr>
      </w:pPr>
    </w:p>
    <w:p w14:paraId="0104A77F">
      <w:pPr>
        <w:pStyle w:val="2"/>
        <w:ind w:left="360"/>
        <w:rPr>
          <w:rFonts w:ascii="Times New Roman" w:hAnsi="Times New Roman" w:cs="Times New Roman"/>
          <w:sz w:val="32"/>
          <w:szCs w:val="32"/>
        </w:rPr>
      </w:pPr>
      <w:bookmarkStart w:id="566" w:name="_Toc49159795"/>
      <w:bookmarkStart w:id="567" w:name="_Toc49159608"/>
      <w:bookmarkStart w:id="568" w:name="_Toc48978522"/>
      <w:bookmarkStart w:id="569" w:name="_Toc79817618"/>
      <w:bookmarkStart w:id="570" w:name="_Toc48980535"/>
      <w:bookmarkStart w:id="571" w:name="_Toc48979470"/>
      <w:bookmarkStart w:id="572" w:name="_Toc48979283"/>
      <w:bookmarkStart w:id="573" w:name="_Toc48969277"/>
      <w:bookmarkStart w:id="574" w:name="_Toc48968946"/>
      <w:bookmarkStart w:id="575" w:name="_Toc48970202"/>
      <w:bookmarkStart w:id="576" w:name="_Toc48974026"/>
      <w:bookmarkStart w:id="577" w:name="_Toc79817714"/>
      <w:bookmarkStart w:id="578" w:name="_Toc506545786"/>
      <w:r>
        <w:rPr>
          <w:rFonts w:ascii="Times New Roman" w:hAnsi="Times New Roman" w:cs="Times New Roman"/>
          <w:sz w:val="32"/>
          <w:szCs w:val="32"/>
        </w:rPr>
        <w:t>Section 2.</w:t>
      </w:r>
      <w:r>
        <w:rPr>
          <w:rFonts w:ascii="Times New Roman" w:hAnsi="Times New Roman" w:cs="Times New Roman"/>
          <w:sz w:val="32"/>
          <w:szCs w:val="32"/>
        </w:rPr>
        <w:tab/>
      </w:r>
      <w:r>
        <w:rPr>
          <w:rFonts w:ascii="Times New Roman" w:hAnsi="Times New Roman" w:cs="Times New Roman"/>
          <w:sz w:val="32"/>
          <w:szCs w:val="32"/>
        </w:rPr>
        <w:t xml:space="preserve">Special </w:t>
      </w:r>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566"/>
      <w:bookmarkEnd w:id="567"/>
      <w:bookmarkEnd w:id="568"/>
      <w:bookmarkEnd w:id="569"/>
      <w:bookmarkEnd w:id="570"/>
      <w:bookmarkEnd w:id="571"/>
      <w:bookmarkEnd w:id="572"/>
      <w:bookmarkEnd w:id="573"/>
      <w:bookmarkEnd w:id="574"/>
      <w:bookmarkEnd w:id="575"/>
      <w:bookmarkEnd w:id="576"/>
      <w:bookmarkEnd w:id="577"/>
      <w:r>
        <w:rPr>
          <w:rFonts w:ascii="Times New Roman" w:hAnsi="Times New Roman" w:cs="Times New Roman"/>
          <w:sz w:val="32"/>
          <w:szCs w:val="32"/>
        </w:rPr>
        <w:t>Instructions to Consultants</w:t>
      </w:r>
      <w:bookmarkEnd w:id="578"/>
    </w:p>
    <w:p w14:paraId="2A9A5887">
      <w:pPr>
        <w:ind w:left="360"/>
        <w:jc w:val="center"/>
        <w:rPr>
          <w:rFonts w:ascii="Times New Roman" w:hAnsi="Times New Roman" w:cs="Times New Roman"/>
          <w:bCs/>
        </w:rPr>
      </w:pPr>
    </w:p>
    <w:p w14:paraId="7E42FF05">
      <w:pPr>
        <w:ind w:left="360"/>
        <w:jc w:val="center"/>
        <w:rPr>
          <w:rFonts w:ascii="Times New Roman" w:hAnsi="Times New Roman" w:cs="Times New Roman"/>
          <w:i/>
          <w:lang w:val="en-GB"/>
        </w:rPr>
      </w:pPr>
    </w:p>
    <w:tbl>
      <w:tblPr>
        <w:tblStyle w:val="12"/>
        <w:tblW w:w="9636" w:type="dxa"/>
        <w:tblInd w:w="-18" w:type="dxa"/>
        <w:tblBorders>
          <w:top w:val="single" w:color="auto" w:sz="4" w:space="0"/>
          <w:left w:val="single" w:color="auto" w:sz="6" w:space="0"/>
          <w:bottom w:val="single" w:color="auto" w:sz="6" w:space="0"/>
          <w:right w:val="single" w:color="auto" w:sz="6" w:space="0"/>
          <w:insideH w:val="single" w:color="auto" w:sz="6" w:space="0"/>
          <w:insideV w:val="single" w:color="auto" w:sz="4" w:space="0"/>
        </w:tblBorders>
        <w:tblLayout w:type="fixed"/>
        <w:tblCellMar>
          <w:top w:w="0" w:type="dxa"/>
          <w:left w:w="72" w:type="dxa"/>
          <w:bottom w:w="0" w:type="dxa"/>
          <w:right w:w="72" w:type="dxa"/>
        </w:tblCellMar>
        <w:tblPrChange w:id="107" w:author="Author" w:date="">
          <w:tblPr>
            <w:tblStyle w:val="12"/>
            <w:tblW w:w="9459" w:type="dxa"/>
            <w:tblInd w:w="-18" w:type="dxa"/>
            <w:tblBorders>
              <w:top w:val="single" w:color="auto" w:sz="4" w:space="0"/>
              <w:left w:val="single" w:color="auto" w:sz="6" w:space="0"/>
              <w:bottom w:val="single" w:color="auto" w:sz="6" w:space="0"/>
              <w:right w:val="single" w:color="auto" w:sz="6" w:space="0"/>
              <w:insideH w:val="single" w:color="auto" w:sz="6" w:space="0"/>
              <w:insideV w:val="single" w:color="auto" w:sz="4" w:space="0"/>
            </w:tblBorders>
            <w:tblLayout w:type="fixed"/>
            <w:tblCellMar>
              <w:top w:w="0" w:type="dxa"/>
              <w:left w:w="72" w:type="dxa"/>
              <w:bottom w:w="0" w:type="dxa"/>
              <w:right w:w="72" w:type="dxa"/>
            </w:tblCellMar>
          </w:tblPr>
        </w:tblPrChange>
      </w:tblPr>
      <w:tblGrid>
        <w:gridCol w:w="18"/>
        <w:gridCol w:w="1080"/>
        <w:gridCol w:w="57"/>
        <w:gridCol w:w="15"/>
        <w:gridCol w:w="2519"/>
        <w:gridCol w:w="4242"/>
        <w:gridCol w:w="1692"/>
        <w:gridCol w:w="13"/>
        <w:tblGridChange w:id="108">
          <w:tblGrid>
            <w:gridCol w:w="18"/>
            <w:gridCol w:w="1080"/>
            <w:gridCol w:w="57"/>
            <w:gridCol w:w="15"/>
            <w:gridCol w:w="2520"/>
            <w:gridCol w:w="4080"/>
            <w:gridCol w:w="1680"/>
            <w:gridCol w:w="9"/>
          </w:tblGrid>
        </w:tblGridChange>
      </w:tblGrid>
      <w:tr w14:paraId="22E9E49A">
        <w:tblPrEx>
          <w:tblBorders>
            <w:top w:val="single" w:color="auto" w:sz="4"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109" w:author="Author" w:date="">
            <w:tblPrEx>
              <w:tblBorders>
                <w:top w:val="single" w:color="auto" w:sz="4"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wBefore w:w="18" w:type="dxa"/>
          <w:trPrChange w:id="109" w:author="Author" w:date="">
            <w:trPr>
              <w:gridBefore w:val="1"/>
              <w:wBefore w:w="18" w:type="dxa"/>
            </w:trPr>
          </w:trPrChange>
        </w:trPr>
        <w:tc>
          <w:tcPr>
            <w:tcW w:w="1080" w:type="dxa"/>
            <w:tcBorders>
              <w:top w:val="single" w:color="auto" w:sz="6" w:space="0"/>
            </w:tcBorders>
            <w:vAlign w:val="center"/>
            <w:tcPrChange w:id="110" w:author="Author" w:date="">
              <w:tcPr>
                <w:tcW w:w="1080" w:type="dxa"/>
                <w:tcBorders>
                  <w:top w:val="single" w:color="auto" w:sz="6" w:space="0"/>
                </w:tcBorders>
                <w:vAlign w:val="center"/>
              </w:tcPr>
            </w:tcPrChange>
          </w:tcPr>
          <w:p w14:paraId="6B3E4F33">
            <w:pPr>
              <w:spacing w:before="120" w:after="120"/>
              <w:rPr>
                <w:rFonts w:ascii="Times New Roman" w:hAnsi="Times New Roman" w:cs="Times New Roman"/>
                <w:b/>
                <w:lang w:val="en-GB"/>
              </w:rPr>
            </w:pPr>
            <w:r>
              <w:rPr>
                <w:rFonts w:ascii="Times New Roman" w:hAnsi="Times New Roman" w:cs="Times New Roman"/>
                <w:b/>
                <w:lang w:val="en-GB"/>
              </w:rPr>
              <w:t>ITC Clause</w:t>
            </w:r>
          </w:p>
        </w:tc>
        <w:tc>
          <w:tcPr>
            <w:tcW w:w="8538" w:type="dxa"/>
            <w:gridSpan w:val="6"/>
            <w:tcBorders>
              <w:top w:val="single" w:color="auto" w:sz="6" w:space="0"/>
            </w:tcBorders>
            <w:tcPrChange w:id="111" w:author="Author" w:date="">
              <w:tcPr>
                <w:tcW w:w="8361" w:type="dxa"/>
                <w:gridSpan w:val="6"/>
                <w:tcBorders>
                  <w:top w:val="single" w:color="auto" w:sz="6" w:space="0"/>
                </w:tcBorders>
              </w:tcPr>
            </w:tcPrChange>
          </w:tcPr>
          <w:p w14:paraId="50713ACF">
            <w:pPr>
              <w:tabs>
                <w:tab w:val="right" w:pos="7218"/>
              </w:tabs>
              <w:spacing w:before="120" w:after="120"/>
              <w:jc w:val="both"/>
              <w:rPr>
                <w:rFonts w:ascii="Times New Roman" w:hAnsi="Times New Roman" w:cs="Times New Roman"/>
                <w:lang w:val="en-GB" w:eastAsia="it-IT"/>
              </w:rPr>
            </w:pPr>
            <w:r>
              <w:rPr>
                <w:rFonts w:ascii="Times New Roman" w:hAnsi="Times New Roman" w:cs="Times New Roman"/>
                <w:b/>
              </w:rPr>
              <w:t>Amendments of, and Supplements to, Clauses in the Instruction to Consultants.</w:t>
            </w:r>
          </w:p>
        </w:tc>
      </w:tr>
      <w:tr w14:paraId="48D0BF23">
        <w:tblPrEx>
          <w:tblBorders>
            <w:top w:val="single" w:color="auto" w:sz="4"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112" w:author="Author" w:date="">
            <w:tblPrEx>
              <w:tblBorders>
                <w:top w:val="single" w:color="auto" w:sz="4"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wBefore w:w="18" w:type="dxa"/>
          <w:cantSplit/>
          <w:trHeight w:val="615" w:hRule="atLeast"/>
          <w:trPrChange w:id="112" w:author="Author" w:date="">
            <w:trPr>
              <w:gridBefore w:val="1"/>
              <w:wBefore w:w="18" w:type="dxa"/>
              <w:cantSplit/>
              <w:trHeight w:val="615" w:hRule="atLeast"/>
            </w:trPr>
          </w:trPrChange>
        </w:trPr>
        <w:tc>
          <w:tcPr>
            <w:tcW w:w="1080" w:type="dxa"/>
            <w:vMerge w:val="restart"/>
            <w:tcPrChange w:id="113" w:author="Author" w:date="">
              <w:tcPr>
                <w:tcW w:w="1080" w:type="dxa"/>
                <w:vMerge w:val="restart"/>
              </w:tcPr>
            </w:tcPrChange>
          </w:tcPr>
          <w:p w14:paraId="01F3B3C7">
            <w:pPr>
              <w:spacing w:before="120" w:after="120"/>
              <w:rPr>
                <w:rFonts w:ascii="Times New Roman" w:hAnsi="Times New Roman" w:cs="Times New Roman"/>
                <w:b/>
                <w:bCs/>
              </w:rPr>
            </w:pPr>
            <w:r>
              <w:rPr>
                <w:rFonts w:ascii="Times New Roman" w:hAnsi="Times New Roman" w:cs="Times New Roman"/>
                <w:b/>
                <w:bCs/>
              </w:rPr>
              <w:t>1.1</w:t>
            </w:r>
          </w:p>
        </w:tc>
        <w:tc>
          <w:tcPr>
            <w:tcW w:w="8538" w:type="dxa"/>
            <w:gridSpan w:val="6"/>
            <w:tcPrChange w:id="114" w:author="Author" w:date="">
              <w:tcPr>
                <w:tcW w:w="8361" w:type="dxa"/>
                <w:gridSpan w:val="6"/>
              </w:tcPr>
            </w:tcPrChange>
          </w:tcPr>
          <w:p w14:paraId="7D4485DF">
            <w:pPr>
              <w:tabs>
                <w:tab w:val="left" w:pos="567"/>
                <w:tab w:val="right" w:pos="6766"/>
              </w:tabs>
              <w:spacing w:before="120" w:after="120"/>
              <w:ind w:left="567" w:hanging="567"/>
              <w:jc w:val="both"/>
              <w:rPr>
                <w:rFonts w:ascii="Times New Roman" w:hAnsi="Times New Roman" w:cs="Times New Roman"/>
                <w:i/>
                <w:iCs/>
                <w:lang w:val="en-GB"/>
              </w:rPr>
            </w:pPr>
            <w:r>
              <w:rPr>
                <w:rFonts w:ascii="Times New Roman" w:hAnsi="Times New Roman" w:cs="Times New Roman"/>
                <w:lang w:val="en-GB"/>
              </w:rPr>
              <w:t xml:space="preserve">The Client is : </w:t>
            </w:r>
            <w:r>
              <w:rPr>
                <w:rFonts w:ascii="Times New Roman" w:hAnsi="Times New Roman" w:cs="Times New Roman"/>
                <w:b/>
                <w:bCs/>
                <w:lang w:val="en-GB"/>
              </w:rPr>
              <w:t>Galaxy Backbone Limited</w:t>
            </w:r>
          </w:p>
        </w:tc>
      </w:tr>
      <w:tr w14:paraId="37F87EE8">
        <w:tblPrEx>
          <w:tblBorders>
            <w:top w:val="single" w:color="auto" w:sz="4"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115" w:author="Author" w:date="">
            <w:tblPrEx>
              <w:tblBorders>
                <w:top w:val="single" w:color="auto" w:sz="4"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wBefore w:w="18" w:type="dxa"/>
          <w:cantSplit/>
          <w:trHeight w:val="590" w:hRule="atLeast"/>
          <w:trPrChange w:id="115" w:author="Author" w:date="">
            <w:trPr>
              <w:gridBefore w:val="1"/>
              <w:wBefore w:w="18" w:type="dxa"/>
              <w:cantSplit/>
              <w:trHeight w:val="590" w:hRule="atLeast"/>
            </w:trPr>
          </w:trPrChange>
        </w:trPr>
        <w:tc>
          <w:tcPr>
            <w:tcW w:w="1080" w:type="dxa"/>
            <w:vMerge w:val="continue"/>
            <w:tcPrChange w:id="116" w:author="Author" w:date="">
              <w:tcPr>
                <w:tcW w:w="1080" w:type="dxa"/>
                <w:vMerge w:val="continue"/>
              </w:tcPr>
            </w:tcPrChange>
          </w:tcPr>
          <w:p w14:paraId="0B418DB1">
            <w:pPr>
              <w:spacing w:before="120" w:after="120"/>
              <w:rPr>
                <w:rFonts w:ascii="Times New Roman" w:hAnsi="Times New Roman" w:cs="Times New Roman"/>
                <w:b/>
                <w:bCs/>
              </w:rPr>
            </w:pPr>
          </w:p>
        </w:tc>
        <w:tc>
          <w:tcPr>
            <w:tcW w:w="8538" w:type="dxa"/>
            <w:gridSpan w:val="6"/>
            <w:tcPrChange w:id="117" w:author="Author" w:date="">
              <w:tcPr>
                <w:tcW w:w="8361" w:type="dxa"/>
                <w:gridSpan w:val="6"/>
              </w:tcPr>
            </w:tcPrChange>
          </w:tcPr>
          <w:p w14:paraId="6CE568F5">
            <w:pPr>
              <w:pStyle w:val="68"/>
              <w:jc w:val="left"/>
              <w:rPr>
                <w:rFonts w:ascii="Times New Roman" w:hAnsi="Times New Roman" w:cs="Times New Roman"/>
                <w:i/>
                <w:sz w:val="28"/>
                <w:szCs w:val="28"/>
              </w:rPr>
            </w:pPr>
            <w:r>
              <w:rPr>
                <w:rFonts w:ascii="Times New Roman" w:hAnsi="Times New Roman" w:cs="Times New Roman"/>
                <w:b w:val="0"/>
                <w:sz w:val="28"/>
                <w:szCs w:val="28"/>
              </w:rPr>
              <w:t>The identification of the Request for Proposal is</w:t>
            </w:r>
            <w:r>
              <w:rPr>
                <w:rFonts w:ascii="Times New Roman" w:hAnsi="Times New Roman" w:cs="Times New Roman"/>
                <w:sz w:val="28"/>
                <w:szCs w:val="28"/>
              </w:rPr>
              <w:t xml:space="preserve">: </w:t>
            </w:r>
            <w:ins w:id="118" w:author="Author">
              <w:r>
                <w:rPr>
                  <w:rFonts w:ascii="Times New Roman" w:hAnsi="Times New Roman" w:cs="Times New Roman"/>
                  <w:i/>
                  <w:sz w:val="28"/>
                  <w:szCs w:val="28"/>
                  <w:highlight w:val="yellow"/>
                </w:rPr>
                <w:t> Internal Audit Automation Application.</w:t>
              </w:r>
            </w:ins>
            <w:ins w:id="119" w:author="Author">
              <w:del w:id="120" w:author="Author">
                <w:r>
                  <w:rPr>
                    <w:rFonts w:ascii="Times New Roman" w:hAnsi="Times New Roman" w:cs="Times New Roman"/>
                    <w:i/>
                    <w:sz w:val="28"/>
                    <w:szCs w:val="28"/>
                    <w:highlight w:val="yellow"/>
                  </w:rPr>
                  <w:delText>CONSULTANCY FOR ENTERPRISE ARCHITECTURE (EA) DEVELOPMENT</w:delText>
                </w:r>
              </w:del>
            </w:ins>
            <w:ins w:id="121" w:author="Author">
              <w:del w:id="122" w:author="Author">
                <w:r>
                  <w:rPr>
                    <w:rFonts w:ascii="Times New Roman" w:hAnsi="Times New Roman" w:cs="Times New Roman"/>
                    <w:i/>
                    <w:sz w:val="28"/>
                    <w:szCs w:val="28"/>
                    <w:highlight w:val="yellow"/>
                    <w:rPrChange w:id="123" w:author="Author" w:date="">
                      <w:rPr>
                        <w:rFonts w:ascii="Times New Roman" w:hAnsi="Times New Roman" w:cs="Times New Roman"/>
                        <w:i/>
                        <w:sz w:val="28"/>
                        <w:szCs w:val="28"/>
                      </w:rPr>
                    </w:rPrChange>
                  </w:rPr>
                  <w:delText>ENTERPRISE ARCHITECTURE (EA) DEVELOPMENT</w:delText>
                </w:r>
              </w:del>
            </w:ins>
            <w:del w:id="124" w:author="Author">
              <w:r>
                <w:rPr>
                  <w:rFonts w:ascii="Times New Roman" w:hAnsi="Times New Roman" w:cs="Times New Roman"/>
                  <w:sz w:val="28"/>
                  <w:szCs w:val="28"/>
                </w:rPr>
                <w:delText xml:space="preserve"> </w:delText>
              </w:r>
            </w:del>
            <w:ins w:id="125" w:author="Author">
              <w:del w:id="126" w:author="Author">
                <w:r>
                  <w:rPr>
                    <w:rFonts w:ascii="Times New Roman" w:hAnsi="Times New Roman" w:cs="Times New Roman"/>
                    <w:b w:val="0"/>
                    <w:i/>
                    <w:sz w:val="28"/>
                    <w:highlight w:val="yellow"/>
                  </w:rPr>
                  <w:delText>RECERTIFICATION TO ISO 27001:2022 FROM ISO 27001:2013 STANDARDS</w:delText>
                </w:r>
              </w:del>
            </w:ins>
            <w:del w:id="127" w:author="Author">
              <w:r>
                <w:rPr>
                  <w:rFonts w:ascii="Times New Roman" w:hAnsi="Times New Roman" w:cs="Times New Roman"/>
                  <w:b w:val="0"/>
                  <w:sz w:val="28"/>
                  <w:highlight w:val="yellow"/>
                </w:rPr>
                <w:delText xml:space="preserve">Lead Galaxy through the process of </w:delText>
              </w:r>
            </w:del>
            <w:ins w:id="128" w:author="Author">
              <w:del w:id="129" w:author="Author">
                <w:r>
                  <w:rPr>
                    <w:rFonts w:ascii="Times New Roman" w:hAnsi="Times New Roman" w:cs="Times New Roman"/>
                    <w:b w:val="0"/>
                    <w:i/>
                    <w:sz w:val="28"/>
                    <w:highlight w:val="yellow"/>
                  </w:rPr>
                  <w:delText>IMPLEMENTATION &amp; CERTIFICATION TO ISO 22301 AND ISO 9001 STANDARDS</w:delText>
                </w:r>
              </w:del>
            </w:ins>
            <w:ins w:id="130" w:author="Author">
              <w:del w:id="131" w:author="Author">
                <w:r>
                  <w:rPr>
                    <w:rFonts w:ascii="Times New Roman" w:hAnsi="Times New Roman" w:cs="Times New Roman"/>
                    <w:b w:val="0"/>
                    <w:sz w:val="28"/>
                    <w:highlight w:val="yellow"/>
                    <w:rPrChange w:id="132" w:author="Author" w:date="">
                      <w:rPr>
                        <w:rFonts w:ascii="Times New Roman" w:hAnsi="Times New Roman" w:cs="Times New Roman"/>
                        <w:b w:val="0"/>
                        <w:sz w:val="28"/>
                      </w:rPr>
                    </w:rPrChange>
                  </w:rPr>
                  <w:delText xml:space="preserve">Vulnerability Assesment </w:delText>
                </w:r>
              </w:del>
            </w:ins>
            <w:ins w:id="133" w:author="Author">
              <w:del w:id="134" w:author="Author">
                <w:r>
                  <w:rPr>
                    <w:rFonts w:ascii="Times New Roman" w:hAnsi="Times New Roman" w:cs="Times New Roman"/>
                    <w:b w:val="0"/>
                    <w:sz w:val="28"/>
                    <w:highlight w:val="yellow"/>
                  </w:rPr>
                  <w:delText>a</w:delText>
                </w:r>
              </w:del>
            </w:ins>
            <w:ins w:id="135" w:author="Author">
              <w:del w:id="136" w:author="Author">
                <w:r>
                  <w:rPr>
                    <w:rFonts w:ascii="Times New Roman" w:hAnsi="Times New Roman" w:cs="Times New Roman"/>
                    <w:b w:val="0"/>
                    <w:sz w:val="28"/>
                    <w:highlight w:val="yellow"/>
                    <w:rPrChange w:id="137" w:author="Author" w:date="">
                      <w:rPr>
                        <w:rFonts w:ascii="Times New Roman" w:hAnsi="Times New Roman" w:cs="Times New Roman"/>
                        <w:b w:val="0"/>
                        <w:sz w:val="28"/>
                      </w:rPr>
                    </w:rPrChange>
                  </w:rPr>
                  <w:delText>nd Penetration Test</w:delText>
                </w:r>
              </w:del>
            </w:ins>
            <w:del w:id="138" w:author="Author">
              <w:r>
                <w:rPr>
                  <w:rFonts w:ascii="Times New Roman" w:hAnsi="Times New Roman" w:cs="Times New Roman"/>
                  <w:b w:val="0"/>
                  <w:sz w:val="28"/>
                  <w:highlight w:val="yellow"/>
                </w:rPr>
                <w:delText>PCI DSS re-certification</w:delText>
              </w:r>
            </w:del>
          </w:p>
        </w:tc>
      </w:tr>
      <w:tr w14:paraId="2755309A">
        <w:tblPrEx>
          <w:tblBorders>
            <w:top w:val="single" w:color="auto" w:sz="4"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139" w:author="Author" w:date="">
            <w:tblPrEx>
              <w:tblBorders>
                <w:top w:val="single" w:color="auto" w:sz="4"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wBefore w:w="18" w:type="dxa"/>
          <w:cantSplit/>
          <w:trHeight w:val="590" w:hRule="atLeast"/>
          <w:trPrChange w:id="139" w:author="Author" w:date="">
            <w:trPr>
              <w:gridBefore w:val="1"/>
              <w:wBefore w:w="18" w:type="dxa"/>
              <w:cantSplit/>
              <w:trHeight w:val="590" w:hRule="atLeast"/>
            </w:trPr>
          </w:trPrChange>
        </w:trPr>
        <w:tc>
          <w:tcPr>
            <w:tcW w:w="1080" w:type="dxa"/>
            <w:vMerge w:val="continue"/>
            <w:tcPrChange w:id="140" w:author="Author" w:date="">
              <w:tcPr>
                <w:tcW w:w="1080" w:type="dxa"/>
                <w:vMerge w:val="continue"/>
              </w:tcPr>
            </w:tcPrChange>
          </w:tcPr>
          <w:p w14:paraId="53296684">
            <w:pPr>
              <w:spacing w:before="120" w:after="120"/>
              <w:rPr>
                <w:rFonts w:ascii="Times New Roman" w:hAnsi="Times New Roman" w:cs="Times New Roman"/>
                <w:b/>
                <w:bCs/>
              </w:rPr>
            </w:pPr>
          </w:p>
        </w:tc>
        <w:tc>
          <w:tcPr>
            <w:tcW w:w="8538" w:type="dxa"/>
            <w:gridSpan w:val="6"/>
            <w:tcPrChange w:id="141" w:author="Author" w:date="">
              <w:tcPr>
                <w:tcW w:w="8361" w:type="dxa"/>
                <w:gridSpan w:val="6"/>
              </w:tcPr>
            </w:tcPrChange>
          </w:tcPr>
          <w:p w14:paraId="764EC6CB">
            <w:pPr>
              <w:jc w:val="both"/>
              <w:rPr>
                <w:rFonts w:ascii="Times New Roman" w:hAnsi="Times New Roman" w:cs="Times New Roman"/>
                <w:highlight w:val="yellow"/>
              </w:rPr>
            </w:pPr>
            <w:bookmarkStart w:id="579" w:name="_Toc48551064"/>
            <w:bookmarkStart w:id="580" w:name="_Toc48552753"/>
            <w:bookmarkStart w:id="581" w:name="_Toc48553261"/>
            <w:bookmarkStart w:id="582" w:name="_Toc48553304"/>
          </w:p>
          <w:p w14:paraId="472D48B7">
            <w:pPr>
              <w:jc w:val="both"/>
              <w:rPr>
                <w:rFonts w:ascii="Times New Roman" w:hAnsi="Times New Roman" w:cs="Times New Roman"/>
                <w:highlight w:val="yellow"/>
              </w:rPr>
            </w:pPr>
            <w:del w:id="142" w:author="Author">
              <w:r>
                <w:rPr>
                  <w:rFonts w:ascii="Times New Roman" w:hAnsi="Times New Roman" w:cs="Times New Roman"/>
                  <w:highlight w:val="yellow"/>
                </w:rPr>
                <w:delText>The objectives and brief description of the Services are:</w:delText>
              </w:r>
              <w:bookmarkEnd w:id="579"/>
              <w:bookmarkEnd w:id="580"/>
              <w:bookmarkEnd w:id="581"/>
              <w:bookmarkEnd w:id="582"/>
              <w:r>
                <w:rPr>
                  <w:rFonts w:ascii="Times New Roman" w:hAnsi="Times New Roman" w:cs="Times New Roman"/>
                  <w:highlight w:val="yellow"/>
                </w:rPr>
                <w:delText xml:space="preserve"> To provide expert leadership towards the process of </w:delText>
              </w:r>
            </w:del>
            <w:ins w:id="143" w:author="Author">
              <w:del w:id="144" w:author="Author">
                <w:r>
                  <w:rPr>
                    <w:rFonts w:ascii="Times New Roman" w:hAnsi="Times New Roman" w:cs="Times New Roman"/>
                    <w:highlight w:val="yellow"/>
                  </w:rPr>
                  <w:delText>Vulnerability Assesment and Penetration Test</w:delText>
                </w:r>
              </w:del>
            </w:ins>
            <w:del w:id="145" w:author="Author">
              <w:r>
                <w:rPr>
                  <w:rFonts w:ascii="Times New Roman" w:hAnsi="Times New Roman" w:cs="Times New Roman"/>
                  <w:highlight w:val="yellow"/>
                </w:rPr>
                <w:delText>PCI DSS re-certification and conduct the actual assessment that awards the certification to Galaxy Backbone Ltd.</w:delText>
              </w:r>
            </w:del>
            <w:r>
              <w:rPr>
                <w:rFonts w:ascii="Times New Roman" w:hAnsi="Times New Roman" w:cs="Times New Roman"/>
                <w:highlight w:val="yellow"/>
              </w:rPr>
              <w:t xml:space="preserve"> </w:t>
            </w:r>
          </w:p>
          <w:p w14:paraId="2F4B6EC5">
            <w:pPr>
              <w:jc w:val="both"/>
              <w:rPr>
                <w:rFonts w:ascii="Times New Roman" w:hAnsi="Times New Roman" w:cs="Times New Roman"/>
                <w:highlight w:val="yellow"/>
              </w:rPr>
            </w:pPr>
          </w:p>
          <w:p w14:paraId="7BE550AE">
            <w:pPr>
              <w:jc w:val="both"/>
              <w:rPr>
                <w:rFonts w:ascii="Times New Roman" w:hAnsi="Times New Roman" w:cs="Times New Roman"/>
                <w:i/>
                <w:iCs/>
                <w:lang w:val="en-GB"/>
              </w:rPr>
            </w:pPr>
            <w:r>
              <w:rPr>
                <w:rFonts w:ascii="Times New Roman" w:hAnsi="Times New Roman" w:cs="Times New Roman"/>
                <w:highlight w:val="yellow"/>
              </w:rPr>
              <w:t>Details of the deliverables are stated in the terms of reference</w:t>
            </w:r>
          </w:p>
        </w:tc>
      </w:tr>
      <w:tr w14:paraId="799D4A3F">
        <w:tblPrEx>
          <w:tblBorders>
            <w:top w:val="single" w:color="auto" w:sz="4"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146" w:author="Author" w:date="">
            <w:tblPrEx>
              <w:tblBorders>
                <w:top w:val="single" w:color="auto" w:sz="4"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wBefore w:w="18" w:type="dxa"/>
          <w:cantSplit/>
          <w:trHeight w:val="590" w:hRule="atLeast"/>
          <w:trPrChange w:id="146" w:author="Author" w:date="">
            <w:trPr>
              <w:gridBefore w:val="1"/>
              <w:wBefore w:w="18" w:type="dxa"/>
              <w:cantSplit/>
              <w:trHeight w:val="590" w:hRule="atLeast"/>
            </w:trPr>
          </w:trPrChange>
        </w:trPr>
        <w:tc>
          <w:tcPr>
            <w:tcW w:w="1080" w:type="dxa"/>
            <w:vMerge w:val="continue"/>
            <w:tcPrChange w:id="147" w:author="Author" w:date="">
              <w:tcPr>
                <w:tcW w:w="1080" w:type="dxa"/>
                <w:vMerge w:val="continue"/>
              </w:tcPr>
            </w:tcPrChange>
          </w:tcPr>
          <w:p w14:paraId="0A36547F">
            <w:pPr>
              <w:spacing w:before="120" w:after="120"/>
              <w:rPr>
                <w:rFonts w:ascii="Times New Roman" w:hAnsi="Times New Roman" w:cs="Times New Roman"/>
                <w:b/>
                <w:bCs/>
              </w:rPr>
            </w:pPr>
          </w:p>
        </w:tc>
        <w:tc>
          <w:tcPr>
            <w:tcW w:w="8538" w:type="dxa"/>
            <w:gridSpan w:val="6"/>
            <w:tcPrChange w:id="148" w:author="Author" w:date="">
              <w:tcPr>
                <w:tcW w:w="8361" w:type="dxa"/>
                <w:gridSpan w:val="6"/>
              </w:tcPr>
            </w:tcPrChange>
          </w:tcPr>
          <w:p w14:paraId="615449BA">
            <w:pPr>
              <w:spacing w:before="120" w:after="120"/>
              <w:jc w:val="both"/>
              <w:rPr>
                <w:rFonts w:ascii="Times New Roman" w:hAnsi="Times New Roman" w:cs="Times New Roman"/>
              </w:rPr>
            </w:pPr>
            <w:r>
              <w:rPr>
                <w:rFonts w:ascii="Times New Roman" w:hAnsi="Times New Roman" w:cs="Times New Roman"/>
              </w:rPr>
              <w:t xml:space="preserve">The Method of selection is: </w:t>
            </w:r>
            <w:r>
              <w:rPr>
                <w:rFonts w:ascii="Times New Roman" w:hAnsi="Times New Roman" w:cs="Times New Roman"/>
                <w:b/>
              </w:rPr>
              <w:t>QCBS</w:t>
            </w:r>
            <w:r>
              <w:rPr>
                <w:rFonts w:ascii="Times New Roman" w:hAnsi="Times New Roman" w:cs="Times New Roman"/>
              </w:rPr>
              <w:t xml:space="preserve"> </w:t>
            </w:r>
          </w:p>
        </w:tc>
      </w:tr>
      <w:tr w14:paraId="74A5FBAF">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149"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wBefore w:w="18" w:type="dxa"/>
          <w:trPrChange w:id="149" w:author="Author" w:date="">
            <w:trPr>
              <w:gridBefore w:val="1"/>
              <w:wBefore w:w="18" w:type="dxa"/>
            </w:trPr>
          </w:trPrChange>
        </w:trPr>
        <w:tc>
          <w:tcPr>
            <w:tcW w:w="1080" w:type="dxa"/>
            <w:tcPrChange w:id="150" w:author="Author" w:date="">
              <w:tcPr>
                <w:tcW w:w="1080" w:type="dxa"/>
              </w:tcPr>
            </w:tcPrChange>
          </w:tcPr>
          <w:p w14:paraId="22363F63">
            <w:pPr>
              <w:spacing w:before="120" w:after="120"/>
              <w:rPr>
                <w:rFonts w:ascii="Times New Roman" w:hAnsi="Times New Roman" w:cs="Times New Roman"/>
                <w:b/>
                <w:bCs/>
              </w:rPr>
            </w:pPr>
            <w:r>
              <w:rPr>
                <w:rFonts w:ascii="Times New Roman" w:hAnsi="Times New Roman" w:cs="Times New Roman"/>
                <w:b/>
                <w:bCs/>
              </w:rPr>
              <w:t>2.1</w:t>
            </w:r>
          </w:p>
        </w:tc>
        <w:tc>
          <w:tcPr>
            <w:tcW w:w="8538" w:type="dxa"/>
            <w:gridSpan w:val="6"/>
            <w:tcPrChange w:id="151" w:author="Author" w:date="">
              <w:tcPr>
                <w:tcW w:w="8361" w:type="dxa"/>
                <w:gridSpan w:val="6"/>
              </w:tcPr>
            </w:tcPrChange>
          </w:tcPr>
          <w:p w14:paraId="162A6D0B">
            <w:pPr>
              <w:spacing w:before="120" w:after="120"/>
              <w:jc w:val="both"/>
              <w:rPr>
                <w:rFonts w:ascii="Times New Roman" w:hAnsi="Times New Roman" w:cs="Times New Roman"/>
                <w:i/>
                <w:iCs/>
              </w:rPr>
            </w:pPr>
            <w:r>
              <w:rPr>
                <w:rFonts w:ascii="Times New Roman" w:hAnsi="Times New Roman" w:cs="Times New Roman"/>
              </w:rPr>
              <w:t xml:space="preserve">The source of Public Fund is: </w:t>
            </w:r>
            <w:r>
              <w:rPr>
                <w:rFonts w:ascii="Times New Roman" w:hAnsi="Times New Roman" w:cs="Times New Roman"/>
                <w:i/>
                <w:iCs/>
              </w:rPr>
              <w:t>Federal Government of Nigeria</w:t>
            </w:r>
          </w:p>
        </w:tc>
      </w:tr>
      <w:tr w14:paraId="5E41E8C6">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152"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trHeight w:val="432" w:hRule="atLeast"/>
          <w:trPrChange w:id="152" w:author="Author" w:date="">
            <w:trPr>
              <w:trHeight w:val="432" w:hRule="atLeast"/>
            </w:trPr>
          </w:trPrChange>
        </w:trPr>
        <w:tc>
          <w:tcPr>
            <w:tcW w:w="1170" w:type="dxa"/>
            <w:gridSpan w:val="4"/>
            <w:tcPrChange w:id="153" w:author="Author" w:date="">
              <w:tcPr>
                <w:tcW w:w="1170" w:type="dxa"/>
                <w:gridSpan w:val="4"/>
              </w:tcPr>
            </w:tcPrChange>
          </w:tcPr>
          <w:p w14:paraId="1EB56DB9">
            <w:pPr>
              <w:spacing w:before="120" w:after="120"/>
              <w:rPr>
                <w:rFonts w:ascii="Times New Roman" w:hAnsi="Times New Roman" w:cs="Times New Roman"/>
                <w:b/>
                <w:bCs/>
              </w:rPr>
            </w:pPr>
            <w:r>
              <w:rPr>
                <w:rFonts w:ascii="Times New Roman" w:hAnsi="Times New Roman" w:cs="Times New Roman"/>
                <w:b/>
                <w:bCs/>
              </w:rPr>
              <w:t>1.3</w:t>
            </w:r>
          </w:p>
        </w:tc>
        <w:tc>
          <w:tcPr>
            <w:tcW w:w="8466" w:type="dxa"/>
            <w:gridSpan w:val="4"/>
            <w:tcPrChange w:id="154" w:author="Author" w:date="">
              <w:tcPr>
                <w:tcW w:w="8289" w:type="dxa"/>
                <w:gridSpan w:val="4"/>
              </w:tcPr>
            </w:tcPrChange>
          </w:tcPr>
          <w:p w14:paraId="313F2381">
            <w:pPr>
              <w:spacing w:before="120" w:after="120"/>
              <w:jc w:val="both"/>
              <w:rPr>
                <w:rFonts w:ascii="Times New Roman" w:hAnsi="Times New Roman" w:cs="Times New Roman"/>
                <w:lang w:val="en-GB"/>
              </w:rPr>
            </w:pPr>
            <w:r>
              <w:rPr>
                <w:rFonts w:ascii="Times New Roman" w:hAnsi="Times New Roman" w:cs="Times New Roman"/>
                <w:lang w:val="en-GB"/>
              </w:rPr>
              <w:t xml:space="preserve">The assignment is to be completed within </w:t>
            </w:r>
            <w:del w:id="155" w:author="Author">
              <w:r>
                <w:rPr>
                  <w:rFonts w:ascii="Times New Roman" w:hAnsi="Times New Roman" w:cs="Times New Roman"/>
                  <w:b/>
                  <w:bCs/>
                  <w:highlight w:val="yellow"/>
                  <w:lang w:val="en-GB"/>
                </w:rPr>
                <w:delText xml:space="preserve">4 </w:delText>
              </w:r>
            </w:del>
            <w:ins w:id="156" w:author="Author">
              <w:r>
                <w:rPr>
                  <w:rFonts w:ascii="Times New Roman" w:hAnsi="Times New Roman" w:cs="Times New Roman"/>
                  <w:b/>
                  <w:bCs/>
                  <w:highlight w:val="yellow"/>
                  <w:lang w:val="en-GB"/>
                </w:rPr>
                <w:t xml:space="preserve">12 </w:t>
              </w:r>
            </w:ins>
            <w:commentRangeStart w:id="0"/>
            <w:r>
              <w:rPr>
                <w:rFonts w:ascii="Times New Roman" w:hAnsi="Times New Roman" w:cs="Times New Roman"/>
                <w:b/>
                <w:bCs/>
                <w:highlight w:val="yellow"/>
                <w:lang w:val="en-GB"/>
              </w:rPr>
              <w:t>Weeks</w:t>
            </w:r>
            <w:commentRangeEnd w:id="0"/>
            <w:r>
              <w:rPr>
                <w:rStyle w:val="24"/>
              </w:rPr>
              <w:commentReference w:id="0"/>
            </w:r>
            <w:r>
              <w:rPr>
                <w:rFonts w:ascii="Times New Roman" w:hAnsi="Times New Roman" w:cs="Times New Roman"/>
                <w:b/>
                <w:bCs/>
                <w:lang w:val="en-GB"/>
              </w:rPr>
              <w:t xml:space="preserve"> </w:t>
            </w:r>
          </w:p>
        </w:tc>
      </w:tr>
      <w:tr w14:paraId="1EBD432C">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157"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wBefore w:w="18" w:type="dxa"/>
          <w:trPrChange w:id="157" w:author="Author" w:date="">
            <w:trPr>
              <w:gridBefore w:val="1"/>
              <w:wBefore w:w="18" w:type="dxa"/>
            </w:trPr>
          </w:trPrChange>
        </w:trPr>
        <w:tc>
          <w:tcPr>
            <w:tcW w:w="1152" w:type="dxa"/>
            <w:gridSpan w:val="3"/>
            <w:tcPrChange w:id="158" w:author="Author" w:date="">
              <w:tcPr>
                <w:tcW w:w="1152" w:type="dxa"/>
                <w:gridSpan w:val="3"/>
              </w:tcPr>
            </w:tcPrChange>
          </w:tcPr>
          <w:p w14:paraId="218BD6C3">
            <w:pPr>
              <w:spacing w:before="120" w:after="120"/>
              <w:rPr>
                <w:rFonts w:ascii="Times New Roman" w:hAnsi="Times New Roman" w:cs="Times New Roman"/>
                <w:b/>
                <w:bCs/>
              </w:rPr>
            </w:pPr>
            <w:r>
              <w:rPr>
                <w:rFonts w:ascii="Times New Roman" w:hAnsi="Times New Roman" w:cs="Times New Roman"/>
                <w:b/>
                <w:bCs/>
              </w:rPr>
              <w:t>7.1</w:t>
            </w:r>
          </w:p>
        </w:tc>
        <w:tc>
          <w:tcPr>
            <w:tcW w:w="8466" w:type="dxa"/>
            <w:gridSpan w:val="4"/>
            <w:tcPrChange w:id="159" w:author="Author" w:date="">
              <w:tcPr>
                <w:tcW w:w="8289" w:type="dxa"/>
                <w:gridSpan w:val="4"/>
              </w:tcPr>
            </w:tcPrChange>
          </w:tcPr>
          <w:p w14:paraId="0CBAC0B9">
            <w:pPr>
              <w:spacing w:before="120" w:after="120"/>
              <w:jc w:val="both"/>
              <w:rPr>
                <w:rFonts w:ascii="Times New Roman" w:hAnsi="Times New Roman" w:cs="Times New Roman"/>
                <w:lang w:val="en-GB"/>
              </w:rPr>
            </w:pPr>
            <w:r>
              <w:rPr>
                <w:rFonts w:ascii="Times New Roman" w:hAnsi="Times New Roman" w:cs="Times New Roman"/>
                <w:lang w:val="en-GB"/>
              </w:rPr>
              <w:t xml:space="preserve">For </w:t>
            </w:r>
            <w:r>
              <w:rPr>
                <w:rFonts w:ascii="Times New Roman" w:hAnsi="Times New Roman" w:cs="Times New Roman"/>
                <w:b/>
                <w:bCs/>
                <w:u w:val="single"/>
                <w:lang w:val="en-GB"/>
              </w:rPr>
              <w:t>clarification of Proposal</w:t>
            </w:r>
            <w:r>
              <w:rPr>
                <w:rFonts w:ascii="Times New Roman" w:hAnsi="Times New Roman" w:cs="Times New Roman"/>
                <w:lang w:val="en-GB"/>
              </w:rPr>
              <w:t xml:space="preserve"> purposes only, the Client’s address is:</w:t>
            </w:r>
          </w:p>
          <w:p w14:paraId="7380306D">
            <w:pPr>
              <w:spacing w:before="120" w:after="120"/>
              <w:jc w:val="both"/>
              <w:rPr>
                <w:rFonts w:ascii="Times New Roman" w:hAnsi="Times New Roman" w:cs="Times New Roman"/>
                <w:lang w:val="en-GB"/>
              </w:rPr>
            </w:pPr>
            <w:r>
              <w:rPr>
                <w:rFonts w:ascii="Times New Roman" w:hAnsi="Times New Roman" w:cs="Times New Roman"/>
                <w:lang w:val="en-GB"/>
              </w:rPr>
              <w:t>Attention: THE SECRETARY, TENDERS BOARD</w:t>
            </w:r>
          </w:p>
          <w:p w14:paraId="17CEC0C8">
            <w:pPr>
              <w:spacing w:before="120" w:after="120"/>
              <w:jc w:val="both"/>
              <w:rPr>
                <w:del w:id="160" w:author="Author" w:date=""/>
                <w:rFonts w:ascii="Times New Roman" w:hAnsi="Times New Roman" w:cs="Times New Roman"/>
                <w:lang w:val="en-GB"/>
              </w:rPr>
            </w:pPr>
            <w:r>
              <w:rPr>
                <w:rFonts w:ascii="Times New Roman" w:hAnsi="Times New Roman" w:cs="Times New Roman"/>
                <w:lang w:val="en-GB"/>
              </w:rPr>
              <w:t xml:space="preserve">Address: </w:t>
            </w:r>
            <w:ins w:id="161" w:author="Author">
              <w:r>
                <w:rPr>
                  <w:rFonts w:ascii="Times New Roman" w:hAnsi="Times New Roman" w:cs="Times New Roman"/>
                </w:rPr>
                <w:t>Plot 1243 Kur Mohammed Avenue, Ahmadu Bellow Way CBD, Abuja</w:t>
              </w:r>
            </w:ins>
            <w:del w:id="162" w:author="Author">
              <w:r>
                <w:rPr>
                  <w:rFonts w:ascii="Times New Roman" w:hAnsi="Times New Roman" w:cs="Times New Roman"/>
                  <w:lang w:val="en-GB"/>
                </w:rPr>
                <w:delText>61 Adetokunbo Ademola Crescent</w:delText>
              </w:r>
            </w:del>
          </w:p>
          <w:p w14:paraId="71C683CE">
            <w:pPr>
              <w:spacing w:before="120" w:after="120"/>
              <w:jc w:val="both"/>
              <w:rPr>
                <w:del w:id="163" w:author="Author" w:date=""/>
                <w:rFonts w:ascii="Times New Roman" w:hAnsi="Times New Roman" w:cs="Times New Roman"/>
                <w:lang w:val="en-GB"/>
              </w:rPr>
            </w:pPr>
            <w:del w:id="164" w:author="Author">
              <w:r>
                <w:rPr>
                  <w:rFonts w:ascii="Times New Roman" w:hAnsi="Times New Roman" w:cs="Times New Roman"/>
                  <w:lang w:val="en-GB"/>
                </w:rPr>
                <w:delText>Wuse 2 Abuja</w:delText>
              </w:r>
            </w:del>
          </w:p>
          <w:p w14:paraId="435B6D57">
            <w:pPr>
              <w:spacing w:before="120" w:after="120"/>
              <w:jc w:val="both"/>
              <w:rPr>
                <w:ins w:id="165" w:author="Author" w:date=""/>
                <w:rFonts w:ascii="Times New Roman" w:hAnsi="Times New Roman" w:cs="Times New Roman"/>
                <w:lang w:val="en-GB"/>
              </w:rPr>
            </w:pPr>
            <w:ins w:id="166" w:author="Author">
              <w:r>
                <w:rPr>
                  <w:rFonts w:ascii="Times New Roman" w:hAnsi="Times New Roman" w:cs="Times New Roman"/>
                  <w:lang w:val="en-GB"/>
                </w:rPr>
                <w:t xml:space="preserve"> </w:t>
              </w:r>
            </w:ins>
          </w:p>
          <w:p w14:paraId="67BB7D28">
            <w:pPr>
              <w:spacing w:before="120" w:after="120"/>
              <w:jc w:val="both"/>
              <w:rPr>
                <w:rFonts w:ascii="Times New Roman" w:hAnsi="Times New Roman" w:cs="Times New Roman"/>
                <w:u w:val="none"/>
                <w:lang w:val="fr-FR"/>
                <w:rPrChange w:id="167" w:author="Author" w:date="">
                  <w:rPr>
                    <w:rFonts w:ascii="Times New Roman" w:hAnsi="Times New Roman" w:cs="Times New Roman"/>
                    <w:u w:val="single"/>
                    <w:lang w:val="en-GB"/>
                  </w:rPr>
                </w:rPrChange>
              </w:rPr>
            </w:pPr>
            <w:r>
              <w:rPr>
                <w:rFonts w:ascii="Times New Roman" w:hAnsi="Times New Roman" w:cs="Times New Roman"/>
                <w:lang w:val="fr-FR"/>
                <w:rPrChange w:id="168" w:author="Author" w:date="">
                  <w:rPr>
                    <w:rFonts w:ascii="Times New Roman" w:hAnsi="Times New Roman" w:cs="Times New Roman"/>
                    <w:lang w:val="en-GB"/>
                  </w:rPr>
                </w:rPrChange>
              </w:rPr>
              <w:t>E-mail:</w:t>
            </w:r>
            <w:r>
              <w:rPr>
                <w:rFonts w:ascii="Times New Roman" w:hAnsi="Times New Roman" w:cs="Times New Roman"/>
                <w:lang w:val="fr-FR"/>
                <w:rPrChange w:id="169" w:author="Author" w:date="">
                  <w:rPr>
                    <w:rFonts w:ascii="Times New Roman" w:hAnsi="Times New Roman" w:cs="Times New Roman"/>
                    <w:lang w:val="en-GB"/>
                  </w:rPr>
                </w:rPrChange>
              </w:rPr>
              <w:t xml:space="preserve"> </w:t>
            </w:r>
            <w:r>
              <w:fldChar w:fldCharType="begin"/>
            </w:r>
            <w:r>
              <w:rPr>
                <w:lang w:val="fr-FR"/>
                <w:rPrChange w:id="170" w:author="Author" w:date="">
                  <w:rPr/>
                </w:rPrChange>
              </w:rPr>
              <w:instrText xml:space="preserve">HYPERLINK "mailto:procurement@galaxybackbone.com.ng"</w:instrText>
            </w:r>
            <w:r>
              <w:fldChar w:fldCharType="separate"/>
            </w:r>
            <w:r>
              <w:rPr>
                <w:rStyle w:val="35"/>
                <w:rFonts w:ascii="Times New Roman" w:hAnsi="Times New Roman" w:cs="Times New Roman"/>
                <w:lang w:val="fr-FR"/>
                <w:rPrChange w:id="171" w:author="Author" w:date="">
                  <w:rPr>
                    <w:rStyle w:val="35"/>
                    <w:rFonts w:ascii="Times New Roman" w:hAnsi="Times New Roman" w:cs="Times New Roman"/>
                    <w:lang w:val="en-GB"/>
                  </w:rPr>
                </w:rPrChange>
              </w:rPr>
              <w:t>procurement@galaxybackbone.com.ng</w:t>
            </w:r>
            <w:r>
              <w:fldChar w:fldCharType="end"/>
            </w:r>
          </w:p>
        </w:tc>
      </w:tr>
      <w:tr w14:paraId="6F663F52">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172"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wBefore w:w="18" w:type="dxa"/>
          <w:trHeight w:val="432" w:hRule="atLeast"/>
          <w:trPrChange w:id="172" w:author="Author" w:date="">
            <w:trPr>
              <w:gridBefore w:val="1"/>
              <w:wBefore w:w="18" w:type="dxa"/>
              <w:trHeight w:val="432" w:hRule="atLeast"/>
            </w:trPr>
          </w:trPrChange>
        </w:trPr>
        <w:tc>
          <w:tcPr>
            <w:tcW w:w="1152" w:type="dxa"/>
            <w:gridSpan w:val="3"/>
            <w:tcPrChange w:id="173" w:author="Author" w:date="">
              <w:tcPr>
                <w:tcW w:w="1152" w:type="dxa"/>
                <w:gridSpan w:val="3"/>
              </w:tcPr>
            </w:tcPrChange>
          </w:tcPr>
          <w:p w14:paraId="5DC6A814">
            <w:pPr>
              <w:spacing w:before="120" w:after="120"/>
              <w:rPr>
                <w:rFonts w:ascii="Times New Roman" w:hAnsi="Times New Roman" w:cs="Times New Roman"/>
                <w:b/>
                <w:bCs/>
              </w:rPr>
            </w:pPr>
            <w:r>
              <w:rPr>
                <w:rFonts w:ascii="Times New Roman" w:hAnsi="Times New Roman" w:cs="Times New Roman"/>
                <w:b/>
                <w:bCs/>
              </w:rPr>
              <w:t>9.1</w:t>
            </w:r>
          </w:p>
        </w:tc>
        <w:tc>
          <w:tcPr>
            <w:tcW w:w="8466" w:type="dxa"/>
            <w:gridSpan w:val="4"/>
            <w:tcPrChange w:id="174" w:author="Author" w:date="">
              <w:tcPr>
                <w:tcW w:w="8289" w:type="dxa"/>
                <w:gridSpan w:val="4"/>
              </w:tcPr>
            </w:tcPrChange>
          </w:tcPr>
          <w:p w14:paraId="292AF0D7">
            <w:pPr>
              <w:spacing w:before="120" w:after="120"/>
              <w:jc w:val="both"/>
              <w:rPr>
                <w:rFonts w:ascii="Times New Roman" w:hAnsi="Times New Roman" w:cs="Times New Roman"/>
                <w:i/>
                <w:iCs/>
              </w:rPr>
            </w:pPr>
            <w:r>
              <w:rPr>
                <w:rFonts w:ascii="Times New Roman" w:hAnsi="Times New Roman" w:cs="Times New Roman"/>
              </w:rPr>
              <w:t xml:space="preserve">The Proposal shall be completed and written in the </w:t>
            </w:r>
            <w:r>
              <w:rPr>
                <w:rFonts w:ascii="Times New Roman" w:hAnsi="Times New Roman" w:cs="Times New Roman"/>
                <w:i/>
                <w:iCs/>
              </w:rPr>
              <w:t>English language.</w:t>
            </w:r>
          </w:p>
        </w:tc>
      </w:tr>
      <w:tr w14:paraId="25BB7E1A">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175"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wBefore w:w="18" w:type="dxa"/>
          <w:trPrChange w:id="175" w:author="Author" w:date="">
            <w:trPr>
              <w:gridBefore w:val="1"/>
              <w:wBefore w:w="18" w:type="dxa"/>
            </w:trPr>
          </w:trPrChange>
        </w:trPr>
        <w:tc>
          <w:tcPr>
            <w:tcW w:w="1152" w:type="dxa"/>
            <w:gridSpan w:val="3"/>
            <w:tcPrChange w:id="176" w:author="Author" w:date="">
              <w:tcPr>
                <w:tcW w:w="1152" w:type="dxa"/>
                <w:gridSpan w:val="3"/>
              </w:tcPr>
            </w:tcPrChange>
          </w:tcPr>
          <w:p w14:paraId="4098171D">
            <w:pPr>
              <w:spacing w:before="120" w:after="120"/>
              <w:rPr>
                <w:rFonts w:ascii="Times New Roman" w:hAnsi="Times New Roman" w:cs="Times New Roman"/>
                <w:b/>
                <w:bCs/>
              </w:rPr>
            </w:pPr>
            <w:r>
              <w:rPr>
                <w:rFonts w:ascii="Times New Roman" w:hAnsi="Times New Roman" w:cs="Times New Roman"/>
                <w:b/>
                <w:bCs/>
              </w:rPr>
              <w:t>12.2</w:t>
            </w:r>
          </w:p>
        </w:tc>
        <w:tc>
          <w:tcPr>
            <w:tcW w:w="8466" w:type="dxa"/>
            <w:gridSpan w:val="4"/>
            <w:tcPrChange w:id="177" w:author="Author" w:date="">
              <w:tcPr>
                <w:tcW w:w="8289" w:type="dxa"/>
                <w:gridSpan w:val="4"/>
              </w:tcPr>
            </w:tcPrChange>
          </w:tcPr>
          <w:p w14:paraId="25BB83C9">
            <w:pPr>
              <w:tabs>
                <w:tab w:val="left" w:pos="4426"/>
                <w:tab w:val="right" w:pos="7218"/>
              </w:tabs>
              <w:spacing w:before="120" w:after="120"/>
              <w:ind w:right="108"/>
              <w:jc w:val="both"/>
              <w:rPr>
                <w:rFonts w:ascii="Times New Roman" w:hAnsi="Times New Roman" w:cs="Times New Roman"/>
                <w:lang w:val="en-GB"/>
              </w:rPr>
            </w:pPr>
            <w:r>
              <w:rPr>
                <w:rFonts w:ascii="Times New Roman" w:hAnsi="Times New Roman" w:cs="Times New Roman"/>
                <w:lang w:val="en-GB"/>
              </w:rPr>
              <w:t xml:space="preserve">The Consultant must submit </w:t>
            </w:r>
            <w:r>
              <w:rPr>
                <w:rFonts w:ascii="Times New Roman" w:hAnsi="Times New Roman" w:cs="Times New Roman"/>
                <w:highlight w:val="yellow"/>
                <w:lang w:val="en-GB"/>
              </w:rPr>
              <w:t>one origina</w:t>
            </w:r>
            <w:r>
              <w:rPr>
                <w:rFonts w:ascii="Times New Roman" w:hAnsi="Times New Roman" w:cs="Times New Roman"/>
                <w:lang w:val="en-GB"/>
              </w:rPr>
              <w:t xml:space="preserve">l for both the Technical Proposal and the Financial Proposal and </w:t>
            </w:r>
            <w:r>
              <w:rPr>
                <w:rFonts w:ascii="Times New Roman" w:hAnsi="Times New Roman" w:cs="Times New Roman"/>
                <w:highlight w:val="yellow"/>
                <w:lang w:val="en-GB"/>
              </w:rPr>
              <w:t>2 (two) copies</w:t>
            </w:r>
            <w:r>
              <w:rPr>
                <w:rFonts w:ascii="Times New Roman" w:hAnsi="Times New Roman" w:cs="Times New Roman"/>
                <w:lang w:val="en-GB"/>
              </w:rPr>
              <w:t xml:space="preserve"> of the Financial and Technical Proposal.</w:t>
            </w:r>
          </w:p>
        </w:tc>
      </w:tr>
      <w:tr w14:paraId="6FE8AAD7">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178"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wBefore w:w="18" w:type="dxa"/>
          <w:cantSplit/>
          <w:trHeight w:val="516" w:hRule="atLeast"/>
          <w:trPrChange w:id="178" w:author="Author" w:date="">
            <w:trPr>
              <w:gridBefore w:val="1"/>
              <w:wBefore w:w="18" w:type="dxa"/>
              <w:cantSplit/>
              <w:trHeight w:val="516" w:hRule="atLeast"/>
            </w:trPr>
          </w:trPrChange>
        </w:trPr>
        <w:tc>
          <w:tcPr>
            <w:tcW w:w="1152" w:type="dxa"/>
            <w:gridSpan w:val="3"/>
            <w:tcPrChange w:id="179" w:author="Author" w:date="">
              <w:tcPr>
                <w:tcW w:w="1152" w:type="dxa"/>
                <w:gridSpan w:val="3"/>
              </w:tcPr>
            </w:tcPrChange>
          </w:tcPr>
          <w:p w14:paraId="24E17B3F">
            <w:pPr>
              <w:spacing w:before="120" w:after="120"/>
              <w:rPr>
                <w:rFonts w:ascii="Times New Roman" w:hAnsi="Times New Roman" w:cs="Times New Roman"/>
                <w:b/>
                <w:bCs/>
              </w:rPr>
            </w:pPr>
            <w:r>
              <w:rPr>
                <w:rFonts w:ascii="Times New Roman" w:hAnsi="Times New Roman" w:cs="Times New Roman"/>
                <w:b/>
                <w:bCs/>
              </w:rPr>
              <w:t>12.3</w:t>
            </w:r>
          </w:p>
        </w:tc>
        <w:tc>
          <w:tcPr>
            <w:tcW w:w="8466" w:type="dxa"/>
            <w:gridSpan w:val="4"/>
            <w:tcPrChange w:id="180" w:author="Author" w:date="">
              <w:tcPr>
                <w:tcW w:w="8289" w:type="dxa"/>
                <w:gridSpan w:val="4"/>
              </w:tcPr>
            </w:tcPrChange>
          </w:tcPr>
          <w:p w14:paraId="7941E485">
            <w:pPr>
              <w:tabs>
                <w:tab w:val="right" w:pos="6766"/>
              </w:tabs>
              <w:spacing w:before="120" w:after="120"/>
              <w:rPr>
                <w:rFonts w:ascii="Times New Roman" w:hAnsi="Times New Roman" w:cs="Times New Roman"/>
                <w:lang w:val="en-GB"/>
              </w:rPr>
            </w:pPr>
            <w:r>
              <w:rPr>
                <w:rFonts w:ascii="Times New Roman" w:hAnsi="Times New Roman" w:cs="Times New Roman"/>
                <w:lang w:val="en-GB"/>
              </w:rPr>
              <w:t xml:space="preserve">The estimated number of professional staff-months required for the assignment is </w:t>
            </w:r>
            <w:r>
              <w:rPr>
                <w:rFonts w:ascii="Times New Roman" w:hAnsi="Times New Roman" w:cs="Times New Roman"/>
                <w:i/>
                <w:iCs/>
                <w:lang w:val="en-GB"/>
              </w:rPr>
              <w:t>[N/A].</w:t>
            </w:r>
            <w:r>
              <w:rPr>
                <w:rFonts w:ascii="Times New Roman" w:hAnsi="Times New Roman" w:cs="Times New Roman"/>
                <w:lang w:val="en-GB"/>
              </w:rPr>
              <w:t xml:space="preserve"> </w:t>
            </w:r>
          </w:p>
        </w:tc>
      </w:tr>
      <w:tr w14:paraId="496639E2">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181"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gridAfter w:val="1"/>
          <w:wBefore w:w="18" w:type="dxa"/>
          <w:wAfter w:w="9" w:type="dxa"/>
          <w:trPrChange w:id="181" w:author="Author" w:date="">
            <w:trPr>
              <w:gridBefore w:val="1"/>
              <w:gridAfter w:val="1"/>
              <w:wBefore w:w="18" w:type="dxa"/>
              <w:wAfter w:w="9" w:type="dxa"/>
            </w:trPr>
          </w:trPrChange>
        </w:trPr>
        <w:tc>
          <w:tcPr>
            <w:tcW w:w="1152" w:type="dxa"/>
            <w:gridSpan w:val="3"/>
            <w:tcPrChange w:id="182" w:author="Author" w:date="">
              <w:tcPr>
                <w:tcW w:w="1152" w:type="dxa"/>
                <w:gridSpan w:val="3"/>
              </w:tcPr>
            </w:tcPrChange>
          </w:tcPr>
          <w:p w14:paraId="4BEEE2EE">
            <w:pPr>
              <w:spacing w:before="120" w:after="120"/>
              <w:rPr>
                <w:rFonts w:ascii="Times New Roman" w:hAnsi="Times New Roman" w:cs="Times New Roman"/>
                <w:b/>
                <w:bCs/>
              </w:rPr>
            </w:pPr>
            <w:r>
              <w:rPr>
                <w:rFonts w:ascii="Times New Roman" w:hAnsi="Times New Roman" w:cs="Times New Roman"/>
                <w:b/>
                <w:bCs/>
              </w:rPr>
              <w:t>12.5</w:t>
            </w:r>
          </w:p>
        </w:tc>
        <w:tc>
          <w:tcPr>
            <w:tcW w:w="8457" w:type="dxa"/>
            <w:gridSpan w:val="3"/>
            <w:tcPrChange w:id="183" w:author="Author" w:date="">
              <w:tcPr>
                <w:tcW w:w="8280" w:type="dxa"/>
                <w:gridSpan w:val="3"/>
              </w:tcPr>
            </w:tcPrChange>
          </w:tcPr>
          <w:p w14:paraId="2684A2CC">
            <w:pPr>
              <w:tabs>
                <w:tab w:val="right" w:pos="6766"/>
              </w:tabs>
              <w:spacing w:before="120" w:after="120"/>
              <w:rPr>
                <w:rFonts w:ascii="Times New Roman" w:hAnsi="Times New Roman" w:cs="Times New Roman"/>
                <w:bCs/>
              </w:rPr>
            </w:pPr>
            <w:r>
              <w:rPr>
                <w:rFonts w:ascii="Times New Roman" w:hAnsi="Times New Roman" w:cs="Times New Roman"/>
                <w:bCs/>
              </w:rPr>
              <w:t xml:space="preserve">The minimum qualifications for consultants are </w:t>
            </w:r>
            <w:r>
              <w:rPr>
                <w:rFonts w:ascii="Times New Roman" w:hAnsi="Times New Roman" w:cs="Times New Roman"/>
                <w:bCs/>
                <w:i/>
              </w:rPr>
              <w:t>[N/A]</w:t>
            </w:r>
          </w:p>
        </w:tc>
      </w:tr>
      <w:tr w14:paraId="241D00B4">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184"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gridAfter w:val="1"/>
          <w:wBefore w:w="18" w:type="dxa"/>
          <w:wAfter w:w="9" w:type="dxa"/>
          <w:trPrChange w:id="184" w:author="Author" w:date="">
            <w:trPr>
              <w:gridBefore w:val="1"/>
              <w:gridAfter w:val="1"/>
              <w:wBefore w:w="18" w:type="dxa"/>
              <w:wAfter w:w="9" w:type="dxa"/>
            </w:trPr>
          </w:trPrChange>
        </w:trPr>
        <w:tc>
          <w:tcPr>
            <w:tcW w:w="1152" w:type="dxa"/>
            <w:gridSpan w:val="3"/>
            <w:tcPrChange w:id="185" w:author="Author" w:date="">
              <w:tcPr>
                <w:tcW w:w="1152" w:type="dxa"/>
                <w:gridSpan w:val="3"/>
              </w:tcPr>
            </w:tcPrChange>
          </w:tcPr>
          <w:p w14:paraId="71C781C5">
            <w:pPr>
              <w:spacing w:before="120" w:after="120"/>
              <w:rPr>
                <w:rFonts w:ascii="Times New Roman" w:hAnsi="Times New Roman" w:cs="Times New Roman"/>
                <w:b/>
                <w:bCs/>
              </w:rPr>
            </w:pPr>
            <w:r>
              <w:rPr>
                <w:rFonts w:ascii="Times New Roman" w:hAnsi="Times New Roman" w:cs="Times New Roman"/>
                <w:b/>
                <w:bCs/>
              </w:rPr>
              <w:t>13.1 (h)</w:t>
            </w:r>
          </w:p>
        </w:tc>
        <w:tc>
          <w:tcPr>
            <w:tcW w:w="8457" w:type="dxa"/>
            <w:gridSpan w:val="3"/>
            <w:tcPrChange w:id="186" w:author="Author" w:date="">
              <w:tcPr>
                <w:tcW w:w="8280" w:type="dxa"/>
                <w:gridSpan w:val="3"/>
              </w:tcPr>
            </w:tcPrChange>
          </w:tcPr>
          <w:p w14:paraId="0DCA4746">
            <w:pPr>
              <w:tabs>
                <w:tab w:val="right" w:pos="6766"/>
              </w:tabs>
              <w:spacing w:before="120" w:after="120"/>
              <w:rPr>
                <w:rFonts w:ascii="Times New Roman" w:hAnsi="Times New Roman" w:cs="Times New Roman"/>
                <w:bCs/>
              </w:rPr>
            </w:pPr>
            <w:r>
              <w:rPr>
                <w:rFonts w:ascii="Times New Roman" w:hAnsi="Times New Roman" w:cs="Times New Roman"/>
                <w:bCs/>
              </w:rPr>
              <w:t xml:space="preserve">The assignment does not include a major training component </w:t>
            </w:r>
          </w:p>
        </w:tc>
      </w:tr>
      <w:tr w14:paraId="02D7741D">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187"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After w:val="1"/>
          <w:wAfter w:w="9" w:type="dxa"/>
          <w:trHeight w:val="576" w:hRule="atLeast"/>
          <w:trPrChange w:id="187" w:author="Author" w:date="">
            <w:trPr>
              <w:gridAfter w:val="1"/>
              <w:wAfter w:w="9" w:type="dxa"/>
              <w:trHeight w:val="576" w:hRule="atLeast"/>
            </w:trPr>
          </w:trPrChange>
        </w:trPr>
        <w:tc>
          <w:tcPr>
            <w:tcW w:w="1170" w:type="dxa"/>
            <w:gridSpan w:val="4"/>
            <w:tcPrChange w:id="188" w:author="Author" w:date="">
              <w:tcPr>
                <w:tcW w:w="1170" w:type="dxa"/>
                <w:gridSpan w:val="4"/>
              </w:tcPr>
            </w:tcPrChange>
          </w:tcPr>
          <w:p w14:paraId="07B0BCAE">
            <w:pPr>
              <w:spacing w:before="120" w:after="120"/>
              <w:rPr>
                <w:rFonts w:ascii="Times New Roman" w:hAnsi="Times New Roman" w:cs="Times New Roman"/>
                <w:b/>
                <w:bCs/>
              </w:rPr>
            </w:pPr>
            <w:r>
              <w:rPr>
                <w:rFonts w:ascii="Times New Roman" w:hAnsi="Times New Roman" w:cs="Times New Roman"/>
                <w:b/>
                <w:bCs/>
              </w:rPr>
              <w:t>14.1(d)</w:t>
            </w:r>
          </w:p>
        </w:tc>
        <w:tc>
          <w:tcPr>
            <w:tcW w:w="8457" w:type="dxa"/>
            <w:gridSpan w:val="3"/>
            <w:tcPrChange w:id="189" w:author="Author" w:date="">
              <w:tcPr>
                <w:tcW w:w="8280" w:type="dxa"/>
                <w:gridSpan w:val="3"/>
              </w:tcPr>
            </w:tcPrChange>
          </w:tcPr>
          <w:p w14:paraId="22431709">
            <w:pPr>
              <w:tabs>
                <w:tab w:val="right" w:pos="6766"/>
                <w:tab w:val="right" w:pos="7218"/>
              </w:tabs>
              <w:spacing w:before="120" w:after="120"/>
              <w:rPr>
                <w:rFonts w:ascii="Times New Roman" w:hAnsi="Times New Roman" w:cs="Times New Roman"/>
                <w:lang w:val="en-GB"/>
              </w:rPr>
            </w:pPr>
            <w:r>
              <w:rPr>
                <w:rFonts w:ascii="Times New Roman" w:hAnsi="Times New Roman" w:cs="Times New Roman"/>
                <w:i/>
                <w:lang w:val="en-GB" w:eastAsia="it-IT"/>
              </w:rPr>
              <w:t>[List the applicable Reimbursable expenses.  N/A</w:t>
            </w:r>
          </w:p>
        </w:tc>
      </w:tr>
      <w:tr w14:paraId="440C42CA">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190"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gridAfter w:val="1"/>
          <w:wBefore w:w="18" w:type="dxa"/>
          <w:wAfter w:w="9" w:type="dxa"/>
          <w:trPrChange w:id="190" w:author="Author" w:date="">
            <w:trPr>
              <w:gridBefore w:val="1"/>
              <w:gridAfter w:val="1"/>
              <w:wBefore w:w="18" w:type="dxa"/>
              <w:wAfter w:w="9" w:type="dxa"/>
            </w:trPr>
          </w:trPrChange>
        </w:trPr>
        <w:tc>
          <w:tcPr>
            <w:tcW w:w="1152" w:type="dxa"/>
            <w:gridSpan w:val="3"/>
            <w:tcPrChange w:id="191" w:author="Author" w:date="">
              <w:tcPr>
                <w:tcW w:w="1152" w:type="dxa"/>
                <w:gridSpan w:val="3"/>
              </w:tcPr>
            </w:tcPrChange>
          </w:tcPr>
          <w:p w14:paraId="1E8E26B9">
            <w:pPr>
              <w:spacing w:before="120" w:after="120"/>
              <w:rPr>
                <w:rFonts w:ascii="Times New Roman" w:hAnsi="Times New Roman" w:cs="Times New Roman"/>
                <w:b/>
                <w:bCs/>
              </w:rPr>
            </w:pPr>
            <w:r>
              <w:rPr>
                <w:rFonts w:ascii="Times New Roman" w:hAnsi="Times New Roman" w:cs="Times New Roman"/>
                <w:b/>
                <w:bCs/>
              </w:rPr>
              <w:t>15.1</w:t>
            </w:r>
          </w:p>
        </w:tc>
        <w:tc>
          <w:tcPr>
            <w:tcW w:w="8457" w:type="dxa"/>
            <w:gridSpan w:val="3"/>
            <w:tcPrChange w:id="192" w:author="Author" w:date="">
              <w:tcPr>
                <w:tcW w:w="8280" w:type="dxa"/>
                <w:gridSpan w:val="3"/>
              </w:tcPr>
            </w:tcPrChange>
          </w:tcPr>
          <w:p w14:paraId="4E7044CD">
            <w:pPr>
              <w:tabs>
                <w:tab w:val="right" w:pos="6766"/>
              </w:tabs>
              <w:spacing w:before="120" w:after="120"/>
              <w:rPr>
                <w:rFonts w:ascii="Times New Roman" w:hAnsi="Times New Roman" w:cs="Times New Roman"/>
              </w:rPr>
            </w:pPr>
            <w:r>
              <w:rPr>
                <w:rFonts w:ascii="Times New Roman" w:hAnsi="Times New Roman" w:cs="Times New Roman"/>
                <w:i/>
              </w:rPr>
              <w:t xml:space="preserve"> Consultancy is subject to Nigerian taxes and the Consultant can obtain information on its tax liability at FIRS</w:t>
            </w:r>
          </w:p>
        </w:tc>
      </w:tr>
      <w:tr w14:paraId="5A4661A2">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193"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trHeight w:val="576" w:hRule="atLeast"/>
          <w:trPrChange w:id="193" w:author="Author" w:date="">
            <w:trPr>
              <w:trHeight w:val="576" w:hRule="atLeast"/>
            </w:trPr>
          </w:trPrChange>
        </w:trPr>
        <w:tc>
          <w:tcPr>
            <w:tcW w:w="1155" w:type="dxa"/>
            <w:gridSpan w:val="3"/>
            <w:tcPrChange w:id="194" w:author="Author" w:date="">
              <w:tcPr>
                <w:tcW w:w="1155" w:type="dxa"/>
                <w:gridSpan w:val="3"/>
              </w:tcPr>
            </w:tcPrChange>
          </w:tcPr>
          <w:p w14:paraId="256B22D1">
            <w:pPr>
              <w:spacing w:before="120" w:after="120"/>
              <w:rPr>
                <w:rFonts w:ascii="Times New Roman" w:hAnsi="Times New Roman" w:cs="Times New Roman"/>
                <w:b/>
                <w:bCs/>
              </w:rPr>
            </w:pPr>
            <w:r>
              <w:rPr>
                <w:rFonts w:ascii="Times New Roman" w:hAnsi="Times New Roman" w:cs="Times New Roman"/>
                <w:b/>
                <w:bCs/>
              </w:rPr>
              <w:t>16.1</w:t>
            </w:r>
          </w:p>
        </w:tc>
        <w:tc>
          <w:tcPr>
            <w:tcW w:w="8481" w:type="dxa"/>
            <w:gridSpan w:val="5"/>
            <w:tcPrChange w:id="195" w:author="Author" w:date="">
              <w:tcPr>
                <w:tcW w:w="8304" w:type="dxa"/>
                <w:gridSpan w:val="5"/>
              </w:tcPr>
            </w:tcPrChange>
          </w:tcPr>
          <w:p w14:paraId="1A2360D4">
            <w:pPr>
              <w:tabs>
                <w:tab w:val="right" w:pos="6766"/>
              </w:tabs>
              <w:spacing w:before="120" w:after="120"/>
              <w:rPr>
                <w:rFonts w:ascii="Times New Roman" w:hAnsi="Times New Roman" w:cs="Times New Roman"/>
                <w:iCs/>
              </w:rPr>
            </w:pPr>
            <w:r>
              <w:rPr>
                <w:rFonts w:ascii="Times New Roman" w:hAnsi="Times New Roman" w:cs="Times New Roman"/>
              </w:rPr>
              <w:t>Alternative Proposals will not be permitted.</w:t>
            </w:r>
          </w:p>
        </w:tc>
      </w:tr>
      <w:tr w14:paraId="78E79ECC">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196"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trHeight w:val="576" w:hRule="atLeast"/>
          <w:trPrChange w:id="196" w:author="Author" w:date="">
            <w:trPr>
              <w:trHeight w:val="576" w:hRule="atLeast"/>
            </w:trPr>
          </w:trPrChange>
        </w:trPr>
        <w:tc>
          <w:tcPr>
            <w:tcW w:w="1155" w:type="dxa"/>
            <w:gridSpan w:val="3"/>
            <w:tcPrChange w:id="197" w:author="Author" w:date="">
              <w:tcPr>
                <w:tcW w:w="1155" w:type="dxa"/>
                <w:gridSpan w:val="3"/>
              </w:tcPr>
            </w:tcPrChange>
          </w:tcPr>
          <w:p w14:paraId="591C5BAB">
            <w:pPr>
              <w:spacing w:before="120" w:after="120"/>
              <w:rPr>
                <w:rFonts w:ascii="Times New Roman" w:hAnsi="Times New Roman" w:cs="Times New Roman"/>
                <w:b/>
                <w:bCs/>
              </w:rPr>
            </w:pPr>
            <w:r>
              <w:rPr>
                <w:rFonts w:ascii="Times New Roman" w:hAnsi="Times New Roman" w:cs="Times New Roman"/>
                <w:b/>
                <w:bCs/>
              </w:rPr>
              <w:t xml:space="preserve">19.1 </w:t>
            </w:r>
          </w:p>
        </w:tc>
        <w:tc>
          <w:tcPr>
            <w:tcW w:w="8481" w:type="dxa"/>
            <w:gridSpan w:val="5"/>
            <w:tcPrChange w:id="198" w:author="Author" w:date="">
              <w:tcPr>
                <w:tcW w:w="8304" w:type="dxa"/>
                <w:gridSpan w:val="5"/>
              </w:tcPr>
            </w:tcPrChange>
          </w:tcPr>
          <w:p w14:paraId="2FF58477">
            <w:pPr>
              <w:pStyle w:val="69"/>
              <w:tabs>
                <w:tab w:val="left" w:pos="6840"/>
                <w:tab w:val="clear" w:pos="9019"/>
              </w:tabs>
              <w:rPr>
                <w:rFonts w:cs="Times New Roman"/>
              </w:rPr>
            </w:pPr>
            <w:r>
              <w:rPr>
                <w:rFonts w:cs="Times New Roman"/>
              </w:rPr>
              <w:t xml:space="preserve">Proposals must remain valid for </w:t>
            </w:r>
            <w:r>
              <w:rPr>
                <w:rFonts w:cs="Times New Roman"/>
                <w:b/>
                <w:bCs/>
              </w:rPr>
              <w:t>[60]</w:t>
            </w:r>
            <w:r>
              <w:rPr>
                <w:rFonts w:cs="Times New Roman"/>
              </w:rPr>
              <w:t xml:space="preserve"> days after the submission date.</w:t>
            </w:r>
            <w:r>
              <w:rPr>
                <w:rFonts w:cs="Times New Roman"/>
              </w:rPr>
              <w:tab/>
            </w:r>
          </w:p>
        </w:tc>
      </w:tr>
      <w:tr w14:paraId="3D2BDE2C">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199"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wBefore w:w="18" w:type="dxa"/>
          <w:cantSplit/>
          <w:trHeight w:val="525" w:hRule="atLeast"/>
          <w:trPrChange w:id="199" w:author="Author" w:date="">
            <w:trPr>
              <w:gridBefore w:val="1"/>
              <w:wBefore w:w="18" w:type="dxa"/>
              <w:cantSplit/>
              <w:trHeight w:val="525" w:hRule="atLeast"/>
            </w:trPr>
          </w:trPrChange>
        </w:trPr>
        <w:tc>
          <w:tcPr>
            <w:tcW w:w="1152" w:type="dxa"/>
            <w:gridSpan w:val="3"/>
            <w:tcPrChange w:id="200" w:author="Author" w:date="">
              <w:tcPr>
                <w:tcW w:w="1152" w:type="dxa"/>
                <w:gridSpan w:val="3"/>
              </w:tcPr>
            </w:tcPrChange>
          </w:tcPr>
          <w:p w14:paraId="68C3E295">
            <w:pPr>
              <w:spacing w:before="120" w:after="120"/>
              <w:rPr>
                <w:rFonts w:ascii="Times New Roman" w:hAnsi="Times New Roman" w:cs="Times New Roman"/>
                <w:b/>
                <w:bCs/>
              </w:rPr>
            </w:pPr>
            <w:r>
              <w:rPr>
                <w:rFonts w:ascii="Times New Roman" w:hAnsi="Times New Roman" w:cs="Times New Roman"/>
                <w:b/>
                <w:bCs/>
              </w:rPr>
              <w:t>21.1 (b)</w:t>
            </w:r>
          </w:p>
        </w:tc>
        <w:tc>
          <w:tcPr>
            <w:tcW w:w="8466" w:type="dxa"/>
            <w:gridSpan w:val="4"/>
            <w:tcPrChange w:id="201" w:author="Author" w:date="">
              <w:tcPr>
                <w:tcW w:w="8289" w:type="dxa"/>
                <w:gridSpan w:val="4"/>
              </w:tcPr>
            </w:tcPrChange>
          </w:tcPr>
          <w:p w14:paraId="3DD84C50">
            <w:pPr>
              <w:tabs>
                <w:tab w:val="right" w:pos="7218"/>
              </w:tabs>
              <w:spacing w:before="120" w:after="120"/>
              <w:ind w:right="108"/>
              <w:jc w:val="both"/>
              <w:rPr>
                <w:rFonts w:ascii="Times New Roman" w:hAnsi="Times New Roman" w:cs="Times New Roman"/>
                <w:lang w:val="en-GB"/>
              </w:rPr>
            </w:pPr>
            <w:r>
              <w:rPr>
                <w:rFonts w:ascii="Times New Roman" w:hAnsi="Times New Roman" w:cs="Times New Roman"/>
                <w:lang w:val="en-GB"/>
              </w:rPr>
              <w:t xml:space="preserve">The Proposal submission address is: </w:t>
            </w:r>
          </w:p>
          <w:p w14:paraId="2DF47F44">
            <w:pPr>
              <w:tabs>
                <w:tab w:val="right" w:pos="7218"/>
              </w:tabs>
              <w:spacing w:before="120" w:after="120"/>
              <w:ind w:right="108"/>
              <w:jc w:val="both"/>
              <w:rPr>
                <w:rFonts w:ascii="Times New Roman" w:hAnsi="Times New Roman" w:cs="Times New Roman"/>
                <w:b/>
                <w:lang w:val="en-GB"/>
              </w:rPr>
            </w:pPr>
            <w:r>
              <w:rPr>
                <w:rFonts w:ascii="Times New Roman" w:hAnsi="Times New Roman" w:cs="Times New Roman"/>
                <w:b/>
                <w:lang w:val="en-GB"/>
              </w:rPr>
              <w:t>The Secretary,</w:t>
            </w:r>
          </w:p>
          <w:p w14:paraId="17C32441">
            <w:pPr>
              <w:tabs>
                <w:tab w:val="right" w:pos="7218"/>
              </w:tabs>
              <w:spacing w:before="120" w:after="120"/>
              <w:ind w:right="108"/>
              <w:jc w:val="both"/>
              <w:rPr>
                <w:rFonts w:ascii="Times New Roman" w:hAnsi="Times New Roman" w:cs="Times New Roman"/>
                <w:b/>
                <w:lang w:val="en-GB"/>
              </w:rPr>
            </w:pPr>
            <w:r>
              <w:rPr>
                <w:rFonts w:ascii="Times New Roman" w:hAnsi="Times New Roman" w:cs="Times New Roman"/>
                <w:b/>
                <w:lang w:val="en-GB"/>
              </w:rPr>
              <w:t>Galaxy Tenders Board</w:t>
            </w:r>
          </w:p>
          <w:p w14:paraId="34528F35">
            <w:pPr>
              <w:tabs>
                <w:tab w:val="right" w:pos="7218"/>
              </w:tabs>
              <w:spacing w:before="120" w:after="120"/>
              <w:ind w:right="108"/>
              <w:jc w:val="both"/>
              <w:rPr>
                <w:del w:id="202" w:author="Author" w:date=""/>
                <w:rFonts w:ascii="Times New Roman" w:hAnsi="Times New Roman" w:cs="Times New Roman"/>
                <w:b/>
                <w:bCs/>
                <w:lang w:val="en-GB"/>
              </w:rPr>
            </w:pPr>
            <w:ins w:id="203" w:author="Author">
              <w:r>
                <w:rPr>
                  <w:rFonts w:ascii="Times New Roman" w:hAnsi="Times New Roman" w:cs="Times New Roman"/>
                  <w:b/>
                  <w:bCs/>
                </w:rPr>
                <w:t>Plot 1243 Kur Mohammed Avenue, Ahmadu Bellow Way CBD, Abuja</w:t>
              </w:r>
            </w:ins>
            <w:del w:id="204" w:author="Author">
              <w:r>
                <w:rPr>
                  <w:rFonts w:ascii="Times New Roman" w:hAnsi="Times New Roman" w:cs="Times New Roman"/>
                  <w:b/>
                  <w:bCs/>
                  <w:lang w:val="en-GB"/>
                </w:rPr>
                <w:delText>No 61 Adetokunbo Ademola Crescent</w:delText>
              </w:r>
            </w:del>
          </w:p>
          <w:p w14:paraId="5E4CA391">
            <w:pPr>
              <w:tabs>
                <w:tab w:val="right" w:pos="7218"/>
              </w:tabs>
              <w:spacing w:before="120" w:after="120"/>
              <w:ind w:right="108"/>
              <w:jc w:val="both"/>
              <w:rPr>
                <w:rFonts w:ascii="Times New Roman" w:hAnsi="Times New Roman" w:cs="Times New Roman"/>
                <w:b/>
                <w:bCs/>
                <w:lang w:val="en-GB"/>
              </w:rPr>
            </w:pPr>
            <w:del w:id="205" w:author="Author">
              <w:r>
                <w:rPr>
                  <w:rFonts w:ascii="Times New Roman" w:hAnsi="Times New Roman" w:cs="Times New Roman"/>
                  <w:b/>
                  <w:bCs/>
                  <w:lang w:val="en-GB"/>
                </w:rPr>
                <w:delText>Wuse 2, Abuja</w:delText>
              </w:r>
            </w:del>
            <w:r>
              <w:rPr>
                <w:rFonts w:ascii="Times New Roman" w:hAnsi="Times New Roman" w:cs="Times New Roman"/>
                <w:b/>
                <w:bCs/>
                <w:lang w:val="en-GB"/>
              </w:rPr>
              <w:t>. Nigeria</w:t>
            </w:r>
          </w:p>
        </w:tc>
      </w:tr>
      <w:tr w14:paraId="620D57AA">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206"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wBefore w:w="18" w:type="dxa"/>
          <w:trPrChange w:id="206" w:author="Author" w:date="">
            <w:trPr>
              <w:gridBefore w:val="1"/>
              <w:wBefore w:w="18" w:type="dxa"/>
            </w:trPr>
          </w:trPrChange>
        </w:trPr>
        <w:tc>
          <w:tcPr>
            <w:tcW w:w="1152" w:type="dxa"/>
            <w:gridSpan w:val="3"/>
            <w:tcPrChange w:id="207" w:author="Author" w:date="">
              <w:tcPr>
                <w:tcW w:w="1152" w:type="dxa"/>
                <w:gridSpan w:val="3"/>
              </w:tcPr>
            </w:tcPrChange>
          </w:tcPr>
          <w:p w14:paraId="56F7186C">
            <w:pPr>
              <w:spacing w:before="120" w:after="120"/>
              <w:rPr>
                <w:rFonts w:ascii="Times New Roman" w:hAnsi="Times New Roman" w:cs="Times New Roman"/>
                <w:b/>
                <w:bCs/>
              </w:rPr>
            </w:pPr>
            <w:r>
              <w:rPr>
                <w:rFonts w:ascii="Times New Roman" w:hAnsi="Times New Roman" w:cs="Times New Roman"/>
                <w:b/>
                <w:bCs/>
              </w:rPr>
              <w:t>22.1</w:t>
            </w:r>
          </w:p>
        </w:tc>
        <w:tc>
          <w:tcPr>
            <w:tcW w:w="8466" w:type="dxa"/>
            <w:gridSpan w:val="4"/>
            <w:tcPrChange w:id="208" w:author="Author" w:date="">
              <w:tcPr>
                <w:tcW w:w="8289" w:type="dxa"/>
                <w:gridSpan w:val="4"/>
              </w:tcPr>
            </w:tcPrChange>
          </w:tcPr>
          <w:p w14:paraId="6070CA4A">
            <w:pPr>
              <w:tabs>
                <w:tab w:val="right" w:pos="7218"/>
              </w:tabs>
              <w:spacing w:before="120" w:after="120"/>
              <w:ind w:right="108"/>
              <w:jc w:val="both"/>
              <w:rPr>
                <w:rFonts w:ascii="Times New Roman" w:hAnsi="Times New Roman" w:cs="Times New Roman"/>
                <w:iCs/>
                <w:lang w:val="en-GB"/>
              </w:rPr>
            </w:pPr>
            <w:r>
              <w:rPr>
                <w:rFonts w:ascii="Times New Roman" w:hAnsi="Times New Roman" w:cs="Times New Roman"/>
                <w:lang w:val="en-GB"/>
              </w:rPr>
              <w:t>Proposals must be submitted no later than:</w:t>
            </w:r>
            <w:ins w:id="209" w:author="Author">
              <w:r>
                <w:rPr>
                  <w:rFonts w:ascii="Times New Roman" w:hAnsi="Times New Roman" w:cs="Times New Roman"/>
                  <w:b/>
                  <w:vertAlign w:val="superscript"/>
                </w:rPr>
                <w:t xml:space="preserve"> </w:t>
              </w:r>
            </w:ins>
            <w:ins w:id="210" w:author="Author">
              <w:r>
                <w:rPr>
                  <w:rFonts w:ascii="Times New Roman" w:hAnsi="Times New Roman" w:cs="Times New Roman"/>
                  <w:highlight w:val="yellow"/>
                  <w:lang w:val="en-GB"/>
                </w:rPr>
                <w:t>17</w:t>
              </w:r>
            </w:ins>
            <w:ins w:id="211" w:author="Author">
              <w:del w:id="212" w:author="Author">
                <w:r>
                  <w:rPr>
                    <w:rFonts w:ascii="Times New Roman" w:hAnsi="Times New Roman" w:cs="Times New Roman"/>
                    <w:highlight w:val="yellow"/>
                    <w:lang w:val="en-GB"/>
                  </w:rPr>
                  <w:delText>50</w:delText>
                </w:r>
              </w:del>
            </w:ins>
            <w:ins w:id="213" w:author="Author">
              <w:del w:id="214" w:author="Author">
                <w:r>
                  <w:rPr>
                    <w:rFonts w:ascii="Times New Roman" w:hAnsi="Times New Roman" w:cs="Times New Roman"/>
                    <w:highlight w:val="yellow"/>
                    <w:lang w:val="en-GB"/>
                    <w:rPrChange w:id="215" w:author="Author" w:date="">
                      <w:rPr>
                        <w:rFonts w:ascii="Times New Roman" w:hAnsi="Times New Roman" w:cs="Times New Roman"/>
                        <w:lang w:val="en-GB"/>
                      </w:rPr>
                    </w:rPrChange>
                  </w:rPr>
                  <w:delText>8</w:delText>
                </w:r>
              </w:del>
            </w:ins>
            <w:ins w:id="216" w:author="Author">
              <w:r>
                <w:rPr>
                  <w:rFonts w:ascii="Times New Roman" w:hAnsi="Times New Roman" w:cs="Times New Roman"/>
                  <w:highlight w:val="yellow"/>
                  <w:vertAlign w:val="superscript"/>
                  <w:lang w:val="en-GB"/>
                  <w:rPrChange w:id="217" w:author="Author" w:date="">
                    <w:rPr>
                      <w:rFonts w:ascii="Times New Roman" w:hAnsi="Times New Roman" w:cs="Times New Roman"/>
                      <w:lang w:val="en-GB"/>
                    </w:rPr>
                  </w:rPrChange>
                </w:rPr>
                <w:t>TH</w:t>
              </w:r>
            </w:ins>
            <w:ins w:id="218" w:author="Author">
              <w:r>
                <w:rPr>
                  <w:rFonts w:ascii="Times New Roman" w:hAnsi="Times New Roman" w:cs="Times New Roman"/>
                  <w:highlight w:val="yellow"/>
                  <w:lang w:val="en-GB"/>
                  <w:rPrChange w:id="219" w:author="Author" w:date="">
                    <w:rPr>
                      <w:rFonts w:ascii="Times New Roman" w:hAnsi="Times New Roman" w:cs="Times New Roman"/>
                      <w:lang w:val="en-GB"/>
                    </w:rPr>
                  </w:rPrChange>
                </w:rPr>
                <w:t xml:space="preserve"> </w:t>
              </w:r>
            </w:ins>
            <w:del w:id="220" w:author="Author">
              <w:r>
                <w:rPr>
                  <w:rFonts w:ascii="Times New Roman" w:hAnsi="Times New Roman" w:cs="Times New Roman"/>
                  <w:highlight w:val="yellow"/>
                  <w:lang w:val="en-GB"/>
                  <w:rPrChange w:id="221" w:author="Author" w:date="">
                    <w:rPr>
                      <w:rFonts w:ascii="Times New Roman" w:hAnsi="Times New Roman" w:cs="Times New Roman"/>
                      <w:lang w:val="en-GB"/>
                    </w:rPr>
                  </w:rPrChange>
                </w:rPr>
                <w:delText xml:space="preserve"> </w:delText>
              </w:r>
            </w:del>
            <w:ins w:id="222" w:author="Author">
              <w:del w:id="223" w:author="Author">
                <w:r>
                  <w:rPr>
                    <w:rFonts w:ascii="Times New Roman" w:hAnsi="Times New Roman" w:cs="Times New Roman"/>
                    <w:b/>
                    <w:highlight w:val="yellow"/>
                  </w:rPr>
                  <w:delText>23</w:delText>
                </w:r>
              </w:del>
            </w:ins>
            <w:ins w:id="224" w:author="Author">
              <w:del w:id="225" w:author="Author">
                <w:r>
                  <w:rPr>
                    <w:rFonts w:ascii="Times New Roman" w:hAnsi="Times New Roman" w:cs="Times New Roman"/>
                    <w:b/>
                    <w:highlight w:val="yellow"/>
                    <w:vertAlign w:val="superscript"/>
                  </w:rPr>
                  <w:delText>rd</w:delText>
                </w:r>
              </w:del>
            </w:ins>
            <w:ins w:id="226" w:author="Author">
              <w:del w:id="227" w:author="Author">
                <w:r>
                  <w:rPr>
                    <w:rFonts w:ascii="Times New Roman" w:hAnsi="Times New Roman" w:cs="Times New Roman"/>
                    <w:b/>
                    <w:highlight w:val="yellow"/>
                  </w:rPr>
                  <w:delText xml:space="preserve"> </w:delText>
                </w:r>
              </w:del>
            </w:ins>
            <w:ins w:id="228" w:author="Author">
              <w:r>
                <w:rPr>
                  <w:rFonts w:ascii="Times New Roman" w:hAnsi="Times New Roman" w:cs="Times New Roman"/>
                  <w:b/>
                  <w:highlight w:val="yellow"/>
                </w:rPr>
                <w:t>March</w:t>
              </w:r>
            </w:ins>
            <w:ins w:id="229" w:author="Author">
              <w:del w:id="230" w:author="Author">
                <w:r>
                  <w:rPr>
                    <w:rFonts w:ascii="Times New Roman" w:hAnsi="Times New Roman" w:cs="Times New Roman"/>
                    <w:b/>
                    <w:highlight w:val="yellow"/>
                  </w:rPr>
                  <w:delText>yAugust</w:delText>
                </w:r>
              </w:del>
            </w:ins>
            <w:ins w:id="231" w:author="Author">
              <w:r>
                <w:rPr>
                  <w:rFonts w:ascii="Times New Roman" w:hAnsi="Times New Roman" w:cs="Times New Roman"/>
                  <w:b/>
                  <w:highlight w:val="yellow"/>
                </w:rPr>
                <w:t xml:space="preserve"> 2026</w:t>
              </w:r>
            </w:ins>
            <w:ins w:id="232" w:author="Author">
              <w:del w:id="233" w:author="Author">
                <w:r>
                  <w:rPr>
                    <w:rFonts w:ascii="Times New Roman" w:hAnsi="Times New Roman" w:cs="Times New Roman"/>
                    <w:b/>
                    <w:highlight w:val="yellow"/>
                  </w:rPr>
                  <w:delText>32</w:delText>
                </w:r>
              </w:del>
            </w:ins>
            <w:ins w:id="234" w:author="Author">
              <w:r>
                <w:rPr>
                  <w:rFonts w:ascii="Times New Roman" w:hAnsi="Times New Roman" w:cs="Times New Roman"/>
                  <w:b/>
                  <w:highlight w:val="yellow"/>
                </w:rPr>
                <w:t xml:space="preserve"> </w:t>
              </w:r>
            </w:ins>
            <w:del w:id="235" w:author="Author">
              <w:r>
                <w:rPr>
                  <w:rFonts w:ascii="Times New Roman" w:hAnsi="Times New Roman" w:cs="Times New Roman"/>
                  <w:b/>
                  <w:highlight w:val="yellow"/>
                  <w:lang w:val="en-GB"/>
                </w:rPr>
                <w:delText>2</w:delText>
              </w:r>
            </w:del>
            <w:ins w:id="236" w:author="Author">
              <w:del w:id="237" w:author="Author">
                <w:r>
                  <w:rPr>
                    <w:rFonts w:ascii="Times New Roman" w:hAnsi="Times New Roman" w:cs="Times New Roman"/>
                    <w:b/>
                    <w:highlight w:val="yellow"/>
                    <w:lang w:val="en-GB"/>
                  </w:rPr>
                  <w:delText>1</w:delText>
                </w:r>
              </w:del>
            </w:ins>
            <w:ins w:id="238" w:author="Author">
              <w:del w:id="239" w:author="Author">
                <w:r>
                  <w:rPr>
                    <w:rFonts w:ascii="Times New Roman" w:hAnsi="Times New Roman" w:cs="Times New Roman"/>
                    <w:b/>
                    <w:highlight w:val="yellow"/>
                    <w:vertAlign w:val="superscript"/>
                    <w:lang w:val="en-GB"/>
                  </w:rPr>
                  <w:delText>st</w:delText>
                </w:r>
              </w:del>
            </w:ins>
            <w:ins w:id="240" w:author="Author">
              <w:del w:id="241" w:author="Author">
                <w:r>
                  <w:rPr>
                    <w:rFonts w:ascii="Times New Roman" w:hAnsi="Times New Roman" w:cs="Times New Roman"/>
                    <w:b/>
                    <w:highlight w:val="yellow"/>
                    <w:lang w:val="en-GB"/>
                  </w:rPr>
                  <w:delText>0</w:delText>
                </w:r>
              </w:del>
            </w:ins>
            <w:ins w:id="242" w:author="Author">
              <w:del w:id="243" w:author="Author">
                <w:r>
                  <w:rPr>
                    <w:rFonts w:ascii="Times New Roman" w:hAnsi="Times New Roman" w:cs="Times New Roman"/>
                    <w:b/>
                    <w:highlight w:val="yellow"/>
                    <w:vertAlign w:val="superscript"/>
                    <w:lang w:val="en-GB"/>
                    <w:rPrChange w:id="244" w:author="Author" w:date="">
                      <w:rPr>
                        <w:rFonts w:ascii="Times New Roman" w:hAnsi="Times New Roman" w:cs="Times New Roman"/>
                        <w:b/>
                        <w:highlight w:val="yellow"/>
                        <w:lang w:val="en-GB"/>
                      </w:rPr>
                    </w:rPrChange>
                  </w:rPr>
                  <w:delText>th</w:delText>
                </w:r>
              </w:del>
            </w:ins>
            <w:ins w:id="245" w:author="Author">
              <w:del w:id="246" w:author="Author">
                <w:r>
                  <w:rPr>
                    <w:rFonts w:ascii="Times New Roman" w:hAnsi="Times New Roman" w:cs="Times New Roman"/>
                    <w:b/>
                    <w:highlight w:val="yellow"/>
                    <w:lang w:val="en-GB"/>
                  </w:rPr>
                  <w:delText xml:space="preserve"> </w:delText>
                </w:r>
              </w:del>
            </w:ins>
            <w:del w:id="247" w:author="Author">
              <w:r>
                <w:rPr>
                  <w:rFonts w:ascii="Times New Roman" w:hAnsi="Times New Roman" w:cs="Times New Roman"/>
                  <w:b/>
                  <w:highlight w:val="yellow"/>
                  <w:lang w:val="en-GB"/>
                </w:rPr>
                <w:delText>1</w:delText>
              </w:r>
            </w:del>
            <w:ins w:id="248" w:author="Author">
              <w:del w:id="249" w:author="Author">
                <w:r>
                  <w:rPr>
                    <w:rFonts w:ascii="Times New Roman" w:hAnsi="Times New Roman" w:cs="Times New Roman"/>
                    <w:b/>
                    <w:highlight w:val="yellow"/>
                    <w:vertAlign w:val="superscript"/>
                    <w:lang w:val="en-GB"/>
                  </w:rPr>
                  <w:delText>nd</w:delText>
                </w:r>
              </w:del>
            </w:ins>
            <w:del w:id="250" w:author="Author">
              <w:r>
                <w:rPr>
                  <w:rFonts w:ascii="Times New Roman" w:hAnsi="Times New Roman" w:cs="Times New Roman"/>
                  <w:b/>
                  <w:highlight w:val="yellow"/>
                  <w:vertAlign w:val="superscript"/>
                  <w:lang w:val="en-GB"/>
                </w:rPr>
                <w:delText>st</w:delText>
              </w:r>
            </w:del>
            <w:del w:id="251" w:author="Author">
              <w:r>
                <w:rPr>
                  <w:rFonts w:ascii="Times New Roman" w:hAnsi="Times New Roman" w:cs="Times New Roman"/>
                  <w:b/>
                  <w:highlight w:val="yellow"/>
                  <w:lang w:val="en-GB"/>
                </w:rPr>
                <w:delText xml:space="preserve"> </w:delText>
              </w:r>
            </w:del>
            <w:ins w:id="252" w:author="Author">
              <w:del w:id="253" w:author="Author">
                <w:r>
                  <w:rPr>
                    <w:rFonts w:ascii="Times New Roman" w:hAnsi="Times New Roman" w:cs="Times New Roman"/>
                    <w:b/>
                    <w:highlight w:val="yellow"/>
                    <w:lang w:val="en-GB"/>
                  </w:rPr>
                  <w:delText>JuneMaySeptember</w:delText>
                </w:r>
              </w:del>
            </w:ins>
            <w:del w:id="254" w:author="Author">
              <w:r>
                <w:rPr>
                  <w:rFonts w:ascii="Times New Roman" w:hAnsi="Times New Roman" w:cs="Times New Roman"/>
                  <w:b/>
                  <w:highlight w:val="yellow"/>
                  <w:lang w:val="en-GB"/>
                </w:rPr>
                <w:delText xml:space="preserve">June </w:delText>
              </w:r>
            </w:del>
            <w:del w:id="255" w:author="Author">
              <w:r>
                <w:rPr>
                  <w:rFonts w:ascii="Times New Roman" w:hAnsi="Times New Roman" w:cs="Times New Roman"/>
                  <w:b/>
                  <w:bCs/>
                  <w:highlight w:val="yellow"/>
                  <w:lang w:val="en-GB"/>
                </w:rPr>
                <w:delText>20</w:delText>
              </w:r>
            </w:del>
            <w:ins w:id="256" w:author="Author">
              <w:del w:id="257" w:author="Author">
                <w:r>
                  <w:rPr>
                    <w:rFonts w:ascii="Times New Roman" w:hAnsi="Times New Roman" w:cs="Times New Roman"/>
                    <w:b/>
                    <w:bCs/>
                    <w:highlight w:val="yellow"/>
                    <w:lang w:val="en-GB"/>
                  </w:rPr>
                  <w:delText>221</w:delText>
                </w:r>
              </w:del>
            </w:ins>
            <w:del w:id="258" w:author="Author">
              <w:r>
                <w:rPr>
                  <w:rFonts w:ascii="Times New Roman" w:hAnsi="Times New Roman" w:cs="Times New Roman"/>
                  <w:b/>
                  <w:bCs/>
                  <w:highlight w:val="yellow"/>
                  <w:lang w:val="en-GB"/>
                </w:rPr>
                <w:delText xml:space="preserve">19 </w:delText>
              </w:r>
            </w:del>
            <w:r>
              <w:rPr>
                <w:rFonts w:ascii="Times New Roman" w:hAnsi="Times New Roman" w:cs="Times New Roman"/>
                <w:b/>
                <w:bCs/>
                <w:highlight w:val="yellow"/>
                <w:lang w:val="en-GB"/>
              </w:rPr>
              <w:t>by 12:00 PM</w:t>
            </w:r>
          </w:p>
        </w:tc>
      </w:tr>
      <w:tr w14:paraId="5D380E98">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259"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wBefore w:w="18" w:type="dxa"/>
          <w:trHeight w:val="432" w:hRule="atLeast"/>
          <w:trPrChange w:id="259" w:author="Author" w:date="">
            <w:trPr>
              <w:gridBefore w:val="1"/>
              <w:wBefore w:w="18" w:type="dxa"/>
              <w:trHeight w:val="432" w:hRule="atLeast"/>
            </w:trPr>
          </w:trPrChange>
        </w:trPr>
        <w:tc>
          <w:tcPr>
            <w:tcW w:w="1152" w:type="dxa"/>
            <w:gridSpan w:val="3"/>
            <w:tcPrChange w:id="260" w:author="Author" w:date="">
              <w:tcPr>
                <w:tcW w:w="1152" w:type="dxa"/>
                <w:gridSpan w:val="3"/>
              </w:tcPr>
            </w:tcPrChange>
          </w:tcPr>
          <w:p w14:paraId="34E90C58">
            <w:pPr>
              <w:spacing w:before="120" w:after="120"/>
              <w:rPr>
                <w:rFonts w:ascii="Times New Roman" w:hAnsi="Times New Roman" w:cs="Times New Roman"/>
                <w:b/>
                <w:bCs/>
              </w:rPr>
            </w:pPr>
            <w:r>
              <w:rPr>
                <w:rFonts w:ascii="Times New Roman" w:hAnsi="Times New Roman" w:cs="Times New Roman"/>
                <w:b/>
                <w:bCs/>
              </w:rPr>
              <w:t>29.1</w:t>
            </w:r>
          </w:p>
        </w:tc>
        <w:tc>
          <w:tcPr>
            <w:tcW w:w="8466" w:type="dxa"/>
            <w:gridSpan w:val="4"/>
            <w:tcPrChange w:id="261" w:author="Author" w:date="">
              <w:tcPr>
                <w:tcW w:w="8289" w:type="dxa"/>
                <w:gridSpan w:val="4"/>
              </w:tcPr>
            </w:tcPrChange>
          </w:tcPr>
          <w:p w14:paraId="6B8B61E9">
            <w:pPr>
              <w:spacing w:before="120" w:after="120"/>
              <w:jc w:val="both"/>
              <w:rPr>
                <w:rFonts w:ascii="Times New Roman" w:hAnsi="Times New Roman" w:cs="Times New Roman"/>
                <w:i/>
                <w:iCs/>
                <w:lang w:val="en-GB"/>
              </w:rPr>
            </w:pPr>
            <w:r>
              <w:rPr>
                <w:rFonts w:ascii="Times New Roman" w:hAnsi="Times New Roman" w:cs="Times New Roman"/>
                <w:lang w:val="en-GB"/>
              </w:rPr>
              <w:t>Criteria, sub criteria, and point system for the evaluation of Proposals are:</w:t>
            </w:r>
          </w:p>
        </w:tc>
      </w:tr>
      <w:tr w14:paraId="5FB242E9">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262"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gridAfter w:val="1"/>
          <w:wBefore w:w="18" w:type="dxa"/>
          <w:wAfter w:w="13" w:type="dxa"/>
          <w:trHeight w:val="282" w:hRule="atLeast"/>
          <w:trPrChange w:id="262" w:author="Author" w:date="">
            <w:trPr>
              <w:gridBefore w:val="1"/>
              <w:wBefore w:w="18" w:type="dxa"/>
              <w:wAfter w:w="177" w:type="dxa"/>
              <w:trHeight w:val="282" w:hRule="atLeast"/>
            </w:trPr>
          </w:trPrChange>
        </w:trPr>
        <w:tc>
          <w:tcPr>
            <w:tcW w:w="1152" w:type="dxa"/>
            <w:gridSpan w:val="3"/>
            <w:tcPrChange w:id="263" w:author="Author" w:date="">
              <w:tcPr>
                <w:tcW w:w="1152" w:type="dxa"/>
                <w:gridSpan w:val="3"/>
              </w:tcPr>
            </w:tcPrChange>
          </w:tcPr>
          <w:p w14:paraId="4A94CD3C">
            <w:pPr>
              <w:spacing w:before="120" w:after="120"/>
              <w:rPr>
                <w:rFonts w:ascii="Times New Roman" w:hAnsi="Times New Roman" w:cs="Times New Roman"/>
                <w:b/>
                <w:bCs/>
              </w:rPr>
            </w:pPr>
          </w:p>
        </w:tc>
        <w:tc>
          <w:tcPr>
            <w:tcW w:w="6764" w:type="dxa"/>
            <w:gridSpan w:val="2"/>
            <w:tcPrChange w:id="264" w:author="Author" w:date="">
              <w:tcPr>
                <w:tcW w:w="6600" w:type="dxa"/>
                <w:gridSpan w:val="2"/>
              </w:tcPr>
            </w:tcPrChange>
          </w:tcPr>
          <w:p w14:paraId="499265D7">
            <w:pPr>
              <w:spacing w:before="120" w:after="120"/>
              <w:jc w:val="both"/>
              <w:rPr>
                <w:rFonts w:ascii="Times New Roman" w:hAnsi="Times New Roman" w:cs="Times New Roman"/>
                <w:b/>
                <w:u w:val="single"/>
                <w:lang w:val="en-GB"/>
              </w:rPr>
            </w:pPr>
            <w:r>
              <w:rPr>
                <w:rFonts w:ascii="Times New Roman" w:hAnsi="Times New Roman" w:cs="Times New Roman"/>
                <w:b/>
                <w:u w:val="single"/>
                <w:lang w:val="en-GB"/>
              </w:rPr>
              <w:t>Criteria, sub-criteria</w:t>
            </w:r>
          </w:p>
        </w:tc>
        <w:tc>
          <w:tcPr>
            <w:tcW w:w="1689" w:type="dxa"/>
            <w:tcPrChange w:id="265" w:author="Author" w:date="">
              <w:tcPr>
                <w:tcW w:w="1689" w:type="dxa"/>
                <w:gridSpan w:val="2"/>
              </w:tcPr>
            </w:tcPrChange>
          </w:tcPr>
          <w:p w14:paraId="1059CA4A">
            <w:pPr>
              <w:tabs>
                <w:tab w:val="left" w:pos="6226"/>
              </w:tabs>
              <w:spacing w:before="120" w:after="120"/>
              <w:ind w:left="-72"/>
              <w:jc w:val="center"/>
              <w:rPr>
                <w:rFonts w:ascii="Times New Roman" w:hAnsi="Times New Roman" w:cs="Times New Roman"/>
                <w:b/>
                <w:lang w:val="en-GB"/>
              </w:rPr>
            </w:pPr>
            <w:r>
              <w:rPr>
                <w:rFonts w:ascii="Times New Roman" w:hAnsi="Times New Roman" w:cs="Times New Roman"/>
                <w:b/>
                <w:u w:val="single"/>
                <w:lang w:val="en-GB"/>
              </w:rPr>
              <w:t>Points</w:t>
            </w:r>
          </w:p>
        </w:tc>
      </w:tr>
      <w:tr w14:paraId="5AAC86F5">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266"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gridAfter w:val="1"/>
          <w:wBefore w:w="18" w:type="dxa"/>
          <w:wAfter w:w="13" w:type="dxa"/>
          <w:trPrChange w:id="266" w:author="Author" w:date="">
            <w:trPr>
              <w:gridBefore w:val="1"/>
              <w:wBefore w:w="18" w:type="dxa"/>
              <w:wAfter w:w="177" w:type="dxa"/>
            </w:trPr>
          </w:trPrChange>
        </w:trPr>
        <w:tc>
          <w:tcPr>
            <w:tcW w:w="1152" w:type="dxa"/>
            <w:gridSpan w:val="3"/>
            <w:tcPrChange w:id="267" w:author="Author" w:date="">
              <w:tcPr>
                <w:tcW w:w="1152" w:type="dxa"/>
                <w:gridSpan w:val="3"/>
              </w:tcPr>
            </w:tcPrChange>
          </w:tcPr>
          <w:p w14:paraId="54BDD02A">
            <w:pPr>
              <w:spacing w:before="120" w:after="120"/>
              <w:rPr>
                <w:rFonts w:ascii="Times New Roman" w:hAnsi="Times New Roman" w:cs="Times New Roman"/>
                <w:b/>
                <w:bCs/>
              </w:rPr>
            </w:pPr>
          </w:p>
        </w:tc>
        <w:tc>
          <w:tcPr>
            <w:tcW w:w="6764" w:type="dxa"/>
            <w:gridSpan w:val="2"/>
            <w:tcPrChange w:id="268" w:author="Author" w:date="">
              <w:tcPr>
                <w:tcW w:w="6600" w:type="dxa"/>
                <w:gridSpan w:val="2"/>
              </w:tcPr>
            </w:tcPrChange>
          </w:tcPr>
          <w:p w14:paraId="209733A0">
            <w:pPr>
              <w:widowControl w:val="0"/>
              <w:autoSpaceDE w:val="0"/>
              <w:autoSpaceDN w:val="0"/>
              <w:adjustRightInd w:val="0"/>
              <w:ind w:right="98"/>
              <w:jc w:val="both"/>
              <w:rPr>
                <w:ins w:id="269" w:author="Author" w:date=""/>
                <w:rFonts w:ascii="Times New Roman" w:hAnsi="Times New Roman" w:cs="Times New Roman"/>
                <w:highlight w:val="yellow"/>
                <w:lang w:val="en-GB"/>
              </w:rPr>
            </w:pPr>
            <w:ins w:id="270" w:author="Author">
              <w:r>
                <w:rPr>
                  <w:rFonts w:ascii="Times New Roman" w:hAnsi="Times New Roman" w:cs="Times New Roman"/>
                  <w:highlight w:val="yellow"/>
                  <w:lang w:val="en-GB"/>
                </w:rPr>
                <w:t xml:space="preserve">(i) Specific experience of the Consultant relevant to the assignment. </w:t>
              </w:r>
            </w:ins>
          </w:p>
          <w:p w14:paraId="63A445A5">
            <w:pPr>
              <w:widowControl w:val="0"/>
              <w:autoSpaceDE w:val="0"/>
              <w:autoSpaceDN w:val="0"/>
              <w:adjustRightInd w:val="0"/>
              <w:ind w:right="98"/>
              <w:jc w:val="both"/>
              <w:rPr>
                <w:ins w:id="271" w:author="Author" w:date=""/>
                <w:rFonts w:ascii="Times New Roman" w:hAnsi="Times New Roman" w:cs="Times New Roman"/>
                <w:bCs/>
                <w:highlight w:val="yellow"/>
              </w:rPr>
            </w:pPr>
            <w:ins w:id="272" w:author="Author">
              <w:r>
                <w:rPr>
                  <w:rFonts w:ascii="Times New Roman" w:hAnsi="Times New Roman" w:cs="Times New Roman"/>
                  <w:bCs/>
                  <w:highlight w:val="yellow"/>
                </w:rPr>
                <w:t xml:space="preserve"> </w:t>
              </w:r>
            </w:ins>
          </w:p>
          <w:p w14:paraId="3DA3BA3B">
            <w:pPr>
              <w:widowControl w:val="0"/>
              <w:autoSpaceDE w:val="0"/>
              <w:autoSpaceDN w:val="0"/>
              <w:adjustRightInd w:val="0"/>
              <w:ind w:right="98"/>
              <w:jc w:val="both"/>
              <w:rPr>
                <w:ins w:id="273" w:author="Author" w:date=""/>
                <w:rFonts w:ascii="Times New Roman" w:hAnsi="Times New Roman" w:cs="Times New Roman"/>
                <w:bCs/>
                <w:highlight w:val="yellow"/>
              </w:rPr>
            </w:pPr>
            <w:ins w:id="274" w:author="Author">
              <w:r>
                <w:rPr>
                  <w:rFonts w:ascii="Times New Roman" w:hAnsi="Times New Roman" w:cs="Times New Roman"/>
                  <w:bCs/>
                  <w:highlight w:val="yellow"/>
                </w:rPr>
                <w:t>The proposal must provide documented evidence of the consultant’s experience in deploying and integrating automated Internal Audit Management Systems or comparable enterprise platforms. This should include at least three verifiable projects of similar scale within the last ten years, specifically highlighting implementations in large-scale environments or public sector organizations with centralized IT infrastructures.</w:t>
              </w:r>
            </w:ins>
          </w:p>
          <w:p w14:paraId="6389F2D0">
            <w:pPr>
              <w:widowControl w:val="0"/>
              <w:autoSpaceDE w:val="0"/>
              <w:autoSpaceDN w:val="0"/>
              <w:adjustRightInd w:val="0"/>
              <w:ind w:right="98"/>
              <w:jc w:val="both"/>
              <w:rPr>
                <w:ins w:id="275" w:author="Author" w:date=""/>
                <w:rFonts w:ascii="Times New Roman" w:hAnsi="Times New Roman" w:cs="Times New Roman"/>
                <w:bCs/>
                <w:highlight w:val="yellow"/>
              </w:rPr>
            </w:pPr>
          </w:p>
          <w:p w14:paraId="4D2C2BF8">
            <w:pPr>
              <w:widowControl w:val="0"/>
              <w:autoSpaceDE w:val="0"/>
              <w:autoSpaceDN w:val="0"/>
              <w:adjustRightInd w:val="0"/>
              <w:ind w:right="98"/>
              <w:jc w:val="both"/>
              <w:rPr>
                <w:ins w:id="276" w:author="Author" w:date=""/>
                <w:rFonts w:ascii="Times New Roman" w:hAnsi="Times New Roman" w:cs="Times New Roman"/>
                <w:bCs/>
                <w:highlight w:val="yellow"/>
              </w:rPr>
            </w:pPr>
            <w:ins w:id="277" w:author="Author">
              <w:r>
                <w:rPr>
                  <w:rFonts w:ascii="Times New Roman" w:hAnsi="Times New Roman" w:cs="Times New Roman"/>
                  <w:bCs/>
                  <w:highlight w:val="yellow"/>
                </w:rPr>
                <w:t>The consultant must demonstrate a proven track</w:t>
              </w:r>
            </w:ins>
            <w:ins w:id="278" w:author="Author">
              <w:del w:id="279" w:author="Author">
                <w:r>
                  <w:rPr>
                    <w:rFonts w:ascii="Times New Roman" w:hAnsi="Times New Roman" w:cs="Times New Roman"/>
                    <w:bCs/>
                    <w:highlight w:val="yellow"/>
                  </w:rPr>
                  <w:delText xml:space="preserve"> track</w:delText>
                </w:r>
              </w:del>
            </w:ins>
            <w:ins w:id="280" w:author="Author">
              <w:r>
                <w:rPr>
                  <w:rFonts w:ascii="Times New Roman" w:hAnsi="Times New Roman" w:cs="Times New Roman"/>
                  <w:bCs/>
                  <w:highlight w:val="yellow"/>
                </w:rPr>
                <w:t xml:space="preserve"> record of system interoperability, specifically executing an API integration strategy (utilizing RESTful architecture) to connect audit systems with existing ERP or HR platforms. Evidence of implementing secure identity management solutions, such as Single Sign-On (SSO) via Active Directory or SAML in previous client environments, is also advantageous</w:t>
              </w:r>
            </w:ins>
            <w:ins w:id="281" w:author="Author">
              <w:del w:id="282" w:author="Author">
                <w:r>
                  <w:rPr>
                    <w:rFonts w:ascii="Times New Roman" w:hAnsi="Times New Roman" w:cs="Times New Roman"/>
                    <w:bCs/>
                    <w:highlight w:val="yellow"/>
                  </w:rPr>
                  <w:delText>required</w:delText>
                </w:r>
              </w:del>
            </w:ins>
            <w:ins w:id="283" w:author="Author">
              <w:r>
                <w:rPr>
                  <w:rFonts w:ascii="Times New Roman" w:hAnsi="Times New Roman" w:cs="Times New Roman"/>
                  <w:bCs/>
                  <w:highlight w:val="yellow"/>
                </w:rPr>
                <w:t>.</w:t>
              </w:r>
            </w:ins>
          </w:p>
          <w:p w14:paraId="35AE9470">
            <w:pPr>
              <w:widowControl w:val="0"/>
              <w:autoSpaceDE w:val="0"/>
              <w:autoSpaceDN w:val="0"/>
              <w:adjustRightInd w:val="0"/>
              <w:ind w:right="98"/>
              <w:jc w:val="both"/>
              <w:rPr>
                <w:ins w:id="284" w:author="Author" w:date=""/>
                <w:rFonts w:ascii="Times New Roman" w:hAnsi="Times New Roman" w:cs="Times New Roman"/>
                <w:bCs/>
                <w:highlight w:val="yellow"/>
              </w:rPr>
            </w:pPr>
          </w:p>
          <w:p w14:paraId="282BFA54">
            <w:pPr>
              <w:widowControl w:val="0"/>
              <w:autoSpaceDE w:val="0"/>
              <w:autoSpaceDN w:val="0"/>
              <w:adjustRightInd w:val="0"/>
              <w:ind w:right="98"/>
              <w:jc w:val="both"/>
              <w:rPr>
                <w:ins w:id="285" w:author="Author" w:date=""/>
                <w:rFonts w:ascii="Times New Roman" w:hAnsi="Times New Roman" w:cs="Times New Roman"/>
                <w:bCs/>
                <w:highlight w:val="yellow"/>
              </w:rPr>
            </w:pPr>
            <w:ins w:id="286" w:author="Author">
              <w:r>
                <w:rPr>
                  <w:rFonts w:ascii="Times New Roman" w:hAnsi="Times New Roman" w:cs="Times New Roman"/>
                  <w:bCs/>
                  <w:highlight w:val="yellow"/>
                </w:rPr>
                <w:t>Finally, the firm must showcase expertise in complex data migration and technical security compliance. This includes the successful transition of legacy audit records into structured databases while maintaining data integrity through encryption and role-based access control (RBAC) in alignment with data protection regulations.</w:t>
              </w:r>
            </w:ins>
          </w:p>
          <w:p w14:paraId="70A74103">
            <w:pPr>
              <w:rPr>
                <w:rFonts w:ascii="Times New Roman" w:hAnsi="Times New Roman" w:cs="Times New Roman"/>
              </w:rPr>
            </w:pPr>
          </w:p>
        </w:tc>
        <w:tc>
          <w:tcPr>
            <w:tcW w:w="1689" w:type="dxa"/>
            <w:tcPrChange w:id="287" w:author="Author" w:date="">
              <w:tcPr>
                <w:tcW w:w="1689" w:type="dxa"/>
                <w:gridSpan w:val="2"/>
              </w:tcPr>
            </w:tcPrChange>
          </w:tcPr>
          <w:p w14:paraId="5B760BB8">
            <w:pPr>
              <w:tabs>
                <w:tab w:val="right" w:pos="6766"/>
              </w:tabs>
              <w:spacing w:before="120" w:after="120"/>
              <w:jc w:val="center"/>
              <w:rPr>
                <w:rFonts w:ascii="Times New Roman" w:hAnsi="Times New Roman" w:cs="Times New Roman"/>
                <w:lang w:val="en-GB"/>
              </w:rPr>
            </w:pPr>
            <w:r>
              <w:rPr>
                <w:rFonts w:ascii="Times New Roman" w:hAnsi="Times New Roman" w:cs="Times New Roman"/>
                <w:lang w:val="en-GB"/>
              </w:rPr>
              <w:t>[</w:t>
            </w:r>
            <w:del w:id="288" w:author="Author">
              <w:r>
                <w:rPr>
                  <w:rFonts w:ascii="Times New Roman" w:hAnsi="Times New Roman" w:cs="Times New Roman"/>
                  <w:i/>
                  <w:lang w:val="en-GB"/>
                </w:rPr>
                <w:delText>2</w:delText>
              </w:r>
            </w:del>
            <w:del w:id="289" w:author="Author">
              <w:r>
                <w:rPr>
                  <w:rFonts w:ascii="Times New Roman" w:hAnsi="Times New Roman" w:cs="Times New Roman"/>
                  <w:b/>
                  <w:i/>
                  <w:lang w:val="en-GB"/>
                </w:rPr>
                <w:delText>0</w:delText>
              </w:r>
            </w:del>
            <w:ins w:id="290" w:author="Author">
              <w:r>
                <w:rPr>
                  <w:rFonts w:ascii="Times New Roman" w:hAnsi="Times New Roman" w:cs="Times New Roman"/>
                  <w:i/>
                  <w:lang w:val="en-GB"/>
                </w:rPr>
                <w:t>2</w:t>
              </w:r>
            </w:ins>
            <w:ins w:id="291" w:author="Author">
              <w:r>
                <w:rPr>
                  <w:rFonts w:ascii="Times New Roman" w:hAnsi="Times New Roman" w:cs="Times New Roman"/>
                  <w:b/>
                  <w:i/>
                  <w:lang w:val="en-GB"/>
                </w:rPr>
                <w:t>5</w:t>
              </w:r>
            </w:ins>
            <w:r>
              <w:rPr>
                <w:rFonts w:ascii="Times New Roman" w:hAnsi="Times New Roman" w:cs="Times New Roman"/>
                <w:lang w:val="en-GB"/>
              </w:rPr>
              <w:t>]</w:t>
            </w:r>
          </w:p>
        </w:tc>
      </w:tr>
      <w:tr w14:paraId="287DDBE3">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292"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gridAfter w:val="1"/>
          <w:wBefore w:w="18" w:type="dxa"/>
          <w:wAfter w:w="13" w:type="dxa"/>
          <w:trPrChange w:id="292" w:author="Author" w:date="">
            <w:trPr>
              <w:gridBefore w:val="1"/>
              <w:wBefore w:w="18" w:type="dxa"/>
              <w:wAfter w:w="177" w:type="dxa"/>
            </w:trPr>
          </w:trPrChange>
        </w:trPr>
        <w:tc>
          <w:tcPr>
            <w:tcW w:w="1152" w:type="dxa"/>
            <w:gridSpan w:val="3"/>
            <w:tcPrChange w:id="293" w:author="Author" w:date="">
              <w:tcPr>
                <w:tcW w:w="1152" w:type="dxa"/>
                <w:gridSpan w:val="3"/>
              </w:tcPr>
            </w:tcPrChange>
          </w:tcPr>
          <w:p w14:paraId="27C23B2C">
            <w:pPr>
              <w:spacing w:before="120" w:after="120"/>
              <w:rPr>
                <w:rFonts w:ascii="Times New Roman" w:hAnsi="Times New Roman" w:cs="Times New Roman"/>
                <w:b/>
                <w:bCs/>
              </w:rPr>
            </w:pPr>
          </w:p>
        </w:tc>
        <w:tc>
          <w:tcPr>
            <w:tcW w:w="6764" w:type="dxa"/>
            <w:gridSpan w:val="2"/>
            <w:tcPrChange w:id="294" w:author="Author" w:date="">
              <w:tcPr>
                <w:tcW w:w="6600" w:type="dxa"/>
                <w:gridSpan w:val="2"/>
              </w:tcPr>
            </w:tcPrChange>
          </w:tcPr>
          <w:p w14:paraId="6164DC7A">
            <w:pPr>
              <w:rPr>
                <w:rFonts w:ascii="Times New Roman" w:hAnsi="Times New Roman" w:cs="Times New Roman"/>
                <w:highlight w:val="yellow"/>
                <w:lang w:val="en-GB"/>
              </w:rPr>
            </w:pPr>
            <w:r>
              <w:rPr>
                <w:rFonts w:ascii="Times New Roman" w:hAnsi="Times New Roman" w:cs="Times New Roman"/>
                <w:highlight w:val="yellow"/>
                <w:lang w:val="en-GB"/>
              </w:rPr>
              <w:t>(ii)</w:t>
            </w:r>
            <w:ins w:id="295" w:author="Author">
              <w:r>
                <w:rPr>
                  <w:rFonts w:eastAsia="Times New Roman" w:cs="Times New Roman" w:asciiTheme="minorHAnsi" w:hAnsiTheme="minorHAnsi"/>
                  <w:spacing w:val="-5"/>
                  <w:sz w:val="24"/>
                  <w:szCs w:val="24"/>
                  <w:lang w:val="en-GB"/>
                </w:rPr>
                <w:t xml:space="preserve"> </w:t>
              </w:r>
            </w:ins>
            <w:ins w:id="296" w:author="Author">
              <w:r>
                <w:rPr>
                  <w:rFonts w:ascii="Times New Roman" w:hAnsi="Times New Roman" w:cs="Times New Roman"/>
                  <w:lang w:val="en-GB"/>
                </w:rPr>
                <w:t>Company must propose a clear and concise methodology and work plan for the project.</w:t>
              </w:r>
            </w:ins>
          </w:p>
        </w:tc>
        <w:tc>
          <w:tcPr>
            <w:tcW w:w="1689" w:type="dxa"/>
            <w:tcPrChange w:id="297" w:author="Author" w:date="">
              <w:tcPr>
                <w:tcW w:w="1689" w:type="dxa"/>
                <w:gridSpan w:val="2"/>
              </w:tcPr>
            </w:tcPrChange>
          </w:tcPr>
          <w:p w14:paraId="756B17D2">
            <w:pPr>
              <w:tabs>
                <w:tab w:val="right" w:pos="6766"/>
              </w:tabs>
              <w:spacing w:before="120" w:after="120"/>
              <w:jc w:val="center"/>
              <w:rPr>
                <w:rFonts w:ascii="Times New Roman" w:hAnsi="Times New Roman" w:cs="Times New Roman"/>
                <w:b/>
                <w:lang w:val="en-GB"/>
              </w:rPr>
            </w:pPr>
            <w:r>
              <w:rPr>
                <w:rFonts w:ascii="Times New Roman" w:hAnsi="Times New Roman" w:cs="Times New Roman"/>
                <w:b/>
                <w:lang w:val="en-GB"/>
              </w:rPr>
              <w:t>[10]</w:t>
            </w:r>
          </w:p>
        </w:tc>
      </w:tr>
      <w:tr w14:paraId="3795F3D6">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298"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gridAfter w:val="1"/>
          <w:wBefore w:w="18" w:type="dxa"/>
          <w:wAfter w:w="13" w:type="dxa"/>
          <w:trPrChange w:id="298" w:author="Author" w:date="">
            <w:trPr>
              <w:gridBefore w:val="1"/>
              <w:wBefore w:w="18" w:type="dxa"/>
              <w:wAfter w:w="177" w:type="dxa"/>
            </w:trPr>
          </w:trPrChange>
        </w:trPr>
        <w:tc>
          <w:tcPr>
            <w:tcW w:w="1152" w:type="dxa"/>
            <w:gridSpan w:val="3"/>
            <w:tcPrChange w:id="299" w:author="Author" w:date="">
              <w:tcPr>
                <w:tcW w:w="1152" w:type="dxa"/>
                <w:gridSpan w:val="3"/>
              </w:tcPr>
            </w:tcPrChange>
          </w:tcPr>
          <w:p w14:paraId="7F694C08">
            <w:pPr>
              <w:spacing w:before="120" w:after="120"/>
              <w:rPr>
                <w:rFonts w:ascii="Times New Roman" w:hAnsi="Times New Roman" w:cs="Times New Roman"/>
                <w:b/>
                <w:bCs/>
              </w:rPr>
            </w:pPr>
          </w:p>
        </w:tc>
        <w:tc>
          <w:tcPr>
            <w:tcW w:w="6764" w:type="dxa"/>
            <w:gridSpan w:val="2"/>
            <w:tcPrChange w:id="300" w:author="Author" w:date="">
              <w:tcPr>
                <w:tcW w:w="6600" w:type="dxa"/>
                <w:gridSpan w:val="2"/>
              </w:tcPr>
            </w:tcPrChange>
          </w:tcPr>
          <w:p w14:paraId="0596D46F">
            <w:pPr>
              <w:tabs>
                <w:tab w:val="right" w:pos="7218"/>
              </w:tabs>
              <w:spacing w:before="120" w:after="120"/>
              <w:ind w:left="466" w:hanging="466"/>
              <w:jc w:val="both"/>
              <w:rPr>
                <w:rFonts w:ascii="Times New Roman" w:hAnsi="Times New Roman" w:cs="Times New Roman"/>
                <w:highlight w:val="yellow"/>
                <w:lang w:val="en-GB"/>
              </w:rPr>
            </w:pPr>
            <w:r>
              <w:rPr>
                <w:rFonts w:ascii="Times New Roman" w:hAnsi="Times New Roman" w:cs="Times New Roman"/>
                <w:highlight w:val="yellow"/>
                <w:lang w:val="en-GB"/>
              </w:rPr>
              <w:t>(iii)</w:t>
            </w:r>
            <w:r>
              <w:rPr>
                <w:rFonts w:ascii="Times New Roman" w:hAnsi="Times New Roman" w:cs="Times New Roman"/>
                <w:highlight w:val="yellow"/>
                <w:lang w:val="en-GB"/>
              </w:rPr>
              <w:tab/>
            </w:r>
            <w:r>
              <w:rPr>
                <w:rFonts w:ascii="Times New Roman" w:hAnsi="Times New Roman" w:cs="Times New Roman"/>
                <w:highlight w:val="yellow"/>
                <w:lang w:val="en-GB"/>
              </w:rPr>
              <w:t>Adequacy of the proposed methodology and work plan in responding to the Terms of Reference.</w:t>
            </w:r>
          </w:p>
        </w:tc>
        <w:tc>
          <w:tcPr>
            <w:tcW w:w="1689" w:type="dxa"/>
            <w:tcPrChange w:id="301" w:author="Author" w:date="">
              <w:tcPr>
                <w:tcW w:w="1689" w:type="dxa"/>
                <w:gridSpan w:val="2"/>
              </w:tcPr>
            </w:tcPrChange>
          </w:tcPr>
          <w:p w14:paraId="06604DD1">
            <w:pPr>
              <w:tabs>
                <w:tab w:val="right" w:pos="6766"/>
              </w:tabs>
              <w:spacing w:before="120" w:after="120"/>
              <w:jc w:val="center"/>
              <w:rPr>
                <w:rFonts w:ascii="Times New Roman" w:hAnsi="Times New Roman" w:cs="Times New Roman"/>
                <w:lang w:val="en-GB"/>
              </w:rPr>
            </w:pPr>
          </w:p>
        </w:tc>
      </w:tr>
      <w:tr w14:paraId="2ABB448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302"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gridAfter w:val="1"/>
          <w:wBefore w:w="18" w:type="dxa"/>
          <w:wAfter w:w="13" w:type="dxa"/>
          <w:trPrChange w:id="302" w:author="Author" w:date="">
            <w:trPr>
              <w:gridBefore w:val="1"/>
              <w:wBefore w:w="18" w:type="dxa"/>
              <w:wAfter w:w="177" w:type="dxa"/>
            </w:trPr>
          </w:trPrChange>
        </w:trPr>
        <w:tc>
          <w:tcPr>
            <w:tcW w:w="1152" w:type="dxa"/>
            <w:gridSpan w:val="3"/>
            <w:tcPrChange w:id="303" w:author="Author" w:date="">
              <w:tcPr>
                <w:tcW w:w="1152" w:type="dxa"/>
                <w:gridSpan w:val="3"/>
              </w:tcPr>
            </w:tcPrChange>
          </w:tcPr>
          <w:p w14:paraId="0EB83954">
            <w:pPr>
              <w:spacing w:before="120" w:after="120"/>
              <w:rPr>
                <w:rFonts w:ascii="Times New Roman" w:hAnsi="Times New Roman" w:cs="Times New Roman"/>
                <w:b/>
                <w:bCs/>
              </w:rPr>
            </w:pPr>
          </w:p>
        </w:tc>
        <w:tc>
          <w:tcPr>
            <w:tcW w:w="6764" w:type="dxa"/>
            <w:gridSpan w:val="2"/>
            <w:tcPrChange w:id="304" w:author="Author" w:date="">
              <w:tcPr>
                <w:tcW w:w="6600" w:type="dxa"/>
                <w:gridSpan w:val="2"/>
              </w:tcPr>
            </w:tcPrChange>
          </w:tcPr>
          <w:p w14:paraId="4C7C0429">
            <w:pPr>
              <w:numPr>
                <w:ilvl w:val="0"/>
                <w:numId w:val="57"/>
              </w:numPr>
              <w:shd w:val="clear" w:color="auto" w:fill="FFFFFF"/>
              <w:ind w:left="0"/>
              <w:jc w:val="both"/>
              <w:textAlignment w:val="baseline"/>
              <w:rPr>
                <w:ins w:id="305" w:author="Author" w:date=""/>
                <w:rFonts w:ascii="inherit" w:hAnsi="inherit" w:eastAsia="Times New Roman" w:cs="Arial"/>
                <w:color w:val="4B5759"/>
                <w:sz w:val="23"/>
                <w:szCs w:val="23"/>
                <w:highlight w:val="yellow"/>
                <w:lang w:val="en-GB" w:eastAsia="en-GB"/>
                <w:rPrChange w:id="306" w:author="Author" w:date="">
                  <w:rPr>
                    <w:ins w:id="307" w:author="Author" w:date=""/>
                    <w:rFonts w:ascii="Times New Roman" w:hAnsi="Times New Roman" w:cs="Times New Roman"/>
                    <w:highlight w:val="yellow"/>
                    <w:lang w:val="en-GB"/>
                  </w:rPr>
                </w:rPrChange>
              </w:rPr>
            </w:pPr>
            <w:r>
              <w:rPr>
                <w:rFonts w:ascii="Times New Roman" w:hAnsi="Times New Roman" w:cs="Times New Roman"/>
                <w:b/>
                <w:bCs/>
                <w:highlight w:val="yellow"/>
                <w:lang w:val="en-GB"/>
              </w:rPr>
              <w:t>(a)</w:t>
            </w:r>
            <w:r>
              <w:rPr>
                <w:rFonts w:ascii="Times New Roman" w:hAnsi="Times New Roman" w:cs="Times New Roman"/>
                <w:b/>
                <w:bCs/>
                <w:highlight w:val="yellow"/>
                <w:lang w:val="en-GB"/>
              </w:rPr>
              <w:tab/>
            </w:r>
            <w:r>
              <w:rPr>
                <w:rFonts w:ascii="Times New Roman" w:hAnsi="Times New Roman" w:cs="Times New Roman"/>
                <w:highlight w:val="yellow"/>
                <w:lang w:val="en-GB"/>
              </w:rPr>
              <w:t>Technical approach and methodology</w:t>
            </w:r>
          </w:p>
          <w:p w14:paraId="6761AA41">
            <w:pPr>
              <w:numPr>
                <w:ilvl w:val="0"/>
                <w:numId w:val="57"/>
              </w:numPr>
              <w:shd w:val="clear" w:color="auto" w:fill="FFFFFF"/>
              <w:ind w:left="0"/>
              <w:jc w:val="both"/>
              <w:textAlignment w:val="baseline"/>
              <w:rPr>
                <w:ins w:id="308" w:author="Author" w:date=""/>
                <w:rFonts w:ascii="inherit" w:hAnsi="inherit" w:eastAsia="Times New Roman" w:cs="Arial"/>
                <w:color w:val="4B5759"/>
                <w:sz w:val="23"/>
                <w:szCs w:val="23"/>
                <w:highlight w:val="yellow"/>
                <w:lang w:val="en-GB" w:eastAsia="en-GB"/>
                <w:rPrChange w:id="309" w:author="Author" w:date="">
                  <w:rPr>
                    <w:ins w:id="310" w:author="Author" w:date=""/>
                    <w:rFonts w:ascii="Times New Roman" w:hAnsi="Times New Roman" w:cs="Times New Roman"/>
                    <w:highlight w:val="yellow"/>
                    <w:lang w:val="en-GB"/>
                  </w:rPr>
                </w:rPrChange>
              </w:rPr>
            </w:pPr>
            <w:ins w:id="311" w:author="Author">
              <w:r>
                <w:rPr>
                  <w:rFonts w:ascii="Times New Roman" w:hAnsi="Times New Roman" w:cs="Times New Roman"/>
                  <w:b w:val="0"/>
                  <w:bCs w:val="0"/>
                  <w:highlight w:val="yellow"/>
                  <w:lang w:val="en-GB"/>
                  <w:rPrChange w:id="312" w:author="Author" w:date="">
                    <w:rPr>
                      <w:rFonts w:ascii="Times New Roman" w:hAnsi="Times New Roman" w:cs="Times New Roman"/>
                      <w:b/>
                      <w:bCs/>
                      <w:highlight w:val="yellow"/>
                      <w:lang w:val="en-GB"/>
                    </w:rPr>
                  </w:rPrChange>
                </w:rPr>
                <w:t xml:space="preserve">The proposal must </w:t>
              </w:r>
            </w:ins>
            <w:ins w:id="313" w:author="Author">
              <w:r>
                <w:rPr>
                  <w:rFonts w:ascii="Times New Roman" w:hAnsi="Times New Roman" w:cs="Times New Roman"/>
                  <w:b w:val="0"/>
                  <w:bCs w:val="0"/>
                  <w:highlight w:val="yellow"/>
                  <w:lang w:val="en-GB"/>
                  <w:rPrChange w:id="314" w:author="Author" w:date="">
                    <w:rPr>
                      <w:rFonts w:ascii="Times New Roman" w:hAnsi="Times New Roman" w:cs="Times New Roman"/>
                      <w:b/>
                      <w:bCs/>
                      <w:highlight w:val="yellow"/>
                      <w:lang w:val="en-GB"/>
                    </w:rPr>
                  </w:rPrChange>
                </w:rPr>
                <w:t>include</w:t>
              </w:r>
            </w:ins>
            <w:ins w:id="315" w:author="Author">
              <w:r>
                <w:rPr>
                  <w:rFonts w:ascii="Times New Roman" w:hAnsi="Times New Roman" w:cs="Times New Roman"/>
                  <w:b w:val="0"/>
                  <w:bCs w:val="0"/>
                  <w:highlight w:val="yellow"/>
                  <w:lang w:val="en-GB"/>
                  <w:rPrChange w:id="316" w:author="Author" w:date="">
                    <w:rPr>
                      <w:rFonts w:ascii="Times New Roman" w:hAnsi="Times New Roman" w:cs="Times New Roman"/>
                      <w:b/>
                      <w:bCs/>
                      <w:highlight w:val="yellow"/>
                      <w:lang w:val="en-GB"/>
                    </w:rPr>
                  </w:rPrChange>
                </w:rPr>
                <w:t xml:space="preserve"> a detailed description of the software architecture</w:t>
              </w:r>
            </w:ins>
            <w:ins w:id="317" w:author="Author">
              <w:r>
                <w:rPr>
                  <w:rFonts w:ascii="Times New Roman" w:hAnsi="Times New Roman" w:cs="Times New Roman"/>
                  <w:b w:val="0"/>
                  <w:bCs w:val="0"/>
                  <w:highlight w:val="yellow"/>
                  <w:lang w:val="en-GB"/>
                  <w:rPrChange w:id="318" w:author="Author" w:date="">
                    <w:rPr>
                      <w:rFonts w:ascii="Times New Roman" w:hAnsi="Times New Roman" w:cs="Times New Roman"/>
                      <w:b/>
                      <w:bCs/>
                      <w:highlight w:val="yellow"/>
                      <w:lang w:val="en-GB"/>
                    </w:rPr>
                  </w:rPrChange>
                </w:rPr>
                <w:t xml:space="preserve"> and proposed model for </w:t>
              </w:r>
            </w:ins>
            <w:ins w:id="319" w:author="Author">
              <w:r>
                <w:rPr>
                  <w:rFonts w:ascii="Times New Roman" w:hAnsi="Times New Roman" w:cs="Times New Roman"/>
                  <w:b w:val="0"/>
                  <w:bCs w:val="0"/>
                  <w:highlight w:val="yellow"/>
                  <w:lang w:val="en-GB"/>
                  <w:rPrChange w:id="320" w:author="Author" w:date="">
                    <w:rPr>
                      <w:rFonts w:ascii="Times New Roman" w:hAnsi="Times New Roman" w:cs="Times New Roman"/>
                      <w:b/>
                      <w:bCs/>
                      <w:highlight w:val="yellow"/>
                      <w:lang w:val="en-GB"/>
                    </w:rPr>
                  </w:rPrChange>
                </w:rPr>
                <w:t>deployment (on-premises, SaaS, etc)</w:t>
              </w:r>
            </w:ins>
            <w:ins w:id="321" w:author="Author">
              <w:r>
                <w:rPr>
                  <w:rFonts w:ascii="Times New Roman" w:hAnsi="Times New Roman" w:cs="Times New Roman"/>
                  <w:b w:val="0"/>
                  <w:bCs w:val="0"/>
                  <w:highlight w:val="yellow"/>
                  <w:lang w:val="en-GB"/>
                  <w:rPrChange w:id="322" w:author="Author" w:date="">
                    <w:rPr>
                      <w:rFonts w:ascii="Times New Roman" w:hAnsi="Times New Roman" w:cs="Times New Roman"/>
                      <w:b/>
                      <w:bCs/>
                      <w:highlight w:val="yellow"/>
                      <w:lang w:val="en-GB"/>
                    </w:rPr>
                  </w:rPrChange>
                </w:rPr>
                <w:t xml:space="preserve">. It must </w:t>
              </w:r>
            </w:ins>
            <w:ins w:id="323" w:author="Author">
              <w:r>
                <w:rPr>
                  <w:rFonts w:ascii="Times New Roman" w:hAnsi="Times New Roman" w:cs="Times New Roman"/>
                  <w:b w:val="0"/>
                  <w:bCs w:val="0"/>
                  <w:highlight w:val="yellow"/>
                  <w:lang w:val="en-GB"/>
                  <w:rPrChange w:id="324" w:author="Author" w:date="">
                    <w:rPr>
                      <w:rFonts w:ascii="Times New Roman" w:hAnsi="Times New Roman" w:cs="Times New Roman"/>
                      <w:b/>
                      <w:bCs/>
                      <w:highlight w:val="yellow"/>
                      <w:lang w:val="en-GB"/>
                    </w:rPr>
                  </w:rPrChange>
                </w:rPr>
                <w:t xml:space="preserve">explicitly </w:t>
              </w:r>
            </w:ins>
            <w:ins w:id="325" w:author="Author">
              <w:r>
                <w:rPr>
                  <w:rFonts w:ascii="Times New Roman" w:hAnsi="Times New Roman" w:cs="Times New Roman"/>
                  <w:b w:val="0"/>
                  <w:bCs w:val="0"/>
                  <w:highlight w:val="yellow"/>
                  <w:lang w:val="en-GB"/>
                  <w:rPrChange w:id="326" w:author="Author" w:date="">
                    <w:rPr>
                      <w:rFonts w:ascii="Times New Roman" w:hAnsi="Times New Roman" w:cs="Times New Roman"/>
                      <w:b/>
                      <w:bCs/>
                      <w:highlight w:val="yellow"/>
                      <w:lang w:val="en-GB"/>
                    </w:rPr>
                  </w:rPrChange>
                </w:rPr>
                <w:t xml:space="preserve">define the </w:t>
              </w:r>
            </w:ins>
            <w:ins w:id="327" w:author="Author">
              <w:r>
                <w:rPr>
                  <w:rFonts w:ascii="Times New Roman" w:hAnsi="Times New Roman" w:cs="Times New Roman"/>
                  <w:b w:val="0"/>
                  <w:bCs w:val="0"/>
                  <w:highlight w:val="yellow"/>
                  <w:lang w:val="en-GB"/>
                  <w:rPrChange w:id="328" w:author="Author" w:date="">
                    <w:rPr>
                      <w:rFonts w:ascii="Times New Roman" w:hAnsi="Times New Roman" w:cs="Times New Roman"/>
                      <w:b/>
                      <w:bCs/>
                      <w:highlight w:val="yellow"/>
                      <w:lang w:val="en-GB"/>
                    </w:rPr>
                  </w:rPrChange>
                </w:rPr>
                <w:t>identity and access management (IAM) p</w:t>
              </w:r>
            </w:ins>
            <w:ins w:id="329" w:author="Author">
              <w:r>
                <w:rPr>
                  <w:rFonts w:ascii="Times New Roman" w:hAnsi="Times New Roman" w:cs="Times New Roman"/>
                  <w:b w:val="0"/>
                  <w:bCs w:val="0"/>
                  <w:highlight w:val="yellow"/>
                  <w:lang w:val="en-GB"/>
                  <w:rPrChange w:id="330" w:author="Author" w:date="">
                    <w:rPr>
                      <w:rFonts w:ascii="Times New Roman" w:hAnsi="Times New Roman" w:cs="Times New Roman"/>
                      <w:b/>
                      <w:bCs/>
                      <w:highlight w:val="yellow"/>
                      <w:lang w:val="en-GB"/>
                    </w:rPr>
                  </w:rPrChange>
                </w:rPr>
                <w:t>rotocols</w:t>
              </w:r>
            </w:ins>
            <w:ins w:id="331" w:author="Author">
              <w:r>
                <w:rPr>
                  <w:rFonts w:ascii="Times New Roman" w:hAnsi="Times New Roman" w:cs="Times New Roman"/>
                  <w:b w:val="0"/>
                  <w:bCs w:val="0"/>
                  <w:highlight w:val="yellow"/>
                  <w:lang w:val="en-GB"/>
                  <w:rPrChange w:id="332" w:author="Author" w:date="">
                    <w:rPr>
                      <w:rFonts w:ascii="Times New Roman" w:hAnsi="Times New Roman" w:cs="Times New Roman"/>
                      <w:b/>
                      <w:bCs/>
                      <w:highlight w:val="yellow"/>
                      <w:lang w:val="en-GB"/>
                    </w:rPr>
                  </w:rPrChange>
                </w:rPr>
                <w:t xml:space="preserve"> to be used</w:t>
              </w:r>
            </w:ins>
            <w:ins w:id="333" w:author="Author">
              <w:r>
                <w:rPr>
                  <w:rFonts w:ascii="Times New Roman" w:hAnsi="Times New Roman" w:cs="Times New Roman"/>
                  <w:b w:val="0"/>
                  <w:bCs w:val="0"/>
                  <w:highlight w:val="yellow"/>
                  <w:lang w:val="en-GB"/>
                  <w:rPrChange w:id="334" w:author="Author" w:date="">
                    <w:rPr>
                      <w:rFonts w:ascii="Times New Roman" w:hAnsi="Times New Roman" w:cs="Times New Roman"/>
                      <w:b/>
                      <w:bCs/>
                      <w:highlight w:val="yellow"/>
                      <w:lang w:val="en-GB"/>
                    </w:rPr>
                  </w:rPrChange>
                </w:rPr>
                <w:t xml:space="preserve"> (e.g. SAML 2.0 or Active Directory integration))</w:t>
              </w:r>
            </w:ins>
            <w:ins w:id="335" w:author="Author">
              <w:r>
                <w:rPr>
                  <w:rFonts w:ascii="Times New Roman" w:hAnsi="Times New Roman" w:cs="Times New Roman"/>
                  <w:b w:val="0"/>
                  <w:bCs w:val="0"/>
                  <w:highlight w:val="yellow"/>
                  <w:lang w:val="en-GB"/>
                  <w:rPrChange w:id="336" w:author="Author" w:date="">
                    <w:rPr>
                      <w:rFonts w:ascii="Times New Roman" w:hAnsi="Times New Roman" w:cs="Times New Roman"/>
                      <w:b/>
                      <w:bCs/>
                      <w:highlight w:val="yellow"/>
                      <w:lang w:val="en-GB"/>
                    </w:rPr>
                  </w:rPrChange>
                </w:rPr>
                <w:t>, as well as an API Integration strategy based on RESTful architecture.</w:t>
              </w:r>
            </w:ins>
          </w:p>
          <w:p w14:paraId="0B66B94F">
            <w:pPr>
              <w:numPr>
                <w:ilvl w:val="0"/>
                <w:numId w:val="57"/>
              </w:numPr>
              <w:shd w:val="clear" w:color="auto" w:fill="FFFFFF"/>
              <w:ind w:left="0"/>
              <w:jc w:val="both"/>
              <w:textAlignment w:val="baseline"/>
              <w:rPr>
                <w:ins w:id="337" w:author="Author" w:date=""/>
                <w:rFonts w:ascii="inherit" w:hAnsi="inherit" w:eastAsia="Times New Roman" w:cs="Arial"/>
                <w:b w:val="0"/>
                <w:bCs w:val="0"/>
                <w:color w:val="4B5759"/>
                <w:sz w:val="23"/>
                <w:szCs w:val="23"/>
                <w:highlight w:val="yellow"/>
                <w:lang w:val="en-GB" w:eastAsia="en-GB"/>
                <w:rPrChange w:id="338" w:author="Author" w:date="">
                  <w:rPr>
                    <w:ins w:id="339" w:author="Author" w:date=""/>
                    <w:rFonts w:ascii="Times New Roman" w:hAnsi="Times New Roman" w:cs="Times New Roman"/>
                    <w:b/>
                    <w:bCs/>
                    <w:highlight w:val="yellow"/>
                    <w:lang w:val="en-GB"/>
                  </w:rPr>
                </w:rPrChange>
              </w:rPr>
            </w:pPr>
            <w:ins w:id="340" w:author="Author">
              <w:r>
                <w:rPr>
                  <w:rFonts w:ascii="Times New Roman" w:hAnsi="Times New Roman" w:cs="Times New Roman"/>
                  <w:b w:val="0"/>
                  <w:bCs w:val="0"/>
                  <w:highlight w:val="yellow"/>
                  <w:lang w:val="en-GB"/>
                  <w:rPrChange w:id="341" w:author="Author" w:date="">
                    <w:rPr>
                      <w:rFonts w:ascii="Times New Roman" w:hAnsi="Times New Roman" w:cs="Times New Roman"/>
                      <w:b/>
                      <w:bCs/>
                      <w:highlight w:val="yellow"/>
                      <w:lang w:val="en-GB"/>
                    </w:rPr>
                  </w:rPrChange>
                </w:rPr>
                <w:t xml:space="preserve"> </w:t>
              </w:r>
            </w:ins>
          </w:p>
          <w:p w14:paraId="497B41BB">
            <w:pPr>
              <w:numPr>
                <w:ilvl w:val="0"/>
                <w:numId w:val="57"/>
              </w:numPr>
              <w:shd w:val="clear" w:color="auto" w:fill="FFFFFF"/>
              <w:ind w:left="0"/>
              <w:jc w:val="both"/>
              <w:textAlignment w:val="baseline"/>
              <w:rPr>
                <w:rFonts w:ascii="inherit" w:hAnsi="inherit" w:eastAsia="Times New Roman"/>
                <w:color w:val="4B5759"/>
                <w:sz w:val="23"/>
                <w:szCs w:val="23"/>
                <w:highlight w:val="yellow"/>
                <w:lang w:val="en-GB" w:eastAsia="en-GB"/>
              </w:rPr>
            </w:pPr>
            <w:ins w:id="342" w:author="Author">
              <w:r>
                <w:rPr>
                  <w:rFonts w:ascii="Times New Roman" w:hAnsi="Times New Roman" w:cs="Times New Roman"/>
                  <w:b w:val="0"/>
                  <w:bCs w:val="0"/>
                  <w:highlight w:val="yellow"/>
                  <w:lang w:val="en-GB"/>
                  <w:rPrChange w:id="343" w:author="Author" w:date="">
                    <w:rPr>
                      <w:rFonts w:ascii="Times New Roman" w:hAnsi="Times New Roman" w:cs="Times New Roman"/>
                      <w:b/>
                      <w:bCs/>
                      <w:highlight w:val="yellow"/>
                      <w:lang w:val="en-GB"/>
                    </w:rPr>
                  </w:rPrChange>
                </w:rPr>
                <w:t xml:space="preserve">The methodology must </w:t>
              </w:r>
            </w:ins>
            <w:ins w:id="344" w:author="Author">
              <w:r>
                <w:rPr>
                  <w:rFonts w:ascii="Times New Roman" w:hAnsi="Times New Roman" w:cs="Times New Roman"/>
                  <w:b w:val="0"/>
                  <w:bCs w:val="0"/>
                  <w:highlight w:val="yellow"/>
                  <w:lang w:val="en-GB"/>
                  <w:rPrChange w:id="345" w:author="Author" w:date="">
                    <w:rPr>
                      <w:rFonts w:ascii="Times New Roman" w:hAnsi="Times New Roman" w:cs="Times New Roman"/>
                      <w:b/>
                      <w:bCs/>
                      <w:highlight w:val="yellow"/>
                      <w:lang w:val="en-GB"/>
                    </w:rPr>
                  </w:rPrChange>
                </w:rPr>
                <w:t xml:space="preserve">demonstrate the </w:t>
              </w:r>
            </w:ins>
            <w:ins w:id="346" w:author="Author">
              <w:r>
                <w:rPr>
                  <w:rFonts w:ascii="Times New Roman" w:hAnsi="Times New Roman" w:cs="Times New Roman"/>
                  <w:b w:val="0"/>
                  <w:bCs w:val="0"/>
                  <w:highlight w:val="yellow"/>
                  <w:lang w:val="en-GB"/>
                  <w:rPrChange w:id="347" w:author="Author" w:date="">
                    <w:rPr>
                      <w:rFonts w:ascii="Times New Roman" w:hAnsi="Times New Roman" w:cs="Times New Roman"/>
                      <w:b/>
                      <w:bCs/>
                      <w:highlight w:val="yellow"/>
                      <w:lang w:val="en-GB"/>
                    </w:rPr>
                  </w:rPrChange>
                </w:rPr>
                <w:t xml:space="preserve">vendor’s software development lifecycle (SDLC) approach, including a rigorous Quality Assurance (QA) </w:t>
              </w:r>
            </w:ins>
            <w:ins w:id="348" w:author="Author">
              <w:r>
                <w:rPr>
                  <w:rFonts w:ascii="Times New Roman" w:hAnsi="Times New Roman" w:cs="Times New Roman"/>
                  <w:b w:val="0"/>
                  <w:bCs w:val="0"/>
                  <w:highlight w:val="yellow"/>
                  <w:lang w:val="en-GB"/>
                  <w:rPrChange w:id="349" w:author="Author" w:date="">
                    <w:rPr>
                      <w:rFonts w:ascii="Times New Roman" w:hAnsi="Times New Roman" w:cs="Times New Roman"/>
                      <w:b/>
                      <w:bCs/>
                      <w:highlight w:val="yellow"/>
                      <w:lang w:val="en-GB"/>
                    </w:rPr>
                  </w:rPrChange>
                </w:rPr>
                <w:t xml:space="preserve">and testing </w:t>
              </w:r>
            </w:ins>
            <w:ins w:id="350" w:author="Author">
              <w:r>
                <w:rPr>
                  <w:rFonts w:ascii="Times New Roman" w:hAnsi="Times New Roman" w:cs="Times New Roman"/>
                  <w:b w:val="0"/>
                  <w:bCs w:val="0"/>
                  <w:highlight w:val="yellow"/>
                  <w:lang w:val="en-GB"/>
                  <w:rPrChange w:id="351" w:author="Author" w:date="">
                    <w:rPr>
                      <w:rFonts w:ascii="Times New Roman" w:hAnsi="Times New Roman" w:cs="Times New Roman"/>
                      <w:b/>
                      <w:bCs/>
                      <w:highlight w:val="yellow"/>
                      <w:lang w:val="en-GB"/>
                    </w:rPr>
                  </w:rPrChange>
                </w:rPr>
                <w:t>framework</w:t>
              </w:r>
            </w:ins>
            <w:ins w:id="352" w:author="Author">
              <w:r>
                <w:rPr>
                  <w:rFonts w:ascii="Times New Roman" w:hAnsi="Times New Roman" w:cs="Times New Roman"/>
                  <w:b w:val="0"/>
                  <w:bCs w:val="0"/>
                  <w:highlight w:val="yellow"/>
                  <w:lang w:val="en-GB"/>
                  <w:rPrChange w:id="353" w:author="Author" w:date="">
                    <w:rPr>
                      <w:rFonts w:ascii="Times New Roman" w:hAnsi="Times New Roman" w:cs="Times New Roman"/>
                      <w:b/>
                      <w:bCs/>
                      <w:highlight w:val="yellow"/>
                      <w:lang w:val="en-GB"/>
                    </w:rPr>
                  </w:rPrChange>
                </w:rPr>
                <w:t>. It must also detail the implementation of technical security controls</w:t>
              </w:r>
            </w:ins>
            <w:ins w:id="354" w:author="Author">
              <w:r>
                <w:rPr>
                  <w:rFonts w:ascii="Times New Roman" w:hAnsi="Times New Roman" w:cs="Times New Roman"/>
                  <w:b w:val="0"/>
                  <w:bCs w:val="0"/>
                  <w:highlight w:val="yellow"/>
                  <w:lang w:val="en-GB"/>
                  <w:rPrChange w:id="355" w:author="Author" w:date="">
                    <w:rPr>
                      <w:rFonts w:ascii="Times New Roman" w:hAnsi="Times New Roman" w:cs="Times New Roman"/>
                      <w:b/>
                      <w:bCs/>
                      <w:highlight w:val="yellow"/>
                      <w:lang w:val="en-GB"/>
                    </w:rPr>
                  </w:rPrChange>
                </w:rPr>
                <w:t>, including industry-standard encryption such as AES-256 and TLS 1.2 or higher, and role-based access control (RBAC).</w:t>
              </w:r>
            </w:ins>
            <w:ins w:id="356" w:author="Author">
              <w:r>
                <w:rPr>
                  <w:rFonts w:ascii="Times New Roman" w:hAnsi="Times New Roman" w:cs="Times New Roman"/>
                  <w:b/>
                  <w:bCs/>
                  <w:highlight w:val="yellow"/>
                  <w:lang w:val="en-GB"/>
                </w:rPr>
                <w:t xml:space="preserve"> </w:t>
              </w:r>
            </w:ins>
          </w:p>
          <w:p w14:paraId="4CB87F05">
            <w:pPr>
              <w:widowControl w:val="0"/>
              <w:autoSpaceDE w:val="0"/>
              <w:autoSpaceDN w:val="0"/>
              <w:adjustRightInd w:val="0"/>
              <w:ind w:right="98"/>
              <w:jc w:val="both"/>
              <w:rPr>
                <w:rFonts w:ascii="Times New Roman" w:hAnsi="Times New Roman" w:cs="Times New Roman"/>
                <w:bCs/>
                <w:highlight w:val="yellow"/>
                <w:lang w:val="en-GB"/>
              </w:rPr>
            </w:pPr>
          </w:p>
        </w:tc>
        <w:tc>
          <w:tcPr>
            <w:tcW w:w="1689" w:type="dxa"/>
            <w:tcPrChange w:id="357" w:author="Author" w:date="">
              <w:tcPr>
                <w:tcW w:w="1689" w:type="dxa"/>
                <w:gridSpan w:val="2"/>
              </w:tcPr>
            </w:tcPrChange>
          </w:tcPr>
          <w:p w14:paraId="5CEDD2C2">
            <w:pPr>
              <w:tabs>
                <w:tab w:val="left" w:pos="826"/>
                <w:tab w:val="right" w:pos="6766"/>
              </w:tabs>
              <w:spacing w:before="120" w:after="120"/>
              <w:ind w:left="466" w:hanging="574"/>
              <w:jc w:val="center"/>
              <w:rPr>
                <w:rFonts w:ascii="Times New Roman" w:hAnsi="Times New Roman" w:cs="Times New Roman"/>
                <w:b/>
                <w:bCs/>
                <w:lang w:val="en-GB"/>
              </w:rPr>
            </w:pPr>
            <w:r>
              <w:rPr>
                <w:rFonts w:ascii="Times New Roman" w:hAnsi="Times New Roman" w:cs="Times New Roman"/>
                <w:b/>
                <w:bCs/>
                <w:lang w:val="en-GB"/>
              </w:rPr>
              <w:t>[</w:t>
            </w:r>
            <w:del w:id="358" w:author="Author">
              <w:r>
                <w:rPr>
                  <w:rFonts w:ascii="Times New Roman" w:hAnsi="Times New Roman" w:cs="Times New Roman"/>
                  <w:b/>
                  <w:bCs/>
                  <w:i/>
                  <w:lang w:val="en-GB"/>
                </w:rPr>
                <w:delText>10</w:delText>
              </w:r>
            </w:del>
            <w:ins w:id="359" w:author="Author">
              <w:r>
                <w:rPr>
                  <w:rFonts w:ascii="Times New Roman" w:hAnsi="Times New Roman" w:cs="Times New Roman"/>
                  <w:b/>
                  <w:bCs/>
                  <w:i/>
                  <w:lang w:val="en-GB"/>
                </w:rPr>
                <w:t>15</w:t>
              </w:r>
            </w:ins>
            <w:r>
              <w:rPr>
                <w:rFonts w:ascii="Times New Roman" w:hAnsi="Times New Roman" w:cs="Times New Roman"/>
                <w:b/>
                <w:bCs/>
                <w:lang w:val="en-GB"/>
              </w:rPr>
              <w:t>]</w:t>
            </w:r>
          </w:p>
        </w:tc>
      </w:tr>
      <w:tr w14:paraId="4C08F5C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360"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gridAfter w:val="1"/>
          <w:wBefore w:w="18" w:type="dxa"/>
          <w:wAfter w:w="13" w:type="dxa"/>
          <w:trHeight w:val="288" w:hRule="atLeast"/>
          <w:trPrChange w:id="360" w:author="Author" w:date="">
            <w:trPr>
              <w:gridBefore w:val="1"/>
              <w:wBefore w:w="18" w:type="dxa"/>
              <w:wAfter w:w="177" w:type="dxa"/>
              <w:trHeight w:val="288" w:hRule="atLeast"/>
            </w:trPr>
          </w:trPrChange>
        </w:trPr>
        <w:tc>
          <w:tcPr>
            <w:tcW w:w="1152" w:type="dxa"/>
            <w:gridSpan w:val="3"/>
            <w:tcPrChange w:id="361" w:author="Author" w:date="">
              <w:tcPr>
                <w:tcW w:w="1152" w:type="dxa"/>
                <w:gridSpan w:val="3"/>
              </w:tcPr>
            </w:tcPrChange>
          </w:tcPr>
          <w:p w14:paraId="6D41BA86">
            <w:pPr>
              <w:spacing w:before="120" w:after="120"/>
              <w:rPr>
                <w:rFonts w:ascii="Times New Roman" w:hAnsi="Times New Roman" w:cs="Times New Roman"/>
                <w:b/>
                <w:bCs/>
              </w:rPr>
            </w:pPr>
          </w:p>
        </w:tc>
        <w:tc>
          <w:tcPr>
            <w:tcW w:w="6764" w:type="dxa"/>
            <w:gridSpan w:val="2"/>
            <w:tcPrChange w:id="362" w:author="Author" w:date="">
              <w:tcPr>
                <w:tcW w:w="6600" w:type="dxa"/>
                <w:gridSpan w:val="2"/>
              </w:tcPr>
            </w:tcPrChange>
          </w:tcPr>
          <w:p w14:paraId="1168377C">
            <w:pPr>
              <w:widowControl w:val="0"/>
              <w:autoSpaceDE w:val="0"/>
              <w:autoSpaceDN w:val="0"/>
              <w:adjustRightInd w:val="0"/>
              <w:ind w:right="98"/>
              <w:jc w:val="both"/>
              <w:rPr>
                <w:ins w:id="363" w:author="Author" w:date=""/>
                <w:rFonts w:ascii="Times New Roman" w:hAnsi="Times New Roman" w:cs="Times New Roman"/>
                <w:b/>
                <w:bCs/>
                <w:highlight w:val="yellow"/>
                <w:lang w:val="en-GB"/>
              </w:rPr>
            </w:pPr>
            <w:r>
              <w:rPr>
                <w:rFonts w:ascii="Times New Roman" w:hAnsi="Times New Roman" w:cs="Times New Roman"/>
                <w:b/>
                <w:bCs/>
                <w:highlight w:val="yellow"/>
                <w:lang w:val="en-GB"/>
              </w:rPr>
              <w:t>(b)</w:t>
            </w:r>
            <w:r>
              <w:rPr>
                <w:rFonts w:ascii="Times New Roman" w:hAnsi="Times New Roman" w:cs="Times New Roman"/>
                <w:b/>
                <w:bCs/>
                <w:highlight w:val="yellow"/>
                <w:lang w:val="en-GB"/>
              </w:rPr>
              <w:tab/>
            </w:r>
            <w:r>
              <w:rPr>
                <w:rFonts w:ascii="Times New Roman" w:hAnsi="Times New Roman" w:cs="Times New Roman"/>
                <w:highlight w:val="yellow"/>
                <w:lang w:val="en-GB"/>
              </w:rPr>
              <w:t>Work plan</w:t>
            </w:r>
            <w:r>
              <w:rPr>
                <w:rFonts w:ascii="Times New Roman" w:hAnsi="Times New Roman" w:cs="Times New Roman"/>
                <w:b/>
                <w:bCs/>
                <w:highlight w:val="yellow"/>
                <w:lang w:val="en-GB"/>
              </w:rPr>
              <w:t xml:space="preserve"> / Statement of Work</w:t>
            </w:r>
          </w:p>
          <w:p w14:paraId="0D9D96B3">
            <w:pPr>
              <w:widowControl w:val="0"/>
              <w:autoSpaceDE w:val="0"/>
              <w:autoSpaceDN w:val="0"/>
              <w:adjustRightInd w:val="0"/>
              <w:ind w:right="98"/>
              <w:jc w:val="both"/>
              <w:rPr>
                <w:rFonts w:ascii="Times New Roman" w:hAnsi="Times New Roman" w:cs="Times New Roman"/>
                <w:b w:val="0"/>
                <w:bCs w:val="0"/>
                <w:highlight w:val="yellow"/>
                <w:lang w:val="en-GB"/>
                <w:rPrChange w:id="364" w:author="Author" w:date="">
                  <w:rPr>
                    <w:rFonts w:ascii="Times New Roman" w:hAnsi="Times New Roman" w:cs="Times New Roman"/>
                    <w:b/>
                    <w:bCs/>
                    <w:highlight w:val="yellow"/>
                    <w:lang w:val="en-GB"/>
                  </w:rPr>
                </w:rPrChange>
              </w:rPr>
            </w:pPr>
            <w:ins w:id="365" w:author="Author">
              <w:r>
                <w:rPr>
                  <w:rFonts w:ascii="Times New Roman" w:hAnsi="Times New Roman" w:cs="Times New Roman"/>
                  <w:highlight w:val="yellow"/>
                  <w:lang w:val="en-GB"/>
                </w:rPr>
                <w:t>T</w:t>
              </w:r>
            </w:ins>
            <w:ins w:id="366" w:author="Author">
              <w:r>
                <w:rPr>
                  <w:rFonts w:ascii="Times New Roman" w:hAnsi="Times New Roman" w:cs="Times New Roman"/>
                  <w:highlight w:val="yellow"/>
                </w:rPr>
                <w:t xml:space="preserve">he vendor must provide a comprehensive work plan/statement of work outlining key milestones, deliverables, and timelines within a structured software development lifecycle (SDLC). </w:t>
              </w:r>
            </w:ins>
            <w:ins w:id="367" w:author="Author">
              <w:r>
                <w:rPr>
                  <w:rFonts w:ascii="Times New Roman" w:hAnsi="Times New Roman" w:cs="Times New Roman"/>
                  <w:b w:val="0"/>
                  <w:bCs w:val="0"/>
                  <w:highlight w:val="yellow"/>
                  <w:lang w:val="en-GB"/>
                  <w:rPrChange w:id="368" w:author="Author" w:date="">
                    <w:rPr>
                      <w:rFonts w:ascii="Times New Roman" w:hAnsi="Times New Roman" w:cs="Times New Roman"/>
                      <w:b/>
                      <w:bCs/>
                      <w:lang w:val="en-GB"/>
                    </w:rPr>
                  </w:rPrChange>
                </w:rPr>
                <w:t>The work plan must explicitly include a structured User Acceptance Testing (UAT) process, detailing how GBB’s technical and functional teams will validate the system against the Terms of Reference. Additionally, the proposal must outline a formal Data Migration Strategy to ensure the secure and accurate transition of legacy audit records and templates into the new automated environment without loss of data integrity.</w:t>
              </w:r>
            </w:ins>
          </w:p>
        </w:tc>
        <w:tc>
          <w:tcPr>
            <w:tcW w:w="1689" w:type="dxa"/>
            <w:tcPrChange w:id="369" w:author="Author" w:date="">
              <w:tcPr>
                <w:tcW w:w="1689" w:type="dxa"/>
                <w:gridSpan w:val="2"/>
              </w:tcPr>
            </w:tcPrChange>
          </w:tcPr>
          <w:p w14:paraId="71AB19C8">
            <w:pPr>
              <w:tabs>
                <w:tab w:val="left" w:pos="826"/>
                <w:tab w:val="right" w:pos="6766"/>
              </w:tabs>
              <w:spacing w:before="120" w:after="120"/>
              <w:ind w:left="466" w:hanging="574"/>
              <w:jc w:val="center"/>
              <w:rPr>
                <w:rFonts w:ascii="Times New Roman" w:hAnsi="Times New Roman" w:cs="Times New Roman"/>
                <w:b/>
                <w:bCs/>
                <w:lang w:val="en-GB"/>
              </w:rPr>
            </w:pPr>
            <w:r>
              <w:rPr>
                <w:rFonts w:ascii="Times New Roman" w:hAnsi="Times New Roman" w:cs="Times New Roman"/>
                <w:b/>
                <w:bCs/>
                <w:lang w:val="en-GB"/>
              </w:rPr>
              <w:t>[</w:t>
            </w:r>
            <w:r>
              <w:rPr>
                <w:rFonts w:ascii="Times New Roman" w:hAnsi="Times New Roman" w:cs="Times New Roman"/>
                <w:b/>
                <w:bCs/>
                <w:i/>
                <w:lang w:val="en-GB"/>
              </w:rPr>
              <w:t>10</w:t>
            </w:r>
            <w:r>
              <w:rPr>
                <w:rFonts w:ascii="Times New Roman" w:hAnsi="Times New Roman" w:cs="Times New Roman"/>
                <w:b/>
                <w:bCs/>
                <w:lang w:val="en-GB"/>
              </w:rPr>
              <w:t>]</w:t>
            </w:r>
          </w:p>
        </w:tc>
      </w:tr>
      <w:tr w14:paraId="58B6B644">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370"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gridAfter w:val="1"/>
          <w:wBefore w:w="18" w:type="dxa"/>
          <w:wAfter w:w="13" w:type="dxa"/>
          <w:trHeight w:val="288" w:hRule="atLeast"/>
          <w:trPrChange w:id="370" w:author="Author" w:date="">
            <w:trPr>
              <w:gridBefore w:val="1"/>
              <w:wBefore w:w="18" w:type="dxa"/>
              <w:wAfter w:w="177" w:type="dxa"/>
              <w:trHeight w:val="288" w:hRule="atLeast"/>
            </w:trPr>
          </w:trPrChange>
        </w:trPr>
        <w:tc>
          <w:tcPr>
            <w:tcW w:w="1152" w:type="dxa"/>
            <w:gridSpan w:val="3"/>
            <w:tcPrChange w:id="371" w:author="Author" w:date="">
              <w:tcPr>
                <w:tcW w:w="1152" w:type="dxa"/>
                <w:gridSpan w:val="3"/>
              </w:tcPr>
            </w:tcPrChange>
          </w:tcPr>
          <w:p w14:paraId="0ECACC43">
            <w:pPr>
              <w:spacing w:before="120" w:after="120"/>
              <w:rPr>
                <w:rFonts w:ascii="Times New Roman" w:hAnsi="Times New Roman" w:cs="Times New Roman"/>
                <w:b/>
                <w:bCs/>
              </w:rPr>
            </w:pPr>
          </w:p>
        </w:tc>
        <w:tc>
          <w:tcPr>
            <w:tcW w:w="6764" w:type="dxa"/>
            <w:gridSpan w:val="2"/>
            <w:tcPrChange w:id="372" w:author="Author" w:date="">
              <w:tcPr>
                <w:tcW w:w="6600" w:type="dxa"/>
                <w:gridSpan w:val="2"/>
              </w:tcPr>
            </w:tcPrChange>
          </w:tcPr>
          <w:p w14:paraId="32C4F857">
            <w:pPr>
              <w:numPr>
                <w:ilvl w:val="0"/>
                <w:numId w:val="58"/>
              </w:numPr>
              <w:shd w:val="clear" w:color="auto" w:fill="FFFFFF"/>
              <w:ind w:left="0"/>
              <w:jc w:val="both"/>
              <w:textAlignment w:val="baseline"/>
              <w:rPr>
                <w:ins w:id="373" w:author="Author" w:date=""/>
                <w:rFonts w:ascii="Times New Roman" w:hAnsi="Times New Roman" w:cs="Times New Roman"/>
                <w:b/>
                <w:bCs/>
                <w:highlight w:val="yellow"/>
                <w:lang w:val="en-GB"/>
                <w:rPrChange w:id="374" w:author="Author" w:date="">
                  <w:rPr>
                    <w:ins w:id="375" w:author="Author" w:date=""/>
                    <w:rFonts w:ascii="Times New Roman" w:hAnsi="Times New Roman" w:cs="Times New Roman"/>
                    <w:highlight w:val="yellow"/>
                    <w:lang w:val="en-GB"/>
                  </w:rPr>
                </w:rPrChange>
              </w:rPr>
            </w:pPr>
            <w:r>
              <w:rPr>
                <w:rFonts w:ascii="Times New Roman" w:hAnsi="Times New Roman" w:cs="Times New Roman"/>
                <w:b/>
                <w:bCs/>
                <w:highlight w:val="yellow"/>
                <w:lang w:val="en-GB"/>
              </w:rPr>
              <w:t xml:space="preserve">C)         </w:t>
            </w:r>
            <w:r>
              <w:rPr>
                <w:rFonts w:ascii="Times New Roman" w:hAnsi="Times New Roman" w:cs="Times New Roman"/>
                <w:highlight w:val="yellow"/>
                <w:lang w:val="en-GB"/>
              </w:rPr>
              <w:t xml:space="preserve">Organization and staffing </w:t>
            </w:r>
          </w:p>
          <w:p w14:paraId="23C7FC10">
            <w:pPr>
              <w:numPr>
                <w:ilvl w:val="0"/>
                <w:numId w:val="0"/>
              </w:numPr>
              <w:shd w:val="clear" w:color="auto" w:fill="FFFFFF"/>
              <w:ind w:left="0" w:firstLine="0"/>
              <w:jc w:val="both"/>
              <w:textAlignment w:val="baseline"/>
              <w:rPr>
                <w:ins w:id="377" w:author="Author" w:date=""/>
                <w:rFonts w:ascii="Times New Roman" w:hAnsi="Times New Roman" w:cs="Times New Roman"/>
                <w:b w:val="0"/>
                <w:bCs w:val="0"/>
                <w:highlight w:val="yellow"/>
                <w:lang w:val="en-GB"/>
                <w:rPrChange w:id="378" w:author="Author" w:date="">
                  <w:rPr>
                    <w:ins w:id="379" w:author="Author" w:date=""/>
                    <w:rFonts w:ascii="Times New Roman" w:hAnsi="Times New Roman" w:cs="Times New Roman"/>
                    <w:b/>
                    <w:bCs/>
                    <w:lang w:val="en-GB"/>
                  </w:rPr>
                </w:rPrChange>
              </w:rPr>
              <w:pPrChange w:id="376" w:author="Author" w:date="">
                <w:pPr>
                  <w:numPr>
                    <w:ilvl w:val="0"/>
                    <w:numId w:val="58"/>
                  </w:numPr>
                  <w:shd w:val="clear" w:color="auto" w:fill="FFFFFF"/>
                  <w:ind w:left="720" w:hanging="360"/>
                  <w:jc w:val="both"/>
                  <w:textAlignment w:val="baseline"/>
                </w:pPr>
              </w:pPrChange>
            </w:pPr>
            <w:ins w:id="380" w:author="Author">
              <w:r>
                <w:rPr>
                  <w:rFonts w:ascii="Times New Roman" w:hAnsi="Times New Roman" w:cs="Times New Roman"/>
                  <w:b w:val="0"/>
                  <w:bCs w:val="0"/>
                  <w:highlight w:val="yellow"/>
                  <w:lang w:val="en-GB"/>
                  <w:rPrChange w:id="381" w:author="Author" w:date="">
                    <w:rPr>
                      <w:rFonts w:ascii="Times New Roman" w:hAnsi="Times New Roman" w:cs="Times New Roman"/>
                      <w:b/>
                      <w:bCs/>
                      <w:lang w:val="en-GB"/>
                    </w:rPr>
                  </w:rPrChange>
                </w:rPr>
                <w:t xml:space="preserve">The proposal must provide a project team structure featuring dedicated technical personnel to coordinate with GBB’s </w:t>
              </w:r>
            </w:ins>
            <w:ins w:id="382" w:author="Author">
              <w:r>
                <w:rPr>
                  <w:rFonts w:ascii="Times New Roman" w:hAnsi="Times New Roman" w:cs="Times New Roman"/>
                  <w:b w:val="0"/>
                  <w:bCs w:val="0"/>
                  <w:highlight w:val="yellow"/>
                  <w:lang w:val="en-GB"/>
                  <w:rPrChange w:id="383" w:author="Author" w:date="">
                    <w:rPr>
                      <w:rFonts w:ascii="Times New Roman" w:hAnsi="Times New Roman" w:cs="Times New Roman"/>
                      <w:b/>
                      <w:bCs/>
                      <w:lang w:val="en-GB"/>
                    </w:rPr>
                  </w:rPrChange>
                </w:rPr>
                <w:t>I</w:t>
              </w:r>
            </w:ins>
            <w:ins w:id="384" w:author="Author">
              <w:del w:id="385" w:author="Author">
                <w:r>
                  <w:rPr>
                    <w:rFonts w:ascii="Times New Roman" w:hAnsi="Times New Roman" w:cs="Times New Roman"/>
                    <w:b w:val="0"/>
                    <w:bCs w:val="0"/>
                    <w:highlight w:val="yellow"/>
                    <w:lang w:val="en-GB"/>
                    <w:rPrChange w:id="386" w:author="Author" w:date="">
                      <w:rPr>
                        <w:rFonts w:ascii="Times New Roman" w:hAnsi="Times New Roman" w:cs="Times New Roman"/>
                        <w:b/>
                        <w:bCs/>
                        <w:lang w:val="en-GB"/>
                      </w:rPr>
                    </w:rPrChange>
                  </w:rPr>
                  <w:delText>i</w:delText>
                </w:r>
              </w:del>
            </w:ins>
            <w:ins w:id="387" w:author="Author">
              <w:r>
                <w:rPr>
                  <w:rFonts w:ascii="Times New Roman" w:hAnsi="Times New Roman" w:cs="Times New Roman"/>
                  <w:b w:val="0"/>
                  <w:bCs w:val="0"/>
                  <w:highlight w:val="yellow"/>
                  <w:lang w:val="en-GB"/>
                  <w:rPrChange w:id="388" w:author="Author" w:date="">
                    <w:rPr>
                      <w:rFonts w:ascii="Times New Roman" w:hAnsi="Times New Roman" w:cs="Times New Roman"/>
                      <w:b/>
                      <w:bCs/>
                      <w:lang w:val="en-GB"/>
                    </w:rPr>
                  </w:rPrChange>
                </w:rPr>
                <w:t xml:space="preserve">nternal IT </w:t>
              </w:r>
            </w:ins>
            <w:ins w:id="389" w:author="Author">
              <w:del w:id="390" w:author="Author">
                <w:r>
                  <w:rPr>
                    <w:rFonts w:ascii="Times New Roman" w:hAnsi="Times New Roman" w:cs="Times New Roman"/>
                    <w:b w:val="0"/>
                    <w:bCs w:val="0"/>
                    <w:highlight w:val="yellow"/>
                    <w:lang w:val="en-GB"/>
                    <w:rPrChange w:id="391" w:author="Author" w:date="">
                      <w:rPr>
                        <w:rFonts w:ascii="Times New Roman" w:hAnsi="Times New Roman" w:cs="Times New Roman"/>
                        <w:b/>
                        <w:bCs/>
                        <w:lang w:val="en-GB"/>
                      </w:rPr>
                    </w:rPrChange>
                  </w:rPr>
                  <w:delText>department</w:delText>
                </w:r>
              </w:del>
            </w:ins>
            <w:ins w:id="392" w:author="Author">
              <w:r>
                <w:rPr>
                  <w:rFonts w:ascii="Times New Roman" w:hAnsi="Times New Roman" w:cs="Times New Roman"/>
                  <w:b w:val="0"/>
                  <w:bCs w:val="0"/>
                  <w:highlight w:val="yellow"/>
                  <w:lang w:val="en-GB"/>
                  <w:rPrChange w:id="393" w:author="Author" w:date="">
                    <w:rPr>
                      <w:rFonts w:ascii="Times New Roman" w:hAnsi="Times New Roman" w:cs="Times New Roman"/>
                      <w:b/>
                      <w:bCs/>
                      <w:lang w:val="en-GB"/>
                    </w:rPr>
                  </w:rPrChange>
                </w:rPr>
                <w:t>unit</w:t>
              </w:r>
            </w:ins>
            <w:ins w:id="394" w:author="Author">
              <w:r>
                <w:rPr>
                  <w:rFonts w:ascii="Times New Roman" w:hAnsi="Times New Roman" w:cs="Times New Roman"/>
                  <w:b w:val="0"/>
                  <w:bCs w:val="0"/>
                  <w:highlight w:val="yellow"/>
                  <w:lang w:val="en-GB"/>
                  <w:rPrChange w:id="395" w:author="Author" w:date="">
                    <w:rPr>
                      <w:rFonts w:ascii="Times New Roman" w:hAnsi="Times New Roman" w:cs="Times New Roman"/>
                      <w:b/>
                      <w:bCs/>
                      <w:lang w:val="en-GB"/>
                    </w:rPr>
                  </w:rPrChange>
                </w:rPr>
                <w:t>. While a single resource may occupy multiple roles (provided the vendor ensures that resource loading does not create project bottlenecks) the following staffing functions must be represented:</w:t>
              </w:r>
            </w:ins>
          </w:p>
          <w:p w14:paraId="1311853C">
            <w:pPr>
              <w:numPr>
                <w:ilvl w:val="0"/>
                <w:numId w:val="58"/>
              </w:numPr>
              <w:shd w:val="clear" w:color="auto" w:fill="FFFFFF"/>
              <w:jc w:val="both"/>
              <w:textAlignment w:val="baseline"/>
              <w:rPr>
                <w:ins w:id="396" w:author="Author" w:date=""/>
                <w:rFonts w:ascii="Times New Roman" w:hAnsi="Times New Roman" w:cs="Times New Roman"/>
                <w:b/>
                <w:bCs/>
                <w:highlight w:val="yellow"/>
                <w:lang w:val="en-GB"/>
                <w:rPrChange w:id="397" w:author="Author" w:date="">
                  <w:rPr>
                    <w:ins w:id="398" w:author="Author" w:date=""/>
                    <w:rFonts w:ascii="Times New Roman" w:hAnsi="Times New Roman" w:cs="Times New Roman"/>
                    <w:b/>
                    <w:bCs/>
                    <w:lang w:val="en-GB"/>
                  </w:rPr>
                </w:rPrChange>
              </w:rPr>
            </w:pPr>
            <w:ins w:id="399" w:author="Author">
              <w:r>
                <w:rPr>
                  <w:rFonts w:ascii="Times New Roman" w:hAnsi="Times New Roman" w:cs="Times New Roman"/>
                  <w:b/>
                  <w:bCs/>
                  <w:highlight w:val="yellow"/>
                  <w:lang w:val="en-GB"/>
                  <w:rPrChange w:id="400" w:author="Author" w:date="">
                    <w:rPr>
                      <w:rFonts w:ascii="Times New Roman" w:hAnsi="Times New Roman" w:cs="Times New Roman"/>
                      <w:b/>
                      <w:bCs/>
                      <w:lang w:val="en-GB"/>
                    </w:rPr>
                  </w:rPrChange>
                </w:rPr>
                <w:t xml:space="preserve">Project Team Leader: </w:t>
              </w:r>
            </w:ins>
            <w:ins w:id="401" w:author="Author">
              <w:r>
                <w:rPr>
                  <w:rFonts w:ascii="Times New Roman" w:hAnsi="Times New Roman" w:cs="Times New Roman"/>
                  <w:highlight w:val="yellow"/>
                  <w:lang w:val="en-GB"/>
                  <w:rPrChange w:id="402" w:author="Author" w:date="">
                    <w:rPr>
                      <w:rFonts w:ascii="Times New Roman" w:hAnsi="Times New Roman" w:cs="Times New Roman"/>
                      <w:lang w:val="en-GB"/>
                    </w:rPr>
                  </w:rPrChange>
                </w:rPr>
                <w:t xml:space="preserve">Responsible for </w:t>
              </w:r>
            </w:ins>
            <w:ins w:id="403" w:author="Author">
              <w:r>
                <w:rPr>
                  <w:rFonts w:ascii="Times New Roman" w:hAnsi="Times New Roman" w:cs="Times New Roman"/>
                  <w:highlight w:val="yellow"/>
                  <w:lang w:val="en-GB"/>
                  <w:rPrChange w:id="404" w:author="Author" w:date="">
                    <w:rPr>
                      <w:rFonts w:ascii="Times New Roman" w:hAnsi="Times New Roman" w:cs="Times New Roman"/>
                      <w:lang w:val="en-GB"/>
                    </w:rPr>
                  </w:rPrChange>
                </w:rPr>
                <w:t>management of the project lifecycle from requirement validation to final system handover. They serve as the primary liaison between the vendor’s technical team and GBB’s Internal IT department</w:t>
              </w:r>
            </w:ins>
          </w:p>
          <w:p w14:paraId="4A1DBA45">
            <w:pPr>
              <w:numPr>
                <w:ilvl w:val="0"/>
                <w:numId w:val="58"/>
              </w:numPr>
              <w:shd w:val="clear" w:color="auto" w:fill="FFFFFF"/>
              <w:jc w:val="both"/>
              <w:textAlignment w:val="baseline"/>
              <w:rPr>
                <w:ins w:id="405" w:author="Author" w:date=""/>
                <w:rFonts w:ascii="Times New Roman" w:hAnsi="Times New Roman" w:cs="Times New Roman"/>
                <w:b/>
                <w:bCs/>
                <w:highlight w:val="yellow"/>
                <w:lang w:val="en-GB"/>
                <w:rPrChange w:id="406" w:author="Author" w:date="">
                  <w:rPr>
                    <w:ins w:id="407" w:author="Author" w:date=""/>
                    <w:rFonts w:ascii="Times New Roman" w:hAnsi="Times New Roman" w:cs="Times New Roman"/>
                    <w:b/>
                    <w:bCs/>
                    <w:lang w:val="en-GB"/>
                  </w:rPr>
                </w:rPrChange>
              </w:rPr>
            </w:pPr>
            <w:ins w:id="408" w:author="Author">
              <w:r>
                <w:rPr>
                  <w:rFonts w:ascii="Times New Roman" w:hAnsi="Times New Roman" w:cs="Times New Roman"/>
                  <w:b/>
                  <w:bCs/>
                  <w:highlight w:val="yellow"/>
                  <w:lang w:val="en-GB"/>
                  <w:rPrChange w:id="409" w:author="Author" w:date="">
                    <w:rPr>
                      <w:rFonts w:ascii="Times New Roman" w:hAnsi="Times New Roman" w:cs="Times New Roman"/>
                      <w:b/>
                      <w:bCs/>
                      <w:lang w:val="en-GB"/>
                    </w:rPr>
                  </w:rPrChange>
                </w:rPr>
                <w:t xml:space="preserve">System Architect: </w:t>
              </w:r>
            </w:ins>
            <w:ins w:id="410" w:author="Author">
              <w:r>
                <w:rPr>
                  <w:rFonts w:ascii="Times New Roman" w:hAnsi="Times New Roman" w:cs="Times New Roman"/>
                  <w:b w:val="0"/>
                  <w:bCs w:val="0"/>
                  <w:highlight w:val="yellow"/>
                  <w:lang w:val="en-GB"/>
                  <w:rPrChange w:id="411" w:author="Author" w:date="">
                    <w:rPr>
                      <w:rFonts w:ascii="Times New Roman" w:hAnsi="Times New Roman" w:cs="Times New Roman"/>
                      <w:b/>
                      <w:bCs/>
                      <w:lang w:val="en-GB"/>
                    </w:rPr>
                  </w:rPrChange>
                </w:rPr>
                <w:t>Responsible for the overall software design and ensuring the deployment model aligns with GBB’s infrastructure and security standards.</w:t>
              </w:r>
            </w:ins>
          </w:p>
          <w:p w14:paraId="717FB557">
            <w:pPr>
              <w:numPr>
                <w:ilvl w:val="0"/>
                <w:numId w:val="58"/>
              </w:numPr>
              <w:shd w:val="clear" w:color="auto" w:fill="FFFFFF"/>
              <w:jc w:val="both"/>
              <w:textAlignment w:val="baseline"/>
              <w:rPr>
                <w:ins w:id="412" w:author="Author" w:date=""/>
                <w:rFonts w:ascii="Times New Roman" w:hAnsi="Times New Roman" w:cs="Times New Roman"/>
                <w:b/>
                <w:bCs/>
                <w:highlight w:val="yellow"/>
                <w:lang w:val="en-GB"/>
                <w:rPrChange w:id="413" w:author="Author" w:date="">
                  <w:rPr>
                    <w:ins w:id="414" w:author="Author" w:date=""/>
                    <w:rFonts w:ascii="Times New Roman" w:hAnsi="Times New Roman" w:cs="Times New Roman"/>
                    <w:b/>
                    <w:bCs/>
                    <w:lang w:val="en-GB"/>
                  </w:rPr>
                </w:rPrChange>
              </w:rPr>
            </w:pPr>
            <w:ins w:id="415" w:author="Author">
              <w:r>
                <w:rPr>
                  <w:rFonts w:ascii="Times New Roman" w:hAnsi="Times New Roman" w:cs="Times New Roman"/>
                  <w:b/>
                  <w:bCs/>
                  <w:highlight w:val="yellow"/>
                  <w:lang w:val="en-GB"/>
                  <w:rPrChange w:id="416" w:author="Author" w:date="">
                    <w:rPr>
                      <w:rFonts w:ascii="Times New Roman" w:hAnsi="Times New Roman" w:cs="Times New Roman"/>
                      <w:b/>
                      <w:bCs/>
                      <w:lang w:val="en-GB"/>
                    </w:rPr>
                  </w:rPrChange>
                </w:rPr>
                <w:t xml:space="preserve">Integration and Security Specialist: </w:t>
              </w:r>
            </w:ins>
            <w:ins w:id="417" w:author="Author">
              <w:r>
                <w:rPr>
                  <w:rFonts w:ascii="Times New Roman" w:hAnsi="Times New Roman" w:cs="Times New Roman"/>
                  <w:b w:val="0"/>
                  <w:bCs w:val="0"/>
                  <w:highlight w:val="yellow"/>
                  <w:lang w:val="en-GB"/>
                  <w:rPrChange w:id="418" w:author="Author" w:date="">
                    <w:rPr>
                      <w:rFonts w:ascii="Times New Roman" w:hAnsi="Times New Roman" w:cs="Times New Roman"/>
                      <w:b/>
                      <w:bCs/>
                      <w:lang w:val="en-GB"/>
                    </w:rPr>
                  </w:rPrChange>
                </w:rPr>
                <w:t>Tasked with managing the API integration strategy, configuring identity and access management (IAM/SSO), and ensuring all data encryption and RBAC protocols are implemented.</w:t>
              </w:r>
            </w:ins>
          </w:p>
          <w:p w14:paraId="4158FEE5">
            <w:pPr>
              <w:numPr>
                <w:ilvl w:val="0"/>
                <w:numId w:val="58"/>
              </w:numPr>
              <w:shd w:val="clear" w:color="auto" w:fill="FFFFFF"/>
              <w:jc w:val="both"/>
              <w:textAlignment w:val="baseline"/>
              <w:rPr>
                <w:ins w:id="419" w:author="Author" w:date=""/>
                <w:rFonts w:ascii="Times New Roman" w:hAnsi="Times New Roman" w:cs="Times New Roman"/>
                <w:b w:val="0"/>
                <w:bCs w:val="0"/>
                <w:highlight w:val="yellow"/>
                <w:lang w:val="en-GB"/>
                <w:rPrChange w:id="420" w:author="Author" w:date="">
                  <w:rPr>
                    <w:ins w:id="421" w:author="Author" w:date=""/>
                    <w:rFonts w:ascii="Times New Roman" w:hAnsi="Times New Roman" w:cs="Times New Roman"/>
                    <w:b/>
                    <w:bCs/>
                    <w:lang w:val="en-GB"/>
                  </w:rPr>
                </w:rPrChange>
              </w:rPr>
            </w:pPr>
            <w:ins w:id="422" w:author="Author">
              <w:r>
                <w:rPr>
                  <w:rFonts w:ascii="Times New Roman" w:hAnsi="Times New Roman" w:cs="Times New Roman"/>
                  <w:b/>
                  <w:bCs/>
                  <w:highlight w:val="yellow"/>
                  <w:lang w:val="en-GB"/>
                  <w:rPrChange w:id="423" w:author="Author" w:date="">
                    <w:rPr>
                      <w:rFonts w:ascii="Times New Roman" w:hAnsi="Times New Roman" w:cs="Times New Roman"/>
                      <w:b/>
                      <w:bCs/>
                      <w:lang w:val="en-GB"/>
                    </w:rPr>
                  </w:rPrChange>
                </w:rPr>
                <w:t xml:space="preserve">Technical Trainer: </w:t>
              </w:r>
            </w:ins>
            <w:ins w:id="424" w:author="Author">
              <w:r>
                <w:rPr>
                  <w:rFonts w:ascii="Times New Roman" w:hAnsi="Times New Roman" w:cs="Times New Roman"/>
                  <w:b w:val="0"/>
                  <w:bCs w:val="0"/>
                  <w:highlight w:val="yellow"/>
                  <w:lang w:val="en-GB"/>
                  <w:rPrChange w:id="425" w:author="Author" w:date="">
                    <w:rPr>
                      <w:rFonts w:ascii="Times New Roman" w:hAnsi="Times New Roman" w:cs="Times New Roman"/>
                      <w:b/>
                      <w:bCs/>
                      <w:lang w:val="en-GB"/>
                    </w:rPr>
                  </w:rPrChange>
                </w:rPr>
                <w:t>A resource dedicated to delivering the mandatory technical knowledge transfer and admin training to GBB’s internal systems team for post-implementation maintenance.</w:t>
              </w:r>
            </w:ins>
          </w:p>
          <w:p w14:paraId="150AD373">
            <w:pPr>
              <w:numPr>
                <w:ilvl w:val="0"/>
                <w:numId w:val="0"/>
              </w:numPr>
              <w:shd w:val="clear" w:color="auto" w:fill="FFFFFF"/>
              <w:ind w:left="0" w:firstLine="0"/>
              <w:jc w:val="both"/>
              <w:textAlignment w:val="baseline"/>
              <w:rPr>
                <w:rFonts w:ascii="Times New Roman" w:hAnsi="Times New Roman" w:cs="Times New Roman"/>
                <w:b w:val="0"/>
                <w:bCs w:val="0"/>
                <w:highlight w:val="yellow"/>
                <w:lang w:val="en-GB"/>
                <w:rPrChange w:id="427" w:author="Author" w:date="">
                  <w:rPr>
                    <w:rFonts w:ascii="Times New Roman" w:hAnsi="Times New Roman" w:cs="Times New Roman"/>
                    <w:b/>
                    <w:bCs/>
                    <w:highlight w:val="yellow"/>
                    <w:lang w:val="en-GB"/>
                  </w:rPr>
                </w:rPrChange>
              </w:rPr>
              <w:pPrChange w:id="426" w:author="Author" w:date="">
                <w:pPr>
                  <w:numPr>
                    <w:ilvl w:val="0"/>
                    <w:numId w:val="58"/>
                  </w:numPr>
                  <w:shd w:val="clear" w:color="auto" w:fill="FFFFFF"/>
                  <w:ind w:left="720" w:hanging="360"/>
                  <w:jc w:val="both"/>
                  <w:textAlignment w:val="baseline"/>
                </w:pPr>
              </w:pPrChange>
            </w:pPr>
            <w:ins w:id="428" w:author="Author">
              <w:r>
                <w:rPr>
                  <w:rFonts w:ascii="Times New Roman" w:hAnsi="Times New Roman" w:cs="Times New Roman"/>
                  <w:b w:val="0"/>
                  <w:bCs w:val="0"/>
                  <w:highlight w:val="yellow"/>
                  <w:lang w:val="en-GB"/>
                  <w:rPrChange w:id="429" w:author="Author" w:date="">
                    <w:rPr>
                      <w:rFonts w:ascii="Times New Roman" w:hAnsi="Times New Roman" w:cs="Times New Roman"/>
                      <w:b/>
                      <w:bCs/>
                      <w:lang w:val="en-GB"/>
                    </w:rPr>
                  </w:rPrChange>
                </w:rPr>
                <w:t>The staffing plan must also identify a primary technical point of contact to streamline communication with GBB’s Enterprise Systems Development lead throughout the project lifecycle.</w:t>
              </w:r>
            </w:ins>
          </w:p>
        </w:tc>
        <w:tc>
          <w:tcPr>
            <w:tcW w:w="1689" w:type="dxa"/>
            <w:tcPrChange w:id="430" w:author="Author" w:date="">
              <w:tcPr>
                <w:tcW w:w="1689" w:type="dxa"/>
                <w:gridSpan w:val="2"/>
              </w:tcPr>
            </w:tcPrChange>
          </w:tcPr>
          <w:p w14:paraId="5B5EA397">
            <w:pPr>
              <w:tabs>
                <w:tab w:val="left" w:pos="826"/>
                <w:tab w:val="right" w:pos="6766"/>
              </w:tabs>
              <w:spacing w:before="120" w:after="120"/>
              <w:ind w:left="466" w:hanging="574"/>
              <w:jc w:val="center"/>
              <w:rPr>
                <w:rFonts w:ascii="Times New Roman" w:hAnsi="Times New Roman" w:cs="Times New Roman"/>
                <w:b/>
                <w:bCs/>
                <w:lang w:val="en-GB"/>
              </w:rPr>
            </w:pPr>
            <w:r>
              <w:rPr>
                <w:rFonts w:ascii="Times New Roman" w:hAnsi="Times New Roman" w:cs="Times New Roman"/>
                <w:b/>
                <w:bCs/>
                <w:lang w:val="en-GB"/>
              </w:rPr>
              <w:t>[</w:t>
            </w:r>
            <w:r>
              <w:rPr>
                <w:rFonts w:ascii="Times New Roman" w:hAnsi="Times New Roman" w:cs="Times New Roman"/>
                <w:b/>
                <w:bCs/>
                <w:i/>
                <w:lang w:val="en-GB"/>
              </w:rPr>
              <w:t>10]</w:t>
            </w:r>
          </w:p>
        </w:tc>
      </w:tr>
      <w:tr w14:paraId="62931044">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431"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gridAfter w:val="1"/>
          <w:wBefore w:w="18" w:type="dxa"/>
          <w:wAfter w:w="13" w:type="dxa"/>
          <w:trPrChange w:id="431" w:author="Author" w:date="">
            <w:trPr>
              <w:gridBefore w:val="1"/>
              <w:wBefore w:w="18" w:type="dxa"/>
              <w:wAfter w:w="177" w:type="dxa"/>
            </w:trPr>
          </w:trPrChange>
        </w:trPr>
        <w:tc>
          <w:tcPr>
            <w:tcW w:w="1152" w:type="dxa"/>
            <w:gridSpan w:val="3"/>
            <w:tcPrChange w:id="432" w:author="Author" w:date="">
              <w:tcPr>
                <w:tcW w:w="1152" w:type="dxa"/>
                <w:gridSpan w:val="3"/>
              </w:tcPr>
            </w:tcPrChange>
          </w:tcPr>
          <w:p w14:paraId="747B2372">
            <w:pPr>
              <w:spacing w:before="120" w:after="120"/>
              <w:rPr>
                <w:rFonts w:ascii="Times New Roman" w:hAnsi="Times New Roman" w:cs="Times New Roman"/>
                <w:b/>
                <w:bCs/>
              </w:rPr>
            </w:pPr>
          </w:p>
        </w:tc>
        <w:tc>
          <w:tcPr>
            <w:tcW w:w="6764" w:type="dxa"/>
            <w:gridSpan w:val="2"/>
            <w:tcPrChange w:id="433" w:author="Author" w:date="">
              <w:tcPr>
                <w:tcW w:w="6600" w:type="dxa"/>
                <w:gridSpan w:val="2"/>
              </w:tcPr>
            </w:tcPrChange>
          </w:tcPr>
          <w:p w14:paraId="330BB6F7">
            <w:pPr>
              <w:tabs>
                <w:tab w:val="right" w:pos="6766"/>
              </w:tabs>
              <w:spacing w:before="120" w:after="120"/>
              <w:jc w:val="both"/>
              <w:rPr>
                <w:rFonts w:ascii="Times New Roman" w:hAnsi="Times New Roman" w:cs="Times New Roman"/>
                <w:b/>
                <w:highlight w:val="yellow"/>
                <w:lang w:val="en-GB"/>
              </w:rPr>
            </w:pPr>
            <w:r>
              <w:rPr>
                <w:rFonts w:ascii="Times New Roman" w:hAnsi="Times New Roman" w:cs="Times New Roman"/>
                <w:b/>
                <w:highlight w:val="yellow"/>
                <w:lang w:val="en-GB"/>
              </w:rPr>
              <w:t>Total points for criterion (ii):</w:t>
            </w:r>
          </w:p>
        </w:tc>
        <w:tc>
          <w:tcPr>
            <w:tcW w:w="1689" w:type="dxa"/>
            <w:tcPrChange w:id="434" w:author="Author" w:date="">
              <w:tcPr>
                <w:tcW w:w="1689" w:type="dxa"/>
                <w:gridSpan w:val="2"/>
              </w:tcPr>
            </w:tcPrChange>
          </w:tcPr>
          <w:p w14:paraId="6376E098">
            <w:pPr>
              <w:tabs>
                <w:tab w:val="right" w:pos="4966"/>
                <w:tab w:val="right" w:pos="6586"/>
              </w:tabs>
              <w:spacing w:before="120" w:after="120"/>
              <w:ind w:left="-74"/>
              <w:rPr>
                <w:rFonts w:ascii="Times New Roman" w:hAnsi="Times New Roman" w:cs="Times New Roman"/>
                <w:b/>
                <w:bCs/>
                <w:lang w:val="en-GB"/>
              </w:rPr>
            </w:pPr>
          </w:p>
        </w:tc>
      </w:tr>
      <w:tr w14:paraId="12AFFCDA">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435"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gridAfter w:val="1"/>
          <w:wBefore w:w="18" w:type="dxa"/>
          <w:wAfter w:w="13" w:type="dxa"/>
          <w:trPrChange w:id="435" w:author="Author" w:date="">
            <w:trPr>
              <w:gridBefore w:val="1"/>
              <w:wBefore w:w="18" w:type="dxa"/>
              <w:wAfter w:w="177" w:type="dxa"/>
            </w:trPr>
          </w:trPrChange>
        </w:trPr>
        <w:tc>
          <w:tcPr>
            <w:tcW w:w="1152" w:type="dxa"/>
            <w:gridSpan w:val="3"/>
            <w:tcPrChange w:id="436" w:author="Author" w:date="">
              <w:tcPr>
                <w:tcW w:w="1152" w:type="dxa"/>
                <w:gridSpan w:val="3"/>
              </w:tcPr>
            </w:tcPrChange>
          </w:tcPr>
          <w:p w14:paraId="3EE3F3DE">
            <w:pPr>
              <w:spacing w:before="120" w:after="120"/>
              <w:rPr>
                <w:rFonts w:ascii="Times New Roman" w:hAnsi="Times New Roman" w:cs="Times New Roman"/>
                <w:b/>
                <w:bCs/>
              </w:rPr>
            </w:pPr>
          </w:p>
        </w:tc>
        <w:tc>
          <w:tcPr>
            <w:tcW w:w="6764" w:type="dxa"/>
            <w:gridSpan w:val="2"/>
            <w:tcPrChange w:id="437" w:author="Author" w:date="">
              <w:tcPr>
                <w:tcW w:w="6600" w:type="dxa"/>
                <w:gridSpan w:val="2"/>
              </w:tcPr>
            </w:tcPrChange>
          </w:tcPr>
          <w:p w14:paraId="4A0F6C75">
            <w:pPr>
              <w:spacing w:before="120" w:after="120"/>
              <w:ind w:hanging="26"/>
              <w:jc w:val="both"/>
              <w:rPr>
                <w:rFonts w:ascii="Times New Roman" w:hAnsi="Times New Roman" w:cs="Times New Roman"/>
                <w:highlight w:val="yellow"/>
                <w:lang w:val="en-GB" w:eastAsia="it-IT"/>
              </w:rPr>
            </w:pPr>
            <w:r>
              <w:rPr>
                <w:rFonts w:ascii="Times New Roman" w:hAnsi="Times New Roman" w:cs="Times New Roman"/>
                <w:highlight w:val="yellow"/>
                <w:lang w:val="en-GB"/>
              </w:rPr>
              <w:t>(iv)</w:t>
            </w:r>
            <w:r>
              <w:rPr>
                <w:rFonts w:ascii="Times New Roman" w:hAnsi="Times New Roman" w:cs="Times New Roman"/>
                <w:highlight w:val="yellow"/>
                <w:lang w:val="en-GB"/>
              </w:rPr>
              <w:tab/>
            </w:r>
            <w:r>
              <w:rPr>
                <w:rFonts w:ascii="Times New Roman" w:hAnsi="Times New Roman" w:cs="Times New Roman"/>
                <w:highlight w:val="yellow"/>
                <w:lang w:val="en-GB"/>
              </w:rPr>
              <w:t>Professional staff qualifications and competence for the assignment.</w:t>
            </w:r>
          </w:p>
        </w:tc>
        <w:tc>
          <w:tcPr>
            <w:tcW w:w="1689" w:type="dxa"/>
            <w:tcPrChange w:id="438" w:author="Author" w:date="">
              <w:tcPr>
                <w:tcW w:w="1689" w:type="dxa"/>
                <w:gridSpan w:val="2"/>
              </w:tcPr>
            </w:tcPrChange>
          </w:tcPr>
          <w:p w14:paraId="4CC0920E">
            <w:pPr>
              <w:tabs>
                <w:tab w:val="right" w:pos="6766"/>
              </w:tabs>
              <w:spacing w:before="120" w:after="120"/>
              <w:jc w:val="center"/>
              <w:rPr>
                <w:rFonts w:ascii="Times New Roman" w:hAnsi="Times New Roman" w:cs="Times New Roman"/>
                <w:lang w:val="en-GB"/>
              </w:rPr>
            </w:pPr>
          </w:p>
        </w:tc>
      </w:tr>
      <w:tr w14:paraId="55468638">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439"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gridAfter w:val="1"/>
          <w:wBefore w:w="18" w:type="dxa"/>
          <w:wAfter w:w="13" w:type="dxa"/>
          <w:trPrChange w:id="439" w:author="Author" w:date="">
            <w:trPr>
              <w:gridBefore w:val="1"/>
              <w:wBefore w:w="18" w:type="dxa"/>
              <w:wAfter w:w="177" w:type="dxa"/>
            </w:trPr>
          </w:trPrChange>
        </w:trPr>
        <w:tc>
          <w:tcPr>
            <w:tcW w:w="1152" w:type="dxa"/>
            <w:gridSpan w:val="3"/>
            <w:tcPrChange w:id="440" w:author="Author" w:date="">
              <w:tcPr>
                <w:tcW w:w="1152" w:type="dxa"/>
                <w:gridSpan w:val="3"/>
              </w:tcPr>
            </w:tcPrChange>
          </w:tcPr>
          <w:p w14:paraId="048401E7">
            <w:pPr>
              <w:spacing w:before="120" w:after="120"/>
              <w:rPr>
                <w:rFonts w:ascii="Times New Roman" w:hAnsi="Times New Roman" w:cs="Times New Roman"/>
                <w:b/>
                <w:bCs/>
              </w:rPr>
            </w:pPr>
          </w:p>
        </w:tc>
        <w:tc>
          <w:tcPr>
            <w:tcW w:w="6764" w:type="dxa"/>
            <w:gridSpan w:val="2"/>
            <w:tcPrChange w:id="441" w:author="Author" w:date="">
              <w:tcPr>
                <w:tcW w:w="6600" w:type="dxa"/>
                <w:gridSpan w:val="2"/>
              </w:tcPr>
            </w:tcPrChange>
          </w:tcPr>
          <w:p w14:paraId="79FFFB25">
            <w:pPr>
              <w:tabs>
                <w:tab w:val="right" w:pos="6766"/>
              </w:tabs>
              <w:spacing w:before="120" w:after="120"/>
              <w:jc w:val="both"/>
              <w:rPr>
                <w:ins w:id="442" w:author="Author" w:date=""/>
                <w:rFonts w:ascii="Times New Roman" w:hAnsi="Times New Roman" w:cs="Times New Roman"/>
                <w:highlight w:val="yellow"/>
              </w:rPr>
            </w:pPr>
            <w:ins w:id="443" w:author="Author">
              <w:r>
                <w:rPr>
                  <w:rFonts w:ascii="Times New Roman" w:hAnsi="Times New Roman" w:cs="Times New Roman"/>
                  <w:highlight w:val="yellow"/>
                </w:rPr>
                <w:t>The project team must be comprised of highly qualified technical professionals with the following minimum qualifications and experience levels:</w:t>
              </w:r>
            </w:ins>
          </w:p>
          <w:p w14:paraId="6C52BC97">
            <w:pPr>
              <w:numPr>
                <w:ilvl w:val="0"/>
                <w:numId w:val="59"/>
              </w:numPr>
              <w:tabs>
                <w:tab w:val="right" w:pos="6766"/>
              </w:tabs>
              <w:spacing w:before="120" w:after="120"/>
              <w:jc w:val="both"/>
              <w:rPr>
                <w:ins w:id="444" w:author="Author" w:date=""/>
                <w:rFonts w:ascii="Times New Roman" w:hAnsi="Times New Roman" w:cs="Times New Roman"/>
                <w:highlight w:val="yellow"/>
              </w:rPr>
            </w:pPr>
            <w:ins w:id="445" w:author="Author">
              <w:r>
                <w:rPr>
                  <w:rFonts w:ascii="Times New Roman" w:hAnsi="Times New Roman" w:cs="Times New Roman"/>
                  <w:b/>
                  <w:bCs/>
                  <w:highlight w:val="yellow"/>
                  <w:rPrChange w:id="446" w:author="Author" w:date="">
                    <w:rPr>
                      <w:rFonts w:ascii="Times New Roman" w:hAnsi="Times New Roman" w:cs="Times New Roman"/>
                      <w:highlight w:val="yellow"/>
                    </w:rPr>
                  </w:rPrChange>
                </w:rPr>
                <w:t>System Architect and Integration Lead</w:t>
              </w:r>
            </w:ins>
            <w:ins w:id="447" w:author="Author">
              <w:r>
                <w:rPr>
                  <w:rFonts w:ascii="Times New Roman" w:hAnsi="Times New Roman" w:cs="Times New Roman"/>
                  <w:highlight w:val="yellow"/>
                </w:rPr>
                <w:t>: The System Architect must possess a BSc, BEng, or BTech in Computer Science, Software Engineering, or a related technical field. They must have a minimum of 10 years of experience in enterprise software design and systems integration. The Architect’s credentials and professional standing must be verifiable on relevant professional platforms or through recognized certification bodies. They must have successfully led at least three enterprise-scale software deployments involving complex API integrations and SSO implementations. Credentials must include:</w:t>
              </w:r>
            </w:ins>
          </w:p>
          <w:p w14:paraId="3D19DA54">
            <w:pPr>
              <w:numPr>
                <w:ilvl w:val="0"/>
                <w:numId w:val="60"/>
              </w:numPr>
              <w:tabs>
                <w:tab w:val="right" w:pos="6766"/>
              </w:tabs>
              <w:spacing w:before="120" w:after="120"/>
              <w:jc w:val="both"/>
              <w:rPr>
                <w:ins w:id="448" w:author="Author" w:date=""/>
                <w:rFonts w:ascii="Times New Roman" w:hAnsi="Times New Roman" w:cs="Times New Roman"/>
                <w:highlight w:val="yellow"/>
              </w:rPr>
            </w:pPr>
            <w:ins w:id="449" w:author="Author">
              <w:r>
                <w:rPr>
                  <w:rFonts w:ascii="Times New Roman" w:hAnsi="Times New Roman" w:cs="Times New Roman"/>
                  <w:highlight w:val="yellow"/>
                </w:rPr>
                <w:t>TOGAF (The Open Group Architecture Framework) or an equivalent architectural framework certification.</w:t>
              </w:r>
            </w:ins>
          </w:p>
          <w:p w14:paraId="23D98A88">
            <w:pPr>
              <w:numPr>
                <w:ilvl w:val="0"/>
                <w:numId w:val="60"/>
              </w:numPr>
              <w:tabs>
                <w:tab w:val="right" w:pos="6766"/>
              </w:tabs>
              <w:spacing w:before="120" w:after="120"/>
              <w:jc w:val="both"/>
              <w:rPr>
                <w:ins w:id="450" w:author="Author" w:date=""/>
                <w:rFonts w:ascii="Times New Roman" w:hAnsi="Times New Roman" w:cs="Times New Roman"/>
                <w:highlight w:val="yellow"/>
              </w:rPr>
            </w:pPr>
            <w:ins w:id="451" w:author="Author">
              <w:r>
                <w:rPr>
                  <w:rFonts w:ascii="Times New Roman" w:hAnsi="Times New Roman" w:cs="Times New Roman"/>
                  <w:highlight w:val="yellow"/>
                </w:rPr>
                <w:t>Microsoft Certified Solutions Architect, AWS Certified Solutions Architect, or equivalent cloud/infrastructure certification.</w:t>
              </w:r>
            </w:ins>
          </w:p>
          <w:p w14:paraId="6BA437DB">
            <w:pPr>
              <w:numPr>
                <w:ilvl w:val="0"/>
                <w:numId w:val="60"/>
              </w:numPr>
              <w:tabs>
                <w:tab w:val="right" w:pos="6766"/>
              </w:tabs>
              <w:spacing w:before="120" w:after="120"/>
              <w:jc w:val="both"/>
              <w:rPr>
                <w:ins w:id="452" w:author="Author" w:date=""/>
                <w:rFonts w:ascii="Times New Roman" w:hAnsi="Times New Roman" w:cs="Times New Roman"/>
                <w:highlight w:val="yellow"/>
              </w:rPr>
            </w:pPr>
            <w:ins w:id="453" w:author="Author">
              <w:r>
                <w:rPr>
                  <w:rFonts w:ascii="Times New Roman" w:hAnsi="Times New Roman" w:cs="Times New Roman"/>
                  <w:highlight w:val="yellow"/>
                </w:rPr>
                <w:t>Certification or demonstrated mastery in RESTful API design and middleware technologies.</w:t>
              </w:r>
            </w:ins>
          </w:p>
          <w:p w14:paraId="15FFAC18">
            <w:pPr>
              <w:numPr>
                <w:ilvl w:val="0"/>
                <w:numId w:val="61"/>
              </w:numPr>
              <w:tabs>
                <w:tab w:val="right" w:pos="6766"/>
              </w:tabs>
              <w:spacing w:before="120" w:after="120"/>
              <w:jc w:val="both"/>
              <w:rPr>
                <w:ins w:id="454" w:author="Author" w:date=""/>
                <w:rFonts w:ascii="Times New Roman" w:hAnsi="Times New Roman" w:cs="Times New Roman"/>
                <w:highlight w:val="yellow"/>
              </w:rPr>
            </w:pPr>
            <w:ins w:id="455" w:author="Author">
              <w:r>
                <w:rPr>
                  <w:rFonts w:ascii="Times New Roman" w:hAnsi="Times New Roman" w:cs="Times New Roman"/>
                  <w:b/>
                  <w:bCs/>
                  <w:highlight w:val="yellow"/>
                  <w:rPrChange w:id="456" w:author="Author" w:date="">
                    <w:rPr>
                      <w:rFonts w:ascii="Times New Roman" w:hAnsi="Times New Roman" w:cs="Times New Roman"/>
                      <w:highlight w:val="yellow"/>
                    </w:rPr>
                  </w:rPrChange>
                </w:rPr>
                <w:t>Integration and Security Specialist</w:t>
              </w:r>
            </w:ins>
            <w:ins w:id="457" w:author="Author">
              <w:r>
                <w:rPr>
                  <w:rFonts w:ascii="Times New Roman" w:hAnsi="Times New Roman" w:cs="Times New Roman"/>
                  <w:b/>
                  <w:bCs/>
                  <w:highlight w:val="yellow"/>
                </w:rPr>
                <w:t>:</w:t>
              </w:r>
            </w:ins>
            <w:ins w:id="458" w:author="Author">
              <w:r>
                <w:rPr>
                  <w:rFonts w:ascii="Times New Roman" w:hAnsi="Times New Roman" w:cs="Times New Roman"/>
                  <w:highlight w:val="yellow"/>
                </w:rPr>
                <w:t xml:space="preserve"> The Integration and Security Specialist must possess a BSc or HND in Computer Science, Cybersecurity, or a related field, with a minimum of 7 years of experience in application security and identity management. They must demonstrate proven expertise in configuring SAML 2.0, OAuth, and Active Directory for enterprise applications, alongside implementing data encryption standards. Credentials must include:</w:t>
              </w:r>
            </w:ins>
          </w:p>
          <w:p w14:paraId="0C79DEFA">
            <w:pPr>
              <w:numPr>
                <w:ilvl w:val="0"/>
                <w:numId w:val="62"/>
              </w:numPr>
              <w:tabs>
                <w:tab w:val="right" w:pos="6766"/>
              </w:tabs>
              <w:spacing w:before="120" w:after="120"/>
              <w:jc w:val="both"/>
              <w:rPr>
                <w:ins w:id="459" w:author="Author" w:date=""/>
                <w:rFonts w:ascii="Times New Roman" w:hAnsi="Times New Roman" w:cs="Times New Roman"/>
                <w:highlight w:val="yellow"/>
              </w:rPr>
            </w:pPr>
            <w:ins w:id="460" w:author="Author">
              <w:r>
                <w:rPr>
                  <w:rFonts w:ascii="Times New Roman" w:hAnsi="Times New Roman" w:cs="Times New Roman"/>
                  <w:highlight w:val="yellow"/>
                </w:rPr>
                <w:t>ISC2 Certified Information Systems Security Professional (CISSP), ISC2 Certified Cloud Security Professional (CCSP), CompTIA Security+ or GIAC Security Essentials (GSEC) or similar.</w:t>
              </w:r>
            </w:ins>
          </w:p>
          <w:p w14:paraId="552B64E4">
            <w:pPr>
              <w:numPr>
                <w:ilvl w:val="0"/>
                <w:numId w:val="0"/>
              </w:numPr>
              <w:tabs>
                <w:tab w:val="right" w:pos="6766"/>
              </w:tabs>
              <w:spacing w:before="120" w:after="120"/>
              <w:ind w:left="0" w:firstLine="0"/>
              <w:jc w:val="both"/>
              <w:rPr>
                <w:ins w:id="462" w:author="Author" w:date=""/>
                <w:rFonts w:ascii="Times New Roman" w:hAnsi="Times New Roman" w:cs="Times New Roman"/>
                <w:highlight w:val="yellow"/>
              </w:rPr>
              <w:pPrChange w:id="461" w:author="Author" w:date="">
                <w:pPr>
                  <w:numPr>
                    <w:ilvl w:val="0"/>
                    <w:numId w:val="62"/>
                  </w:numPr>
                  <w:tabs>
                    <w:tab w:val="right" w:pos="6766"/>
                  </w:tabs>
                  <w:spacing w:before="120" w:after="120"/>
                  <w:ind w:left="720" w:hanging="360"/>
                  <w:jc w:val="both"/>
                </w:pPr>
              </w:pPrChange>
            </w:pPr>
          </w:p>
          <w:p w14:paraId="7CCA7237">
            <w:pPr>
              <w:numPr>
                <w:ilvl w:val="0"/>
                <w:numId w:val="62"/>
              </w:numPr>
              <w:tabs>
                <w:tab w:val="right" w:pos="6766"/>
              </w:tabs>
              <w:spacing w:before="120" w:after="120"/>
              <w:jc w:val="both"/>
              <w:rPr>
                <w:ins w:id="463" w:author="Author" w:date=""/>
                <w:rFonts w:ascii="Times New Roman" w:hAnsi="Times New Roman" w:cs="Times New Roman"/>
                <w:highlight w:val="yellow"/>
              </w:rPr>
            </w:pPr>
            <w:ins w:id="464" w:author="Author">
              <w:r>
                <w:rPr>
                  <w:rFonts w:ascii="Times New Roman" w:hAnsi="Times New Roman" w:cs="Times New Roman"/>
                  <w:highlight w:val="yellow"/>
                </w:rPr>
                <w:t>Specialist certification or verified experience in Identity and Access Management (IAM).</w:t>
              </w:r>
            </w:ins>
          </w:p>
          <w:p w14:paraId="7D8C9DB0">
            <w:pPr>
              <w:numPr>
                <w:ilvl w:val="0"/>
                <w:numId w:val="63"/>
              </w:numPr>
              <w:tabs>
                <w:tab w:val="right" w:pos="6766"/>
              </w:tabs>
              <w:spacing w:before="120" w:after="120"/>
              <w:jc w:val="both"/>
              <w:rPr>
                <w:ins w:id="465" w:author="Author" w:date=""/>
                <w:rFonts w:ascii="Times New Roman" w:hAnsi="Times New Roman" w:cs="Times New Roman"/>
                <w:highlight w:val="yellow"/>
              </w:rPr>
            </w:pPr>
            <w:ins w:id="466" w:author="Author">
              <w:r>
                <w:rPr>
                  <w:rFonts w:ascii="Times New Roman" w:hAnsi="Times New Roman" w:cs="Times New Roman"/>
                  <w:b/>
                  <w:bCs/>
                  <w:highlight w:val="yellow"/>
                  <w:rPrChange w:id="467" w:author="Author" w:date="">
                    <w:rPr>
                      <w:rFonts w:ascii="Times New Roman" w:hAnsi="Times New Roman" w:cs="Times New Roman"/>
                      <w:highlight w:val="yellow"/>
                    </w:rPr>
                  </w:rPrChange>
                </w:rPr>
                <w:t>Data Migration and QA Lead</w:t>
              </w:r>
            </w:ins>
            <w:ins w:id="468" w:author="Author">
              <w:r>
                <w:rPr>
                  <w:rFonts w:ascii="Times New Roman" w:hAnsi="Times New Roman" w:cs="Times New Roman"/>
                  <w:highlight w:val="yellow"/>
                </w:rPr>
                <w:t>: The Data Migration and QA Lead must possess a BSc or HND in Computer Science, Mathematics, or Data Science, with a minimum of 5 years of experience in database administration and software testing. They must demonstrate a track record of successful ETL (Extract, Transform, Load) processes for legacy data migration and the management of structured User Acceptance Testing (UAT) for enterprise software. Credentials must include:</w:t>
              </w:r>
            </w:ins>
          </w:p>
          <w:p w14:paraId="59014407">
            <w:pPr>
              <w:numPr>
                <w:ilvl w:val="0"/>
                <w:numId w:val="64"/>
              </w:numPr>
              <w:tabs>
                <w:tab w:val="right" w:pos="6766"/>
              </w:tabs>
              <w:spacing w:before="120" w:after="120"/>
              <w:jc w:val="both"/>
              <w:rPr>
                <w:ins w:id="469" w:author="Author" w:date=""/>
                <w:rFonts w:ascii="Times New Roman" w:hAnsi="Times New Roman" w:cs="Times New Roman"/>
                <w:highlight w:val="yellow"/>
              </w:rPr>
            </w:pPr>
            <w:ins w:id="470" w:author="Author">
              <w:r>
                <w:rPr>
                  <w:rFonts w:ascii="Times New Roman" w:hAnsi="Times New Roman" w:cs="Times New Roman"/>
                  <w:highlight w:val="yellow"/>
                </w:rPr>
                <w:t>Oracle Database SQL Certified Associate or Microsoft Certified: Data Engineer, or similar.</w:t>
              </w:r>
            </w:ins>
          </w:p>
          <w:p w14:paraId="209BA9E5">
            <w:pPr>
              <w:numPr>
                <w:ilvl w:val="0"/>
                <w:numId w:val="64"/>
              </w:numPr>
              <w:tabs>
                <w:tab w:val="right" w:pos="6766"/>
              </w:tabs>
              <w:spacing w:before="120" w:after="120"/>
              <w:jc w:val="both"/>
              <w:rPr>
                <w:ins w:id="471" w:author="Author" w:date=""/>
                <w:rFonts w:ascii="Times New Roman" w:hAnsi="Times New Roman" w:cs="Times New Roman"/>
                <w:highlight w:val="yellow"/>
              </w:rPr>
            </w:pPr>
            <w:ins w:id="472" w:author="Author">
              <w:r>
                <w:rPr>
                  <w:rFonts w:ascii="Times New Roman" w:hAnsi="Times New Roman" w:cs="Times New Roman"/>
                  <w:highlight w:val="yellow"/>
                </w:rPr>
                <w:t>Certification in Project Management (PMP or PRINCE2).</w:t>
              </w:r>
            </w:ins>
          </w:p>
          <w:p w14:paraId="0ED17882">
            <w:pPr>
              <w:numPr>
                <w:ilvl w:val="0"/>
                <w:numId w:val="65"/>
              </w:numPr>
              <w:tabs>
                <w:tab w:val="right" w:pos="6766"/>
              </w:tabs>
              <w:spacing w:before="120" w:after="120"/>
              <w:jc w:val="both"/>
              <w:rPr>
                <w:ins w:id="473" w:author="Author" w:date=""/>
                <w:rFonts w:ascii="Times New Roman" w:hAnsi="Times New Roman" w:cs="Times New Roman"/>
                <w:highlight w:val="yellow"/>
              </w:rPr>
            </w:pPr>
            <w:ins w:id="474" w:author="Author">
              <w:r>
                <w:rPr>
                  <w:rFonts w:ascii="Times New Roman" w:hAnsi="Times New Roman" w:cs="Times New Roman"/>
                  <w:b/>
                  <w:bCs/>
                  <w:highlight w:val="yellow"/>
                  <w:rPrChange w:id="475" w:author="Author" w:date="">
                    <w:rPr>
                      <w:rFonts w:ascii="Times New Roman" w:hAnsi="Times New Roman" w:cs="Times New Roman"/>
                      <w:highlight w:val="yellow"/>
                    </w:rPr>
                  </w:rPrChange>
                </w:rPr>
                <w:t>Project Team Leader</w:t>
              </w:r>
            </w:ins>
            <w:ins w:id="476" w:author="Author">
              <w:r>
                <w:rPr>
                  <w:rFonts w:ascii="Times New Roman" w:hAnsi="Times New Roman" w:cs="Times New Roman"/>
                  <w:highlight w:val="yellow"/>
                </w:rPr>
                <w:t>: The Project Team Leader must possess a BSc, BEng, or BTech in Computer Science, Electrical Electronics Engineering, or other related courses. The Project Leader’s name and their company must be verifiable on relevant professional websites and be in good standing. The Project leader must have a minimum of 10 years of experience and must have successfully led implementation and certification projects in Management Systems. Credentials must include:</w:t>
              </w:r>
            </w:ins>
          </w:p>
          <w:p w14:paraId="1508BD30">
            <w:pPr>
              <w:numPr>
                <w:ilvl w:val="0"/>
                <w:numId w:val="66"/>
              </w:numPr>
              <w:tabs>
                <w:tab w:val="right" w:pos="6766"/>
              </w:tabs>
              <w:spacing w:before="120" w:after="120"/>
              <w:jc w:val="both"/>
              <w:rPr>
                <w:ins w:id="477" w:author="Author" w:date=""/>
                <w:rFonts w:ascii="Times New Roman" w:hAnsi="Times New Roman" w:cs="Times New Roman"/>
                <w:highlight w:val="yellow"/>
              </w:rPr>
            </w:pPr>
            <w:ins w:id="478" w:author="Author">
              <w:r>
                <w:rPr>
                  <w:rFonts w:ascii="Times New Roman" w:hAnsi="Times New Roman" w:cs="Times New Roman"/>
                  <w:highlight w:val="yellow"/>
                </w:rPr>
                <w:t>COBIT 2019.</w:t>
              </w:r>
            </w:ins>
          </w:p>
          <w:p w14:paraId="63C8EC16">
            <w:pPr>
              <w:numPr>
                <w:ilvl w:val="0"/>
                <w:numId w:val="66"/>
              </w:numPr>
              <w:tabs>
                <w:tab w:val="right" w:pos="6766"/>
              </w:tabs>
              <w:spacing w:before="120" w:after="120"/>
              <w:jc w:val="both"/>
              <w:rPr>
                <w:ins w:id="479" w:author="Author" w:date=""/>
                <w:rFonts w:ascii="Times New Roman" w:hAnsi="Times New Roman" w:cs="Times New Roman"/>
                <w:highlight w:val="yellow"/>
              </w:rPr>
            </w:pPr>
            <w:ins w:id="480" w:author="Author">
              <w:r>
                <w:rPr>
                  <w:rFonts w:ascii="Times New Roman" w:hAnsi="Times New Roman" w:cs="Times New Roman"/>
                  <w:highlight w:val="yellow"/>
                </w:rPr>
                <w:t>ISO 9001, 20000, 27001, or 31000 Lead Implemento</w:t>
              </w:r>
            </w:ins>
            <w:ins w:id="481" w:author="Author">
              <w:del w:id="482" w:author="Author">
                <w:r>
                  <w:rPr>
                    <w:rFonts w:ascii="Times New Roman" w:hAnsi="Times New Roman" w:cs="Times New Roman"/>
                    <w:highlight w:val="yellow"/>
                  </w:rPr>
                  <w:delText>e</w:delText>
                </w:r>
              </w:del>
            </w:ins>
            <w:ins w:id="483" w:author="Author">
              <w:r>
                <w:rPr>
                  <w:rFonts w:ascii="Times New Roman" w:hAnsi="Times New Roman" w:cs="Times New Roman"/>
                  <w:highlight w:val="yellow"/>
                </w:rPr>
                <w:t>r or</w:t>
              </w:r>
            </w:ins>
            <w:ins w:id="484" w:author="Author">
              <w:del w:id="485" w:author="Author">
                <w:r>
                  <w:rPr>
                    <w:rFonts w:ascii="Times New Roman" w:hAnsi="Times New Roman" w:cs="Times New Roman"/>
                    <w:highlight w:val="yellow"/>
                  </w:rPr>
                  <w:delText>and</w:delText>
                </w:r>
              </w:del>
            </w:ins>
            <w:ins w:id="486" w:author="Author">
              <w:r>
                <w:rPr>
                  <w:rFonts w:ascii="Times New Roman" w:hAnsi="Times New Roman" w:cs="Times New Roman"/>
                  <w:highlight w:val="yellow"/>
                </w:rPr>
                <w:t xml:space="preserve"> Lead Auditor Certification.</w:t>
              </w:r>
            </w:ins>
          </w:p>
          <w:p w14:paraId="2E15F35E">
            <w:pPr>
              <w:numPr>
                <w:ilvl w:val="0"/>
                <w:numId w:val="66"/>
              </w:numPr>
              <w:tabs>
                <w:tab w:val="right" w:pos="6766"/>
              </w:tabs>
              <w:spacing w:before="120" w:after="120"/>
              <w:jc w:val="both"/>
              <w:rPr>
                <w:ins w:id="487" w:author="Author" w:date=""/>
                <w:rFonts w:ascii="Times New Roman" w:hAnsi="Times New Roman" w:cs="Times New Roman"/>
                <w:highlight w:val="yellow"/>
              </w:rPr>
            </w:pPr>
            <w:ins w:id="488" w:author="Author">
              <w:r>
                <w:rPr>
                  <w:rFonts w:ascii="Times New Roman" w:hAnsi="Times New Roman" w:cs="Times New Roman"/>
                  <w:highlight w:val="yellow"/>
                </w:rPr>
                <w:t>Project Management Professional (PMP) or PRINCE2.</w:t>
              </w:r>
            </w:ins>
          </w:p>
          <w:p w14:paraId="3956B0F8">
            <w:pPr>
              <w:tabs>
                <w:tab w:val="right" w:pos="6766"/>
              </w:tabs>
              <w:spacing w:before="120" w:after="120"/>
              <w:jc w:val="both"/>
              <w:rPr>
                <w:ins w:id="489" w:author="Author" w:date=""/>
                <w:del w:id="490" w:author="Author" w:date=""/>
                <w:rFonts w:ascii="Times New Roman" w:hAnsi="Times New Roman" w:cs="Times New Roman"/>
                <w:highlight w:val="yellow"/>
                <w:lang w:val="en-GB"/>
              </w:rPr>
            </w:pPr>
          </w:p>
          <w:p w14:paraId="0B0C7D69">
            <w:pPr>
              <w:tabs>
                <w:tab w:val="right" w:pos="6766"/>
              </w:tabs>
              <w:spacing w:before="120" w:after="120"/>
              <w:rPr>
                <w:rFonts w:ascii="Times New Roman" w:hAnsi="Times New Roman" w:cs="Times New Roman"/>
                <w:highlight w:val="yellow"/>
                <w:lang w:val="en-GB"/>
              </w:rPr>
            </w:pPr>
          </w:p>
        </w:tc>
        <w:tc>
          <w:tcPr>
            <w:tcW w:w="1689" w:type="dxa"/>
            <w:tcPrChange w:id="491" w:author="Author" w:date="">
              <w:tcPr>
                <w:tcW w:w="1689" w:type="dxa"/>
                <w:gridSpan w:val="2"/>
              </w:tcPr>
            </w:tcPrChange>
          </w:tcPr>
          <w:p w14:paraId="7933DA31">
            <w:pPr>
              <w:tabs>
                <w:tab w:val="right" w:pos="6766"/>
              </w:tabs>
              <w:spacing w:before="120" w:after="120"/>
              <w:jc w:val="center"/>
              <w:rPr>
                <w:rFonts w:ascii="Times New Roman" w:hAnsi="Times New Roman" w:cs="Times New Roman"/>
                <w:b/>
                <w:lang w:val="en-GB"/>
              </w:rPr>
            </w:pPr>
            <w:r>
              <w:rPr>
                <w:rFonts w:ascii="Times New Roman" w:hAnsi="Times New Roman" w:cs="Times New Roman"/>
                <w:b/>
                <w:lang w:val="en-GB"/>
              </w:rPr>
              <w:t>[</w:t>
            </w:r>
            <w:del w:id="492" w:author="Author">
              <w:r>
                <w:rPr>
                  <w:rFonts w:ascii="Times New Roman" w:hAnsi="Times New Roman" w:cs="Times New Roman"/>
                  <w:b/>
                  <w:lang w:val="en-GB"/>
                </w:rPr>
                <w:delText>25</w:delText>
              </w:r>
            </w:del>
            <w:ins w:id="493" w:author="Author">
              <w:r>
                <w:rPr>
                  <w:rFonts w:ascii="Times New Roman" w:hAnsi="Times New Roman" w:cs="Times New Roman"/>
                  <w:b/>
                  <w:lang w:val="en-GB"/>
                </w:rPr>
                <w:t>20</w:t>
              </w:r>
            </w:ins>
            <w:r>
              <w:rPr>
                <w:rFonts w:ascii="Times New Roman" w:hAnsi="Times New Roman" w:cs="Times New Roman"/>
                <w:b/>
                <w:lang w:val="en-GB"/>
              </w:rPr>
              <w:t>]</w:t>
            </w:r>
          </w:p>
        </w:tc>
      </w:tr>
      <w:tr w14:paraId="1E906BE5">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494"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gridAfter w:val="1"/>
          <w:wBefore w:w="18" w:type="dxa"/>
          <w:wAfter w:w="13" w:type="dxa"/>
          <w:trPrChange w:id="494" w:author="Author" w:date="">
            <w:trPr>
              <w:gridBefore w:val="1"/>
              <w:wBefore w:w="18" w:type="dxa"/>
              <w:wAfter w:w="177" w:type="dxa"/>
            </w:trPr>
          </w:trPrChange>
        </w:trPr>
        <w:tc>
          <w:tcPr>
            <w:tcW w:w="1152" w:type="dxa"/>
            <w:gridSpan w:val="3"/>
            <w:tcPrChange w:id="495" w:author="Author" w:date="">
              <w:tcPr>
                <w:tcW w:w="1152" w:type="dxa"/>
                <w:gridSpan w:val="3"/>
              </w:tcPr>
            </w:tcPrChange>
          </w:tcPr>
          <w:p w14:paraId="0D97F0AF">
            <w:pPr>
              <w:spacing w:before="120" w:after="120"/>
              <w:rPr>
                <w:rFonts w:ascii="Times New Roman" w:hAnsi="Times New Roman" w:cs="Times New Roman"/>
                <w:b/>
                <w:bCs/>
              </w:rPr>
            </w:pPr>
          </w:p>
        </w:tc>
        <w:tc>
          <w:tcPr>
            <w:tcW w:w="6764" w:type="dxa"/>
            <w:gridSpan w:val="2"/>
            <w:tcPrChange w:id="496" w:author="Author" w:date="">
              <w:tcPr>
                <w:tcW w:w="6600" w:type="dxa"/>
                <w:gridSpan w:val="2"/>
              </w:tcPr>
            </w:tcPrChange>
          </w:tcPr>
          <w:p w14:paraId="580076BE">
            <w:pPr>
              <w:tabs>
                <w:tab w:val="right" w:pos="6766"/>
              </w:tabs>
              <w:spacing w:before="120" w:after="120"/>
              <w:jc w:val="both"/>
              <w:rPr>
                <w:ins w:id="497" w:author="Author" w:date=""/>
                <w:rFonts w:ascii="Times New Roman" w:hAnsi="Times New Roman" w:cs="Times New Roman"/>
                <w:b/>
                <w:highlight w:val="yellow"/>
                <w:lang w:val="en-GB"/>
              </w:rPr>
            </w:pPr>
            <w:ins w:id="498" w:author="Author">
              <w:r>
                <w:rPr>
                  <w:rFonts w:ascii="Times New Roman" w:hAnsi="Times New Roman" w:cs="Times New Roman"/>
                  <w:b/>
                  <w:highlight w:val="yellow"/>
                  <w:lang w:val="en-GB"/>
                </w:rPr>
                <w:t>Implementation Consultants</w:t>
              </w:r>
            </w:ins>
          </w:p>
          <w:p w14:paraId="24D8440C">
            <w:pPr>
              <w:tabs>
                <w:tab w:val="right" w:pos="6766"/>
              </w:tabs>
              <w:spacing w:before="120" w:after="120"/>
              <w:jc w:val="both"/>
              <w:rPr>
                <w:ins w:id="499" w:author="Author" w:date=""/>
                <w:rFonts w:ascii="Times New Roman" w:hAnsi="Times New Roman" w:cs="Times New Roman"/>
                <w:highlight w:val="yellow"/>
                <w:lang w:val="en-GB"/>
              </w:rPr>
            </w:pPr>
            <w:ins w:id="500" w:author="Author">
              <w:r>
                <w:rPr>
                  <w:rFonts w:ascii="Times New Roman" w:hAnsi="Times New Roman" w:cs="Times New Roman"/>
                  <w:highlight w:val="yellow"/>
                  <w:lang w:val="en-GB"/>
                </w:rPr>
                <w:t>Preferably BSc/BEng/BTech or Minimum HND in Business or Technology or Engineering Field</w:t>
              </w:r>
            </w:ins>
          </w:p>
          <w:p w14:paraId="17B73EDA">
            <w:pPr>
              <w:numPr>
                <w:ilvl w:val="0"/>
                <w:numId w:val="67"/>
              </w:numPr>
              <w:tabs>
                <w:tab w:val="right" w:pos="6766"/>
              </w:tabs>
              <w:spacing w:before="120" w:after="120"/>
              <w:jc w:val="both"/>
              <w:rPr>
                <w:ins w:id="501" w:author="Author" w:date=""/>
                <w:rFonts w:ascii="Times New Roman" w:hAnsi="Times New Roman" w:cs="Times New Roman"/>
                <w:highlight w:val="yellow"/>
                <w:lang w:val="en-GB"/>
              </w:rPr>
            </w:pPr>
            <w:ins w:id="502" w:author="Author">
              <w:r>
                <w:rPr>
                  <w:rFonts w:ascii="Times New Roman" w:hAnsi="Times New Roman" w:cs="Times New Roman"/>
                  <w:highlight w:val="yellow"/>
                  <w:lang w:val="en-GB"/>
                </w:rPr>
                <w:t>Minimum qualification in the following areas:</w:t>
              </w:r>
            </w:ins>
          </w:p>
          <w:p w14:paraId="6BF2F767">
            <w:pPr>
              <w:numPr>
                <w:ilvl w:val="0"/>
                <w:numId w:val="67"/>
              </w:numPr>
              <w:tabs>
                <w:tab w:val="right" w:pos="6766"/>
              </w:tabs>
              <w:spacing w:before="120" w:after="120"/>
              <w:jc w:val="both"/>
              <w:rPr>
                <w:ins w:id="503" w:author="Author" w:date=""/>
                <w:rFonts w:ascii="Times New Roman" w:hAnsi="Times New Roman" w:cs="Times New Roman"/>
                <w:highlight w:val="yellow"/>
                <w:lang w:val="en-GB"/>
              </w:rPr>
            </w:pPr>
            <w:ins w:id="504" w:author="Author">
              <w:r>
                <w:rPr>
                  <w:rFonts w:ascii="Times New Roman" w:hAnsi="Times New Roman" w:cs="Times New Roman"/>
                  <w:highlight w:val="yellow"/>
                  <w:lang w:val="en-GB"/>
                </w:rPr>
                <w:t xml:space="preserve">-At least 5 years’ professional experience in IT Compliance management (e.g. ISO </w:t>
              </w:r>
            </w:ins>
            <w:ins w:id="505" w:author="Author">
              <w:del w:id="506" w:author="Author">
                <w:r>
                  <w:rPr>
                    <w:rFonts w:ascii="Times New Roman" w:hAnsi="Times New Roman" w:cs="Times New Roman"/>
                    <w:highlight w:val="yellow"/>
                    <w:lang w:val="en-GB"/>
                  </w:rPr>
                  <w:delText>22301</w:delText>
                </w:r>
              </w:del>
            </w:ins>
            <w:ins w:id="507" w:author="Author">
              <w:r>
                <w:rPr>
                  <w:rFonts w:ascii="Times New Roman" w:hAnsi="Times New Roman" w:cs="Times New Roman"/>
                  <w:highlight w:val="yellow"/>
                  <w:lang w:val="en-GB"/>
                </w:rPr>
                <w:t xml:space="preserve">, ISO 9001, ISO 20000, ISO 27001, </w:t>
              </w:r>
            </w:ins>
            <w:ins w:id="508" w:author="Author">
              <w:del w:id="509" w:author="Author">
                <w:r>
                  <w:rPr>
                    <w:rFonts w:ascii="Times New Roman" w:hAnsi="Times New Roman" w:cs="Times New Roman"/>
                    <w:highlight w:val="yellow"/>
                    <w:lang w:val="en-GB"/>
                  </w:rPr>
                  <w:delText xml:space="preserve"> etc.</w:delText>
                </w:r>
              </w:del>
            </w:ins>
            <w:ins w:id="510" w:author="Author">
              <w:r>
                <w:rPr>
                  <w:rFonts w:ascii="Times New Roman" w:hAnsi="Times New Roman" w:cs="Times New Roman"/>
                  <w:highlight w:val="yellow"/>
                  <w:lang w:val="en-GB"/>
                </w:rPr>
                <w:t>ISO 31000)</w:t>
              </w:r>
            </w:ins>
          </w:p>
          <w:p w14:paraId="630A0BD3">
            <w:pPr>
              <w:numPr>
                <w:ilvl w:val="0"/>
                <w:numId w:val="67"/>
              </w:numPr>
              <w:tabs>
                <w:tab w:val="right" w:pos="6766"/>
              </w:tabs>
              <w:spacing w:before="120" w:after="120"/>
              <w:jc w:val="both"/>
              <w:rPr>
                <w:ins w:id="511" w:author="Author" w:date=""/>
                <w:rFonts w:ascii="Times New Roman" w:hAnsi="Times New Roman" w:cs="Times New Roman"/>
                <w:highlight w:val="yellow"/>
                <w:lang w:val="en-GB"/>
              </w:rPr>
            </w:pPr>
            <w:ins w:id="512" w:author="Author">
              <w:r>
                <w:rPr>
                  <w:rFonts w:ascii="Times New Roman" w:hAnsi="Times New Roman" w:cs="Times New Roman"/>
                  <w:highlight w:val="yellow"/>
                  <w:lang w:val="en-GB"/>
                </w:rPr>
                <w:t>-CISA and/or CISM qualifications</w:t>
              </w:r>
            </w:ins>
          </w:p>
          <w:p w14:paraId="13747C97">
            <w:pPr>
              <w:numPr>
                <w:ilvl w:val="0"/>
                <w:numId w:val="67"/>
              </w:numPr>
              <w:tabs>
                <w:tab w:val="right" w:pos="6766"/>
              </w:tabs>
              <w:spacing w:before="120" w:after="120"/>
              <w:jc w:val="both"/>
              <w:rPr>
                <w:ins w:id="513" w:author="Author" w:date=""/>
                <w:rFonts w:ascii="Times New Roman" w:hAnsi="Times New Roman" w:cs="Times New Roman"/>
                <w:highlight w:val="yellow"/>
              </w:rPr>
            </w:pPr>
            <w:ins w:id="514" w:author="Author">
              <w:r>
                <w:rPr>
                  <w:rFonts w:ascii="Times New Roman" w:hAnsi="Times New Roman" w:cs="Times New Roman"/>
                  <w:highlight w:val="yellow"/>
                  <w:lang w:val="en-GB"/>
                </w:rPr>
                <w:t>-Advance Degree in Information Systems (M.Sc)</w:t>
              </w:r>
            </w:ins>
          </w:p>
          <w:p w14:paraId="70DA320C">
            <w:pPr>
              <w:tabs>
                <w:tab w:val="right" w:pos="6766"/>
              </w:tabs>
              <w:spacing w:before="120" w:after="120"/>
              <w:rPr>
                <w:rFonts w:ascii="Times New Roman" w:hAnsi="Times New Roman" w:cs="Times New Roman"/>
                <w:highlight w:val="yellow"/>
                <w:lang w:val="en-GB"/>
              </w:rPr>
            </w:pPr>
          </w:p>
        </w:tc>
        <w:tc>
          <w:tcPr>
            <w:tcW w:w="1689" w:type="dxa"/>
            <w:tcPrChange w:id="515" w:author="Author" w:date="">
              <w:tcPr>
                <w:tcW w:w="1689" w:type="dxa"/>
                <w:gridSpan w:val="2"/>
              </w:tcPr>
            </w:tcPrChange>
          </w:tcPr>
          <w:p w14:paraId="7DBEDF7B">
            <w:pPr>
              <w:tabs>
                <w:tab w:val="right" w:pos="6766"/>
              </w:tabs>
              <w:spacing w:before="120" w:after="120"/>
              <w:jc w:val="center"/>
              <w:rPr>
                <w:rFonts w:ascii="Times New Roman" w:hAnsi="Times New Roman" w:cs="Times New Roman"/>
                <w:b/>
                <w:lang w:val="en-GB"/>
              </w:rPr>
            </w:pPr>
            <w:r>
              <w:rPr>
                <w:rFonts w:ascii="Times New Roman" w:hAnsi="Times New Roman" w:cs="Times New Roman"/>
                <w:b/>
                <w:lang w:val="en-GB"/>
              </w:rPr>
              <w:t>[</w:t>
            </w:r>
            <w:del w:id="516" w:author="Author">
              <w:r>
                <w:rPr>
                  <w:rFonts w:ascii="Times New Roman" w:hAnsi="Times New Roman" w:cs="Times New Roman"/>
                  <w:b/>
                  <w:lang w:val="en-GB"/>
                </w:rPr>
                <w:delText>15</w:delText>
              </w:r>
            </w:del>
            <w:ins w:id="517" w:author="Author">
              <w:r>
                <w:rPr>
                  <w:rFonts w:ascii="Times New Roman" w:hAnsi="Times New Roman" w:cs="Times New Roman"/>
                  <w:b/>
                  <w:lang w:val="en-GB"/>
                </w:rPr>
                <w:t>10</w:t>
              </w:r>
            </w:ins>
            <w:r>
              <w:rPr>
                <w:rFonts w:ascii="Times New Roman" w:hAnsi="Times New Roman" w:cs="Times New Roman"/>
                <w:b/>
                <w:lang w:val="en-GB"/>
              </w:rPr>
              <w:t>]</w:t>
            </w:r>
          </w:p>
        </w:tc>
      </w:tr>
      <w:tr w14:paraId="18FCA0B5">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518"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gridAfter w:val="1"/>
          <w:wBefore w:w="18" w:type="dxa"/>
          <w:wAfter w:w="13" w:type="dxa"/>
          <w:trPrChange w:id="518" w:author="Author" w:date="">
            <w:trPr>
              <w:gridBefore w:val="1"/>
              <w:wBefore w:w="18" w:type="dxa"/>
              <w:wAfter w:w="177" w:type="dxa"/>
            </w:trPr>
          </w:trPrChange>
        </w:trPr>
        <w:tc>
          <w:tcPr>
            <w:tcW w:w="1152" w:type="dxa"/>
            <w:gridSpan w:val="3"/>
            <w:tcPrChange w:id="519" w:author="Author" w:date="">
              <w:tcPr>
                <w:tcW w:w="1152" w:type="dxa"/>
                <w:gridSpan w:val="3"/>
              </w:tcPr>
            </w:tcPrChange>
          </w:tcPr>
          <w:p w14:paraId="2587ED8F">
            <w:pPr>
              <w:spacing w:before="120" w:after="120"/>
              <w:rPr>
                <w:rFonts w:ascii="Times New Roman" w:hAnsi="Times New Roman" w:cs="Times New Roman"/>
                <w:b/>
                <w:bCs/>
              </w:rPr>
            </w:pPr>
          </w:p>
        </w:tc>
        <w:tc>
          <w:tcPr>
            <w:tcW w:w="6764" w:type="dxa"/>
            <w:gridSpan w:val="2"/>
            <w:tcPrChange w:id="520" w:author="Author" w:date="">
              <w:tcPr>
                <w:tcW w:w="6600" w:type="dxa"/>
                <w:gridSpan w:val="2"/>
              </w:tcPr>
            </w:tcPrChange>
          </w:tcPr>
          <w:p w14:paraId="6AB157B8">
            <w:pPr>
              <w:spacing w:before="120" w:after="120"/>
              <w:ind w:hanging="26"/>
              <w:jc w:val="both"/>
              <w:rPr>
                <w:rFonts w:ascii="Times New Roman" w:hAnsi="Times New Roman" w:cs="Times New Roman"/>
                <w:lang w:val="en-GB" w:eastAsia="it-IT"/>
              </w:rPr>
            </w:pPr>
            <w:r>
              <w:rPr>
                <w:rFonts w:ascii="Times New Roman" w:hAnsi="Times New Roman" w:cs="Times New Roman"/>
                <w:lang w:val="en-GB" w:eastAsia="it-IT"/>
              </w:rPr>
              <w:t>The number of points to be assigned to each of the above position or discipline shall be determined considering the following three sub criteria and relevant percentage weights:</w:t>
            </w:r>
          </w:p>
        </w:tc>
        <w:tc>
          <w:tcPr>
            <w:tcW w:w="1689" w:type="dxa"/>
            <w:tcPrChange w:id="521" w:author="Author" w:date="">
              <w:tcPr>
                <w:tcW w:w="1689" w:type="dxa"/>
                <w:gridSpan w:val="2"/>
              </w:tcPr>
            </w:tcPrChange>
          </w:tcPr>
          <w:p w14:paraId="307F26B4">
            <w:pPr>
              <w:tabs>
                <w:tab w:val="right" w:pos="6766"/>
              </w:tabs>
              <w:spacing w:before="120" w:after="120"/>
              <w:jc w:val="center"/>
              <w:rPr>
                <w:rFonts w:ascii="Times New Roman" w:hAnsi="Times New Roman" w:cs="Times New Roman"/>
                <w:lang w:val="en-GB"/>
              </w:rPr>
            </w:pPr>
          </w:p>
        </w:tc>
      </w:tr>
      <w:tr w14:paraId="1BF2B848">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522"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gridAfter w:val="1"/>
          <w:wBefore w:w="18" w:type="dxa"/>
          <w:wAfter w:w="13" w:type="dxa"/>
          <w:trPrChange w:id="522" w:author="Author" w:date="">
            <w:trPr>
              <w:gridBefore w:val="1"/>
              <w:wBefore w:w="18" w:type="dxa"/>
              <w:wAfter w:w="177" w:type="dxa"/>
            </w:trPr>
          </w:trPrChange>
        </w:trPr>
        <w:tc>
          <w:tcPr>
            <w:tcW w:w="1152" w:type="dxa"/>
            <w:gridSpan w:val="3"/>
            <w:tcPrChange w:id="523" w:author="Author" w:date="">
              <w:tcPr>
                <w:tcW w:w="1152" w:type="dxa"/>
                <w:gridSpan w:val="3"/>
              </w:tcPr>
            </w:tcPrChange>
          </w:tcPr>
          <w:p w14:paraId="2EAE0703">
            <w:pPr>
              <w:spacing w:before="120" w:after="120"/>
              <w:rPr>
                <w:rFonts w:ascii="Times New Roman" w:hAnsi="Times New Roman" w:cs="Times New Roman"/>
                <w:b/>
                <w:bCs/>
              </w:rPr>
            </w:pPr>
          </w:p>
        </w:tc>
        <w:tc>
          <w:tcPr>
            <w:tcW w:w="2520" w:type="dxa"/>
            <w:tcPrChange w:id="524" w:author="Author" w:date="">
              <w:tcPr>
                <w:tcW w:w="2520" w:type="dxa"/>
              </w:tcPr>
            </w:tcPrChange>
          </w:tcPr>
          <w:p w14:paraId="654FCDF6">
            <w:pPr>
              <w:tabs>
                <w:tab w:val="right" w:pos="6766"/>
              </w:tabs>
              <w:spacing w:before="120" w:after="120"/>
              <w:jc w:val="both"/>
              <w:rPr>
                <w:rFonts w:ascii="Times New Roman" w:hAnsi="Times New Roman" w:cs="Times New Roman"/>
                <w:lang w:val="en-GB"/>
              </w:rPr>
            </w:pPr>
            <w:r>
              <w:rPr>
                <w:rFonts w:ascii="Times New Roman" w:hAnsi="Times New Roman" w:cs="Times New Roman"/>
                <w:lang w:val="en-GB"/>
              </w:rPr>
              <w:t>General Qualifications</w:t>
            </w:r>
          </w:p>
        </w:tc>
        <w:tc>
          <w:tcPr>
            <w:tcW w:w="4244" w:type="dxa"/>
            <w:tcPrChange w:id="525" w:author="Author" w:date="">
              <w:tcPr>
                <w:tcW w:w="4080" w:type="dxa"/>
              </w:tcPr>
            </w:tcPrChange>
          </w:tcPr>
          <w:p w14:paraId="419D4855">
            <w:pPr>
              <w:tabs>
                <w:tab w:val="right" w:pos="6766"/>
              </w:tabs>
              <w:spacing w:before="120" w:after="120"/>
              <w:jc w:val="center"/>
              <w:rPr>
                <w:rFonts w:ascii="Times New Roman" w:hAnsi="Times New Roman" w:cs="Times New Roman"/>
                <w:lang w:val="en-GB"/>
              </w:rPr>
            </w:pPr>
            <w:r>
              <w:rPr>
                <w:rFonts w:ascii="Times New Roman" w:hAnsi="Times New Roman" w:cs="Times New Roman"/>
                <w:lang w:val="en-GB"/>
              </w:rPr>
              <w:t>[insert weight between 20% and 30%]</w:t>
            </w:r>
          </w:p>
        </w:tc>
        <w:tc>
          <w:tcPr>
            <w:tcW w:w="1689" w:type="dxa"/>
            <w:tcPrChange w:id="526" w:author="Author" w:date="">
              <w:tcPr>
                <w:tcW w:w="1689" w:type="dxa"/>
                <w:gridSpan w:val="2"/>
              </w:tcPr>
            </w:tcPrChange>
          </w:tcPr>
          <w:p w14:paraId="49ECC948">
            <w:pPr>
              <w:tabs>
                <w:tab w:val="right" w:pos="6766"/>
              </w:tabs>
              <w:spacing w:before="120" w:after="120"/>
              <w:jc w:val="center"/>
              <w:rPr>
                <w:rFonts w:ascii="Times New Roman" w:hAnsi="Times New Roman" w:cs="Times New Roman"/>
                <w:lang w:val="en-GB"/>
              </w:rPr>
            </w:pPr>
          </w:p>
        </w:tc>
      </w:tr>
      <w:tr w14:paraId="3EECFDF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527"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gridAfter w:val="1"/>
          <w:wBefore w:w="18" w:type="dxa"/>
          <w:wAfter w:w="13" w:type="dxa"/>
          <w:trHeight w:val="579" w:hRule="atLeast"/>
          <w:trPrChange w:id="527" w:author="Author" w:date="">
            <w:trPr>
              <w:gridBefore w:val="1"/>
              <w:wBefore w:w="18" w:type="dxa"/>
              <w:wAfter w:w="177" w:type="dxa"/>
              <w:trHeight w:val="579" w:hRule="atLeast"/>
            </w:trPr>
          </w:trPrChange>
        </w:trPr>
        <w:tc>
          <w:tcPr>
            <w:tcW w:w="1152" w:type="dxa"/>
            <w:gridSpan w:val="3"/>
            <w:tcPrChange w:id="528" w:author="Author" w:date="">
              <w:tcPr>
                <w:tcW w:w="1152" w:type="dxa"/>
                <w:gridSpan w:val="3"/>
              </w:tcPr>
            </w:tcPrChange>
          </w:tcPr>
          <w:p w14:paraId="499475ED">
            <w:pPr>
              <w:spacing w:before="120" w:after="120"/>
              <w:rPr>
                <w:rFonts w:ascii="Times New Roman" w:hAnsi="Times New Roman" w:cs="Times New Roman"/>
                <w:b/>
                <w:bCs/>
              </w:rPr>
            </w:pPr>
          </w:p>
        </w:tc>
        <w:tc>
          <w:tcPr>
            <w:tcW w:w="2520" w:type="dxa"/>
            <w:tcPrChange w:id="529" w:author="Author" w:date="">
              <w:tcPr>
                <w:tcW w:w="2520" w:type="dxa"/>
              </w:tcPr>
            </w:tcPrChange>
          </w:tcPr>
          <w:p w14:paraId="5F7CE1C8">
            <w:pPr>
              <w:tabs>
                <w:tab w:val="right" w:pos="6766"/>
              </w:tabs>
              <w:spacing w:before="120" w:after="120"/>
              <w:jc w:val="both"/>
              <w:rPr>
                <w:rFonts w:ascii="Times New Roman" w:hAnsi="Times New Roman" w:cs="Times New Roman"/>
                <w:lang w:val="en-GB"/>
              </w:rPr>
            </w:pPr>
            <w:r>
              <w:rPr>
                <w:rFonts w:ascii="Times New Roman" w:hAnsi="Times New Roman" w:cs="Times New Roman"/>
                <w:lang w:val="en-GB"/>
              </w:rPr>
              <w:t>Adequacy for the assignment</w:t>
            </w:r>
          </w:p>
        </w:tc>
        <w:tc>
          <w:tcPr>
            <w:tcW w:w="4244" w:type="dxa"/>
            <w:tcPrChange w:id="530" w:author="Author" w:date="">
              <w:tcPr>
                <w:tcW w:w="4080" w:type="dxa"/>
              </w:tcPr>
            </w:tcPrChange>
          </w:tcPr>
          <w:p w14:paraId="54EEA9F2">
            <w:pPr>
              <w:tabs>
                <w:tab w:val="right" w:pos="6766"/>
              </w:tabs>
              <w:spacing w:before="120" w:after="120"/>
              <w:jc w:val="center"/>
              <w:rPr>
                <w:rFonts w:ascii="Times New Roman" w:hAnsi="Times New Roman" w:cs="Times New Roman"/>
                <w:lang w:val="en-GB"/>
              </w:rPr>
            </w:pPr>
            <w:r>
              <w:rPr>
                <w:rFonts w:ascii="Times New Roman" w:hAnsi="Times New Roman" w:cs="Times New Roman"/>
                <w:lang w:val="en-GB"/>
              </w:rPr>
              <w:t>[Insert weight between 50% and 60%]</w:t>
            </w:r>
          </w:p>
        </w:tc>
        <w:tc>
          <w:tcPr>
            <w:tcW w:w="1689" w:type="dxa"/>
            <w:tcPrChange w:id="531" w:author="Author" w:date="">
              <w:tcPr>
                <w:tcW w:w="1689" w:type="dxa"/>
                <w:gridSpan w:val="2"/>
              </w:tcPr>
            </w:tcPrChange>
          </w:tcPr>
          <w:p w14:paraId="62FA7F28">
            <w:pPr>
              <w:tabs>
                <w:tab w:val="right" w:pos="6766"/>
              </w:tabs>
              <w:spacing w:before="120" w:after="120"/>
              <w:jc w:val="center"/>
              <w:rPr>
                <w:rFonts w:ascii="Times New Roman" w:hAnsi="Times New Roman" w:cs="Times New Roman"/>
                <w:lang w:val="en-GB"/>
              </w:rPr>
            </w:pPr>
          </w:p>
        </w:tc>
      </w:tr>
      <w:tr w14:paraId="06E795AF">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532"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gridAfter w:val="1"/>
          <w:wBefore w:w="18" w:type="dxa"/>
          <w:wAfter w:w="13" w:type="dxa"/>
          <w:trPrChange w:id="532" w:author="Author" w:date="">
            <w:trPr>
              <w:gridBefore w:val="1"/>
              <w:wBefore w:w="18" w:type="dxa"/>
              <w:wAfter w:w="177" w:type="dxa"/>
            </w:trPr>
          </w:trPrChange>
        </w:trPr>
        <w:tc>
          <w:tcPr>
            <w:tcW w:w="1152" w:type="dxa"/>
            <w:gridSpan w:val="3"/>
            <w:tcPrChange w:id="533" w:author="Author" w:date="">
              <w:tcPr>
                <w:tcW w:w="1152" w:type="dxa"/>
                <w:gridSpan w:val="3"/>
              </w:tcPr>
            </w:tcPrChange>
          </w:tcPr>
          <w:p w14:paraId="24D8D8A9">
            <w:pPr>
              <w:spacing w:before="120" w:after="120"/>
              <w:rPr>
                <w:rFonts w:ascii="Times New Roman" w:hAnsi="Times New Roman" w:cs="Times New Roman"/>
                <w:b/>
                <w:bCs/>
              </w:rPr>
            </w:pPr>
          </w:p>
        </w:tc>
        <w:tc>
          <w:tcPr>
            <w:tcW w:w="2520" w:type="dxa"/>
            <w:tcPrChange w:id="534" w:author="Author" w:date="">
              <w:tcPr>
                <w:tcW w:w="2520" w:type="dxa"/>
              </w:tcPr>
            </w:tcPrChange>
          </w:tcPr>
          <w:p w14:paraId="2DFC87A3">
            <w:pPr>
              <w:tabs>
                <w:tab w:val="right" w:pos="6766"/>
              </w:tabs>
              <w:spacing w:before="120" w:after="120"/>
              <w:jc w:val="both"/>
              <w:rPr>
                <w:rFonts w:ascii="Times New Roman" w:hAnsi="Times New Roman" w:cs="Times New Roman"/>
                <w:lang w:val="en-GB"/>
              </w:rPr>
            </w:pPr>
            <w:r>
              <w:rPr>
                <w:rFonts w:ascii="Times New Roman" w:hAnsi="Times New Roman" w:cs="Times New Roman"/>
                <w:lang w:val="en-GB"/>
              </w:rPr>
              <w:t>Experience in region and language</w:t>
            </w:r>
          </w:p>
        </w:tc>
        <w:tc>
          <w:tcPr>
            <w:tcW w:w="4244" w:type="dxa"/>
            <w:tcPrChange w:id="535" w:author="Author" w:date="">
              <w:tcPr>
                <w:tcW w:w="4080" w:type="dxa"/>
              </w:tcPr>
            </w:tcPrChange>
          </w:tcPr>
          <w:p w14:paraId="4BEC538D">
            <w:pPr>
              <w:tabs>
                <w:tab w:val="right" w:pos="6766"/>
              </w:tabs>
              <w:spacing w:before="120" w:after="120"/>
              <w:jc w:val="center"/>
              <w:rPr>
                <w:rFonts w:ascii="Times New Roman" w:hAnsi="Times New Roman" w:cs="Times New Roman"/>
                <w:lang w:val="en-GB"/>
              </w:rPr>
            </w:pPr>
            <w:r>
              <w:rPr>
                <w:rFonts w:ascii="Times New Roman" w:hAnsi="Times New Roman" w:cs="Times New Roman"/>
                <w:lang w:val="en-GB"/>
              </w:rPr>
              <w:t>Insert weight between 10% and 20%]</w:t>
            </w:r>
          </w:p>
        </w:tc>
        <w:tc>
          <w:tcPr>
            <w:tcW w:w="1689" w:type="dxa"/>
            <w:tcPrChange w:id="536" w:author="Author" w:date="">
              <w:tcPr>
                <w:tcW w:w="1689" w:type="dxa"/>
                <w:gridSpan w:val="2"/>
              </w:tcPr>
            </w:tcPrChange>
          </w:tcPr>
          <w:p w14:paraId="444E322C">
            <w:pPr>
              <w:tabs>
                <w:tab w:val="right" w:pos="6766"/>
              </w:tabs>
              <w:spacing w:before="120" w:after="120"/>
              <w:jc w:val="center"/>
              <w:rPr>
                <w:rFonts w:ascii="Times New Roman" w:hAnsi="Times New Roman" w:cs="Times New Roman"/>
                <w:b/>
                <w:lang w:val="en-GB"/>
              </w:rPr>
            </w:pPr>
          </w:p>
        </w:tc>
      </w:tr>
      <w:tr w14:paraId="122526E9">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537"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gridAfter w:val="1"/>
          <w:wBefore w:w="18" w:type="dxa"/>
          <w:wAfter w:w="13" w:type="dxa"/>
          <w:trPrChange w:id="537" w:author="Author" w:date="">
            <w:trPr>
              <w:gridBefore w:val="1"/>
              <w:wBefore w:w="18" w:type="dxa"/>
              <w:wAfter w:w="177" w:type="dxa"/>
            </w:trPr>
          </w:trPrChange>
        </w:trPr>
        <w:tc>
          <w:tcPr>
            <w:tcW w:w="1152" w:type="dxa"/>
            <w:gridSpan w:val="3"/>
            <w:tcPrChange w:id="538" w:author="Author" w:date="">
              <w:tcPr>
                <w:tcW w:w="1152" w:type="dxa"/>
                <w:gridSpan w:val="3"/>
              </w:tcPr>
            </w:tcPrChange>
          </w:tcPr>
          <w:p w14:paraId="7D6609ED">
            <w:pPr>
              <w:spacing w:before="120" w:after="120"/>
              <w:rPr>
                <w:rFonts w:ascii="Times New Roman" w:hAnsi="Times New Roman" w:cs="Times New Roman"/>
                <w:b/>
                <w:bCs/>
              </w:rPr>
            </w:pPr>
          </w:p>
        </w:tc>
        <w:tc>
          <w:tcPr>
            <w:tcW w:w="2520" w:type="dxa"/>
            <w:tcPrChange w:id="539" w:author="Author" w:date="">
              <w:tcPr>
                <w:tcW w:w="2520" w:type="dxa"/>
              </w:tcPr>
            </w:tcPrChange>
          </w:tcPr>
          <w:p w14:paraId="4E97C182">
            <w:pPr>
              <w:tabs>
                <w:tab w:val="right" w:pos="6766"/>
              </w:tabs>
              <w:spacing w:before="120" w:after="120"/>
              <w:ind w:left="6766" w:hanging="6766"/>
              <w:jc w:val="both"/>
              <w:rPr>
                <w:rFonts w:ascii="Times New Roman" w:hAnsi="Times New Roman" w:cs="Times New Roman"/>
              </w:rPr>
            </w:pPr>
            <w:r>
              <w:rPr>
                <w:rFonts w:ascii="Times New Roman" w:hAnsi="Times New Roman" w:cs="Times New Roman"/>
              </w:rPr>
              <w:t>Total Weight:</w:t>
            </w:r>
          </w:p>
        </w:tc>
        <w:tc>
          <w:tcPr>
            <w:tcW w:w="4244" w:type="dxa"/>
            <w:tcPrChange w:id="540" w:author="Author" w:date="">
              <w:tcPr>
                <w:tcW w:w="4080" w:type="dxa"/>
              </w:tcPr>
            </w:tcPrChange>
          </w:tcPr>
          <w:p w14:paraId="2EE76E2C">
            <w:pPr>
              <w:tabs>
                <w:tab w:val="right" w:pos="6766"/>
              </w:tabs>
              <w:spacing w:before="120" w:after="120"/>
              <w:jc w:val="center"/>
              <w:rPr>
                <w:rFonts w:ascii="Times New Roman" w:hAnsi="Times New Roman" w:cs="Times New Roman"/>
                <w:lang w:val="en-GB"/>
              </w:rPr>
            </w:pPr>
            <w:r>
              <w:rPr>
                <w:rFonts w:ascii="Times New Roman" w:hAnsi="Times New Roman" w:cs="Times New Roman"/>
                <w:lang w:val="en-GB"/>
              </w:rPr>
              <w:t>100%</w:t>
            </w:r>
          </w:p>
        </w:tc>
        <w:tc>
          <w:tcPr>
            <w:tcW w:w="1689" w:type="dxa"/>
            <w:tcPrChange w:id="541" w:author="Author" w:date="">
              <w:tcPr>
                <w:tcW w:w="1689" w:type="dxa"/>
                <w:gridSpan w:val="2"/>
              </w:tcPr>
            </w:tcPrChange>
          </w:tcPr>
          <w:p w14:paraId="7F7A4E92">
            <w:pPr>
              <w:tabs>
                <w:tab w:val="right" w:pos="6766"/>
              </w:tabs>
              <w:spacing w:before="120" w:after="120"/>
              <w:jc w:val="center"/>
              <w:rPr>
                <w:rFonts w:ascii="Times New Roman" w:hAnsi="Times New Roman" w:cs="Times New Roman"/>
                <w:lang w:val="en-GB"/>
              </w:rPr>
            </w:pPr>
          </w:p>
        </w:tc>
      </w:tr>
      <w:tr w14:paraId="1F054414">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542"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gridAfter w:val="1"/>
          <w:wBefore w:w="18" w:type="dxa"/>
          <w:wAfter w:w="13" w:type="dxa"/>
          <w:trPrChange w:id="542" w:author="Author" w:date="">
            <w:trPr>
              <w:gridBefore w:val="1"/>
              <w:wBefore w:w="18" w:type="dxa"/>
              <w:wAfter w:w="177" w:type="dxa"/>
            </w:trPr>
          </w:trPrChange>
        </w:trPr>
        <w:tc>
          <w:tcPr>
            <w:tcW w:w="1152" w:type="dxa"/>
            <w:gridSpan w:val="3"/>
            <w:tcPrChange w:id="543" w:author="Author" w:date="">
              <w:tcPr>
                <w:tcW w:w="1152" w:type="dxa"/>
                <w:gridSpan w:val="3"/>
              </w:tcPr>
            </w:tcPrChange>
          </w:tcPr>
          <w:p w14:paraId="36527377">
            <w:pPr>
              <w:spacing w:before="120" w:after="120"/>
              <w:rPr>
                <w:rFonts w:ascii="Times New Roman" w:hAnsi="Times New Roman" w:cs="Times New Roman"/>
                <w:b/>
                <w:bCs/>
              </w:rPr>
            </w:pPr>
          </w:p>
        </w:tc>
        <w:tc>
          <w:tcPr>
            <w:tcW w:w="6764" w:type="dxa"/>
            <w:gridSpan w:val="2"/>
            <w:tcPrChange w:id="544" w:author="Author" w:date="">
              <w:tcPr>
                <w:tcW w:w="6600" w:type="dxa"/>
                <w:gridSpan w:val="2"/>
              </w:tcPr>
            </w:tcPrChange>
          </w:tcPr>
          <w:p w14:paraId="14246643">
            <w:pPr>
              <w:tabs>
                <w:tab w:val="right" w:pos="6766"/>
              </w:tabs>
              <w:spacing w:before="120" w:after="120"/>
              <w:jc w:val="both"/>
              <w:rPr>
                <w:rFonts w:ascii="Times New Roman" w:hAnsi="Times New Roman" w:cs="Times New Roman"/>
                <w:lang w:val="en-GB"/>
              </w:rPr>
            </w:pPr>
            <w:r>
              <w:rPr>
                <w:rFonts w:ascii="Times New Roman" w:hAnsi="Times New Roman" w:cs="Times New Roman"/>
                <w:lang w:val="en-GB"/>
              </w:rPr>
              <w:t>TOTAL POINTS</w:t>
            </w:r>
          </w:p>
        </w:tc>
        <w:tc>
          <w:tcPr>
            <w:tcW w:w="1689" w:type="dxa"/>
            <w:tcPrChange w:id="545" w:author="Author" w:date="">
              <w:tcPr>
                <w:tcW w:w="1689" w:type="dxa"/>
                <w:gridSpan w:val="2"/>
              </w:tcPr>
            </w:tcPrChange>
          </w:tcPr>
          <w:p w14:paraId="5373DD7F">
            <w:pPr>
              <w:tabs>
                <w:tab w:val="right" w:pos="6766"/>
              </w:tabs>
              <w:spacing w:before="120" w:after="120"/>
              <w:jc w:val="center"/>
              <w:rPr>
                <w:rFonts w:ascii="Times New Roman" w:hAnsi="Times New Roman" w:cs="Times New Roman"/>
                <w:b/>
                <w:lang w:val="en-GB"/>
              </w:rPr>
            </w:pPr>
            <w:r>
              <w:rPr>
                <w:rFonts w:ascii="Times New Roman" w:hAnsi="Times New Roman" w:cs="Times New Roman"/>
                <w:b/>
                <w:highlight w:val="yellow"/>
                <w:lang w:val="en-GB"/>
              </w:rPr>
              <w:t>100</w:t>
            </w:r>
          </w:p>
        </w:tc>
      </w:tr>
      <w:tr w14:paraId="6FC55668">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546"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wBefore w:w="18" w:type="dxa"/>
          <w:trPrChange w:id="546" w:author="Author" w:date="">
            <w:trPr>
              <w:gridBefore w:val="1"/>
              <w:wBefore w:w="18" w:type="dxa"/>
            </w:trPr>
          </w:trPrChange>
        </w:trPr>
        <w:tc>
          <w:tcPr>
            <w:tcW w:w="1152" w:type="dxa"/>
            <w:gridSpan w:val="3"/>
            <w:tcPrChange w:id="547" w:author="Author" w:date="">
              <w:tcPr>
                <w:tcW w:w="1152" w:type="dxa"/>
                <w:gridSpan w:val="3"/>
              </w:tcPr>
            </w:tcPrChange>
          </w:tcPr>
          <w:p w14:paraId="28117F2B">
            <w:pPr>
              <w:spacing w:before="120" w:after="120"/>
              <w:rPr>
                <w:rFonts w:ascii="Times New Roman" w:hAnsi="Times New Roman" w:cs="Times New Roman"/>
                <w:b/>
                <w:bCs/>
              </w:rPr>
            </w:pPr>
          </w:p>
        </w:tc>
        <w:tc>
          <w:tcPr>
            <w:tcW w:w="8466" w:type="dxa"/>
            <w:gridSpan w:val="4"/>
            <w:tcPrChange w:id="548" w:author="Author" w:date="">
              <w:tcPr>
                <w:tcW w:w="8289" w:type="dxa"/>
                <w:gridSpan w:val="4"/>
              </w:tcPr>
            </w:tcPrChange>
          </w:tcPr>
          <w:p w14:paraId="42486E89">
            <w:pPr>
              <w:tabs>
                <w:tab w:val="right" w:pos="6766"/>
              </w:tabs>
              <w:spacing w:before="120" w:after="120"/>
              <w:ind w:left="6766" w:hanging="6766"/>
              <w:jc w:val="both"/>
              <w:rPr>
                <w:rFonts w:ascii="Times New Roman" w:hAnsi="Times New Roman" w:cs="Times New Roman"/>
                <w:i/>
                <w:iCs/>
              </w:rPr>
            </w:pPr>
            <w:r>
              <w:rPr>
                <w:rFonts w:ascii="Times New Roman" w:hAnsi="Times New Roman" w:cs="Times New Roman"/>
              </w:rPr>
              <w:t>The minimum Technical Score St required to pass is</w:t>
            </w:r>
            <w:r>
              <w:rPr>
                <w:rFonts w:ascii="Times New Roman" w:hAnsi="Times New Roman" w:cs="Times New Roman"/>
                <w:highlight w:val="yellow"/>
              </w:rPr>
              <w:t>: [70] Points.</w:t>
            </w:r>
          </w:p>
        </w:tc>
      </w:tr>
      <w:tr w14:paraId="1AB00267">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549"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wBefore w:w="18" w:type="dxa"/>
          <w:trHeight w:val="1281" w:hRule="atLeast"/>
          <w:trPrChange w:id="549" w:author="Author" w:date="">
            <w:trPr>
              <w:gridBefore w:val="1"/>
              <w:wBefore w:w="18" w:type="dxa"/>
              <w:trHeight w:val="1281" w:hRule="atLeast"/>
            </w:trPr>
          </w:trPrChange>
        </w:trPr>
        <w:tc>
          <w:tcPr>
            <w:tcW w:w="1152" w:type="dxa"/>
            <w:gridSpan w:val="3"/>
            <w:tcPrChange w:id="550" w:author="Author" w:date="">
              <w:tcPr>
                <w:tcW w:w="1152" w:type="dxa"/>
                <w:gridSpan w:val="3"/>
              </w:tcPr>
            </w:tcPrChange>
          </w:tcPr>
          <w:p w14:paraId="0090CF6B">
            <w:pPr>
              <w:spacing w:before="120" w:after="120"/>
              <w:rPr>
                <w:rFonts w:ascii="Times New Roman" w:hAnsi="Times New Roman" w:cs="Times New Roman"/>
                <w:b/>
                <w:bCs/>
              </w:rPr>
            </w:pPr>
            <w:r>
              <w:rPr>
                <w:rFonts w:ascii="Times New Roman" w:hAnsi="Times New Roman" w:cs="Times New Roman"/>
                <w:b/>
                <w:bCs/>
              </w:rPr>
              <w:t>33.6</w:t>
            </w:r>
          </w:p>
        </w:tc>
        <w:tc>
          <w:tcPr>
            <w:tcW w:w="8466" w:type="dxa"/>
            <w:gridSpan w:val="4"/>
            <w:tcPrChange w:id="551" w:author="Author" w:date="">
              <w:tcPr>
                <w:tcW w:w="8289" w:type="dxa"/>
                <w:gridSpan w:val="4"/>
              </w:tcPr>
            </w:tcPrChange>
          </w:tcPr>
          <w:p w14:paraId="4E71E442">
            <w:pPr>
              <w:spacing w:before="120" w:after="120"/>
              <w:rPr>
                <w:rFonts w:ascii="Times New Roman" w:hAnsi="Times New Roman" w:cs="Times New Roman"/>
                <w:lang w:val="en-GB"/>
              </w:rPr>
            </w:pPr>
            <w:r>
              <w:rPr>
                <w:rFonts w:ascii="Times New Roman" w:hAnsi="Times New Roman" w:cs="Times New Roman"/>
                <w:lang w:val="en-GB"/>
              </w:rPr>
              <w:t>The formula for determining the financial scores is the following:</w:t>
            </w:r>
          </w:p>
          <w:p w14:paraId="024E8E26">
            <w:pPr>
              <w:spacing w:before="120" w:after="120"/>
              <w:rPr>
                <w:rFonts w:ascii="Times New Roman" w:hAnsi="Times New Roman" w:cs="Times New Roman"/>
                <w:lang w:val="en-GB"/>
              </w:rPr>
            </w:pPr>
            <w:r>
              <w:rPr>
                <w:rFonts w:ascii="Times New Roman" w:hAnsi="Times New Roman" w:cs="Times New Roman"/>
                <w:lang w:val="en-GB"/>
              </w:rPr>
              <w:t>Sf = 100 x Fm / F, in which Sf is the financial score, Fm is the lowest price and F the price of the proposal under consideration.</w:t>
            </w:r>
          </w:p>
        </w:tc>
      </w:tr>
      <w:tr w14:paraId="227DE2EA">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552"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wBefore w:w="18" w:type="dxa"/>
          <w:trPrChange w:id="552" w:author="Author" w:date="">
            <w:trPr>
              <w:gridBefore w:val="1"/>
              <w:wBefore w:w="18" w:type="dxa"/>
            </w:trPr>
          </w:trPrChange>
        </w:trPr>
        <w:tc>
          <w:tcPr>
            <w:tcW w:w="1152" w:type="dxa"/>
            <w:gridSpan w:val="3"/>
            <w:tcPrChange w:id="553" w:author="Author" w:date="">
              <w:tcPr>
                <w:tcW w:w="1152" w:type="dxa"/>
                <w:gridSpan w:val="3"/>
              </w:tcPr>
            </w:tcPrChange>
          </w:tcPr>
          <w:p w14:paraId="6D58DE8B">
            <w:pPr>
              <w:spacing w:before="120" w:after="120"/>
              <w:rPr>
                <w:rFonts w:ascii="Times New Roman" w:hAnsi="Times New Roman" w:cs="Times New Roman"/>
                <w:b/>
                <w:bCs/>
              </w:rPr>
            </w:pPr>
          </w:p>
        </w:tc>
        <w:tc>
          <w:tcPr>
            <w:tcW w:w="8466" w:type="dxa"/>
            <w:gridSpan w:val="4"/>
            <w:tcPrChange w:id="554" w:author="Author" w:date="">
              <w:tcPr>
                <w:tcW w:w="8289" w:type="dxa"/>
                <w:gridSpan w:val="4"/>
              </w:tcPr>
            </w:tcPrChange>
          </w:tcPr>
          <w:p w14:paraId="055E6306">
            <w:pPr>
              <w:tabs>
                <w:tab w:val="right" w:pos="7218"/>
              </w:tabs>
              <w:spacing w:before="120" w:after="120"/>
              <w:rPr>
                <w:rFonts w:ascii="Times New Roman" w:hAnsi="Times New Roman" w:cs="Times New Roman"/>
                <w:lang w:val="en-GB"/>
              </w:rPr>
            </w:pPr>
            <w:r>
              <w:rPr>
                <w:rFonts w:ascii="Times New Roman" w:hAnsi="Times New Roman" w:cs="Times New Roman"/>
                <w:lang w:val="en-GB"/>
              </w:rPr>
              <w:t>The weights given to the Technical and Financial Proposals are:</w:t>
            </w:r>
          </w:p>
          <w:p w14:paraId="11099FA5">
            <w:pPr>
              <w:tabs>
                <w:tab w:val="left" w:pos="1186"/>
                <w:tab w:val="right" w:pos="7218"/>
              </w:tabs>
              <w:spacing w:before="120" w:after="120"/>
              <w:rPr>
                <w:rFonts w:ascii="Times New Roman" w:hAnsi="Times New Roman" w:cs="Times New Roman"/>
                <w:highlight w:val="yellow"/>
                <w:lang w:val="en-GB"/>
              </w:rPr>
            </w:pPr>
            <w:r>
              <w:rPr>
                <w:rFonts w:ascii="Times New Roman" w:hAnsi="Times New Roman" w:cs="Times New Roman"/>
                <w:highlight w:val="yellow"/>
                <w:lang w:val="en-GB"/>
              </w:rPr>
              <w:t>T = [</w:t>
            </w:r>
            <w:r>
              <w:rPr>
                <w:rFonts w:ascii="Times New Roman" w:hAnsi="Times New Roman" w:cs="Times New Roman"/>
                <w:i/>
                <w:highlight w:val="yellow"/>
                <w:lang w:val="en-GB"/>
              </w:rPr>
              <w:t>0.7</w:t>
            </w:r>
            <w:r>
              <w:rPr>
                <w:rFonts w:ascii="Times New Roman" w:hAnsi="Times New Roman" w:cs="Times New Roman"/>
                <w:highlight w:val="yellow"/>
                <w:lang w:val="en-GB"/>
              </w:rPr>
              <w:t>]</w:t>
            </w:r>
          </w:p>
          <w:p w14:paraId="393E34D7">
            <w:pPr>
              <w:tabs>
                <w:tab w:val="right" w:pos="7218"/>
              </w:tabs>
              <w:spacing w:before="120" w:after="120"/>
              <w:rPr>
                <w:rFonts w:ascii="Times New Roman" w:hAnsi="Times New Roman" w:cs="Times New Roman"/>
                <w:lang w:val="en-GB"/>
              </w:rPr>
            </w:pPr>
            <w:r>
              <w:rPr>
                <w:rFonts w:ascii="Times New Roman" w:hAnsi="Times New Roman" w:cs="Times New Roman"/>
                <w:highlight w:val="yellow"/>
                <w:lang w:val="en-GB"/>
              </w:rPr>
              <w:t>P = [0.3]</w:t>
            </w:r>
          </w:p>
        </w:tc>
      </w:tr>
      <w:tr w14:paraId="139BFBD0">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555"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wBefore w:w="18" w:type="dxa"/>
          <w:trPrChange w:id="555" w:author="Author" w:date="">
            <w:trPr>
              <w:gridBefore w:val="1"/>
              <w:wBefore w:w="18" w:type="dxa"/>
            </w:trPr>
          </w:trPrChange>
        </w:trPr>
        <w:tc>
          <w:tcPr>
            <w:tcW w:w="1152" w:type="dxa"/>
            <w:gridSpan w:val="3"/>
            <w:tcPrChange w:id="556" w:author="Author" w:date="">
              <w:tcPr>
                <w:tcW w:w="1152" w:type="dxa"/>
                <w:gridSpan w:val="3"/>
              </w:tcPr>
            </w:tcPrChange>
          </w:tcPr>
          <w:p w14:paraId="5276F76F">
            <w:pPr>
              <w:spacing w:before="120" w:after="120"/>
              <w:rPr>
                <w:rFonts w:ascii="Times New Roman" w:hAnsi="Times New Roman" w:cs="Times New Roman"/>
                <w:b/>
                <w:bCs/>
              </w:rPr>
            </w:pPr>
            <w:r>
              <w:rPr>
                <w:rFonts w:ascii="Times New Roman" w:hAnsi="Times New Roman" w:cs="Times New Roman"/>
                <w:b/>
                <w:bCs/>
              </w:rPr>
              <w:t>34.1</w:t>
            </w:r>
          </w:p>
        </w:tc>
        <w:tc>
          <w:tcPr>
            <w:tcW w:w="8466" w:type="dxa"/>
            <w:gridSpan w:val="4"/>
            <w:tcPrChange w:id="557" w:author="Author" w:date="">
              <w:tcPr>
                <w:tcW w:w="8289" w:type="dxa"/>
                <w:gridSpan w:val="4"/>
              </w:tcPr>
            </w:tcPrChange>
          </w:tcPr>
          <w:p w14:paraId="38FF41A7">
            <w:pPr>
              <w:tabs>
                <w:tab w:val="right" w:pos="6766"/>
              </w:tabs>
              <w:spacing w:before="120" w:after="120"/>
              <w:jc w:val="both"/>
              <w:rPr>
                <w:rFonts w:ascii="Times New Roman" w:hAnsi="Times New Roman" w:cs="Times New Roman"/>
                <w:lang w:val="en-GB"/>
              </w:rPr>
            </w:pPr>
            <w:r>
              <w:rPr>
                <w:rFonts w:ascii="Times New Roman" w:hAnsi="Times New Roman" w:cs="Times New Roman"/>
                <w:lang w:val="en-GB"/>
              </w:rPr>
              <w:t>The address for Contract negotiations is:</w:t>
            </w:r>
          </w:p>
          <w:p w14:paraId="338685D3">
            <w:pPr>
              <w:tabs>
                <w:tab w:val="right" w:pos="6766"/>
              </w:tabs>
              <w:spacing w:before="120" w:after="120"/>
              <w:jc w:val="both"/>
              <w:rPr>
                <w:del w:id="558" w:author="Author" w:date=""/>
                <w:rFonts w:ascii="Times New Roman" w:hAnsi="Times New Roman" w:cs="Times New Roman"/>
                <w:lang w:val="en-GB"/>
              </w:rPr>
            </w:pPr>
            <w:r>
              <w:rPr>
                <w:rFonts w:ascii="Times New Roman" w:hAnsi="Times New Roman" w:cs="Times New Roman"/>
                <w:lang w:val="en-GB"/>
              </w:rPr>
              <w:t xml:space="preserve">Galaxy Backbone Limited, </w:t>
            </w:r>
            <w:ins w:id="559" w:author="Author">
              <w:r>
                <w:rPr>
                  <w:rFonts w:ascii="Times New Roman" w:hAnsi="Times New Roman" w:cs="Times New Roman"/>
                </w:rPr>
                <w:t>Plot 1243 Kur Mohammed Avenue, Ahmadu Bellow Way CBD, Abuja</w:t>
              </w:r>
            </w:ins>
            <w:del w:id="560" w:author="Author">
              <w:r>
                <w:rPr>
                  <w:rFonts w:ascii="Times New Roman" w:hAnsi="Times New Roman" w:cs="Times New Roman"/>
                  <w:lang w:val="en-GB"/>
                </w:rPr>
                <w:delText>No 61 Adetokunbo Ademola Crescent</w:delText>
              </w:r>
            </w:del>
          </w:p>
          <w:p w14:paraId="4AC8C78B">
            <w:pPr>
              <w:tabs>
                <w:tab w:val="right" w:pos="6766"/>
              </w:tabs>
              <w:spacing w:before="120" w:after="120"/>
              <w:jc w:val="both"/>
              <w:rPr>
                <w:rFonts w:ascii="Times New Roman" w:hAnsi="Times New Roman" w:cs="Times New Roman"/>
                <w:i/>
                <w:iCs/>
                <w:lang w:val="en-GB" w:eastAsia="it-IT"/>
              </w:rPr>
            </w:pPr>
            <w:del w:id="561" w:author="Author">
              <w:r>
                <w:rPr>
                  <w:rFonts w:ascii="Times New Roman" w:hAnsi="Times New Roman" w:cs="Times New Roman"/>
                  <w:lang w:val="en-GB"/>
                </w:rPr>
                <w:delText>Wuse 2, Abuja.</w:delText>
              </w:r>
            </w:del>
            <w:r>
              <w:rPr>
                <w:rFonts w:ascii="Times New Roman" w:hAnsi="Times New Roman" w:cs="Times New Roman"/>
                <w:lang w:val="en-GB"/>
              </w:rPr>
              <w:t xml:space="preserve"> Nigeria</w:t>
            </w:r>
          </w:p>
        </w:tc>
      </w:tr>
      <w:tr w14:paraId="09BCA0FA">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562"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rPr>
          <w:gridBefore w:val="1"/>
          <w:wBefore w:w="18" w:type="dxa"/>
          <w:trPrChange w:id="562" w:author="Author" w:date="">
            <w:trPr>
              <w:gridBefore w:val="1"/>
              <w:wBefore w:w="18" w:type="dxa"/>
            </w:trPr>
          </w:trPrChange>
        </w:trPr>
        <w:tc>
          <w:tcPr>
            <w:tcW w:w="1152" w:type="dxa"/>
            <w:gridSpan w:val="3"/>
            <w:tcPrChange w:id="563" w:author="Author" w:date="">
              <w:tcPr>
                <w:tcW w:w="1152" w:type="dxa"/>
                <w:gridSpan w:val="3"/>
              </w:tcPr>
            </w:tcPrChange>
          </w:tcPr>
          <w:p w14:paraId="621805A5">
            <w:pPr>
              <w:spacing w:before="120" w:after="120"/>
              <w:rPr>
                <w:rFonts w:ascii="Times New Roman" w:hAnsi="Times New Roman" w:cs="Times New Roman"/>
                <w:b/>
                <w:bCs/>
              </w:rPr>
            </w:pPr>
            <w:r>
              <w:rPr>
                <w:rFonts w:ascii="Times New Roman" w:hAnsi="Times New Roman" w:cs="Times New Roman"/>
                <w:b/>
                <w:bCs/>
              </w:rPr>
              <w:t>38.1</w:t>
            </w:r>
          </w:p>
        </w:tc>
        <w:tc>
          <w:tcPr>
            <w:tcW w:w="8466" w:type="dxa"/>
            <w:gridSpan w:val="4"/>
            <w:tcPrChange w:id="564" w:author="Author" w:date="">
              <w:tcPr>
                <w:tcW w:w="8289" w:type="dxa"/>
                <w:gridSpan w:val="4"/>
              </w:tcPr>
            </w:tcPrChange>
          </w:tcPr>
          <w:p w14:paraId="4E9D75CA">
            <w:pPr>
              <w:tabs>
                <w:tab w:val="left" w:pos="5686"/>
                <w:tab w:val="right" w:pos="7218"/>
              </w:tabs>
              <w:spacing w:before="120" w:after="120"/>
              <w:jc w:val="both"/>
              <w:rPr>
                <w:rFonts w:ascii="Times New Roman" w:hAnsi="Times New Roman" w:cs="Times New Roman"/>
                <w:lang w:val="en-GB"/>
              </w:rPr>
            </w:pPr>
            <w:r>
              <w:rPr>
                <w:rFonts w:ascii="Times New Roman" w:hAnsi="Times New Roman" w:cs="Times New Roman"/>
                <w:lang w:val="en-GB"/>
              </w:rPr>
              <w:t xml:space="preserve">The assignment is expected to commence on </w:t>
            </w:r>
            <w:ins w:id="565" w:author="Author">
              <w:r>
                <w:rPr>
                  <w:rFonts w:ascii="Times New Roman" w:hAnsi="Times New Roman" w:cs="Times New Roman"/>
                  <w:i/>
                  <w:iCs/>
                  <w:lang w:val="en-GB"/>
                </w:rPr>
                <w:t>May</w:t>
              </w:r>
            </w:ins>
            <w:ins w:id="566" w:author="Author">
              <w:del w:id="567" w:author="Author">
                <w:r>
                  <w:rPr>
                    <w:rFonts w:ascii="Times New Roman" w:hAnsi="Times New Roman" w:cs="Times New Roman"/>
                    <w:i/>
                    <w:iCs/>
                    <w:lang w:val="en-GB"/>
                  </w:rPr>
                  <w:delText>SeptemberMaySeptember</w:delText>
                </w:r>
              </w:del>
            </w:ins>
            <w:del w:id="568" w:author="Author">
              <w:r>
                <w:rPr>
                  <w:rFonts w:ascii="Times New Roman" w:hAnsi="Times New Roman" w:cs="Times New Roman"/>
                  <w:i/>
                  <w:iCs/>
                  <w:lang w:val="en-GB"/>
                </w:rPr>
                <w:delText>February</w:delText>
              </w:r>
            </w:del>
            <w:r>
              <w:rPr>
                <w:rFonts w:ascii="Times New Roman" w:hAnsi="Times New Roman" w:cs="Times New Roman"/>
                <w:i/>
                <w:iCs/>
                <w:lang w:val="en-GB"/>
              </w:rPr>
              <w:t xml:space="preserve"> 20</w:t>
            </w:r>
            <w:ins w:id="569" w:author="Author">
              <w:r>
                <w:rPr>
                  <w:rFonts w:ascii="Times New Roman" w:hAnsi="Times New Roman" w:cs="Times New Roman"/>
                  <w:i/>
                  <w:iCs/>
                  <w:lang w:val="en-GB"/>
                </w:rPr>
                <w:t>23</w:t>
              </w:r>
            </w:ins>
            <w:ins w:id="570" w:author="Author">
              <w:del w:id="571" w:author="Author">
                <w:r>
                  <w:rPr>
                    <w:rFonts w:ascii="Times New Roman" w:hAnsi="Times New Roman" w:cs="Times New Roman"/>
                    <w:i/>
                    <w:iCs/>
                    <w:lang w:val="en-GB"/>
                  </w:rPr>
                  <w:delText>21</w:delText>
                </w:r>
              </w:del>
            </w:ins>
            <w:del w:id="572" w:author="Author">
              <w:r>
                <w:rPr>
                  <w:rFonts w:ascii="Times New Roman" w:hAnsi="Times New Roman" w:cs="Times New Roman"/>
                  <w:i/>
                  <w:iCs/>
                  <w:lang w:val="en-GB"/>
                </w:rPr>
                <w:delText>18</w:delText>
              </w:r>
            </w:del>
            <w:r>
              <w:rPr>
                <w:rFonts w:ascii="Times New Roman" w:hAnsi="Times New Roman" w:cs="Times New Roman"/>
                <w:i/>
                <w:iCs/>
                <w:lang w:val="en-GB"/>
              </w:rPr>
              <w:t xml:space="preserve">] </w:t>
            </w:r>
            <w:r>
              <w:rPr>
                <w:rFonts w:ascii="Times New Roman" w:hAnsi="Times New Roman" w:cs="Times New Roman"/>
                <w:lang w:val="en-GB"/>
              </w:rPr>
              <w:t xml:space="preserve">and to be completed within </w:t>
            </w:r>
            <w:ins w:id="573" w:author="Author">
              <w:r>
                <w:rPr>
                  <w:rFonts w:ascii="Times New Roman" w:hAnsi="Times New Roman" w:cs="Times New Roman"/>
                  <w:lang w:val="en-GB"/>
                </w:rPr>
                <w:t>3</w:t>
              </w:r>
            </w:ins>
            <w:del w:id="574" w:author="Author">
              <w:r>
                <w:rPr>
                  <w:rFonts w:ascii="Times New Roman" w:hAnsi="Times New Roman" w:cs="Times New Roman"/>
                  <w:lang w:val="en-GB"/>
                </w:rPr>
                <w:delText>1</w:delText>
              </w:r>
            </w:del>
            <w:r>
              <w:rPr>
                <w:rFonts w:ascii="Times New Roman" w:hAnsi="Times New Roman" w:cs="Times New Roman"/>
                <w:lang w:val="en-GB"/>
              </w:rPr>
              <w:t xml:space="preserve"> month. The location of the services is </w:t>
            </w:r>
            <w:r>
              <w:rPr>
                <w:rFonts w:ascii="Times New Roman" w:hAnsi="Times New Roman" w:cs="Times New Roman"/>
                <w:i/>
                <w:iCs/>
                <w:lang w:val="en-GB"/>
              </w:rPr>
              <w:t>[GBB HQ, Abuja].</w:t>
            </w:r>
            <w:r>
              <w:rPr>
                <w:rFonts w:ascii="Times New Roman" w:hAnsi="Times New Roman" w:cs="Times New Roman"/>
                <w:lang w:val="en-GB"/>
              </w:rPr>
              <w:t xml:space="preserve"> </w:t>
            </w:r>
          </w:p>
        </w:tc>
      </w:tr>
      <w:tr w14:paraId="3FFF06B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Change w:id="575" w:author="Author" w:date="">
            <w:tblPrEx>
              <w:tblBorders>
                <w:top w:val="single" w:color="auto" w:sz="6" w:space="0"/>
                <w:left w:val="single" w:color="auto" w:sz="6" w:space="0"/>
                <w:bottom w:val="single" w:color="auto" w:sz="6" w:space="0"/>
                <w:right w:val="single" w:color="auto" w:sz="6" w:space="0"/>
                <w:insideH w:val="single" w:color="auto" w:sz="6" w:space="0"/>
                <w:insideV w:val="single" w:color="auto" w:sz="4" w:space="0"/>
              </w:tblBorders>
              <w:tblCellMar>
                <w:top w:w="0" w:type="dxa"/>
                <w:left w:w="72" w:type="dxa"/>
                <w:bottom w:w="0" w:type="dxa"/>
                <w:right w:w="72" w:type="dxa"/>
              </w:tblCellMar>
            </w:tblPrEx>
          </w:tblPrExChange>
        </w:tblPrEx>
        <w:tc>
          <w:tcPr>
            <w:tcW w:w="1170" w:type="dxa"/>
            <w:gridSpan w:val="4"/>
            <w:tcPrChange w:id="576" w:author="Author" w:date="">
              <w:tcPr>
                <w:tcW w:w="1170" w:type="dxa"/>
                <w:gridSpan w:val="4"/>
              </w:tcPr>
            </w:tcPrChange>
          </w:tcPr>
          <w:p w14:paraId="24783B16">
            <w:pPr>
              <w:spacing w:before="120" w:after="120"/>
              <w:rPr>
                <w:rFonts w:ascii="Times New Roman" w:hAnsi="Times New Roman" w:cs="Times New Roman"/>
                <w:b/>
                <w:bCs/>
              </w:rPr>
            </w:pPr>
            <w:r>
              <w:rPr>
                <w:rFonts w:ascii="Times New Roman" w:hAnsi="Times New Roman" w:cs="Times New Roman"/>
                <w:b/>
                <w:bCs/>
              </w:rPr>
              <w:t>39.2</w:t>
            </w:r>
          </w:p>
        </w:tc>
        <w:tc>
          <w:tcPr>
            <w:tcW w:w="8466" w:type="dxa"/>
            <w:gridSpan w:val="4"/>
            <w:tcPrChange w:id="577" w:author="Author" w:date="">
              <w:tcPr>
                <w:tcW w:w="8289" w:type="dxa"/>
                <w:gridSpan w:val="4"/>
              </w:tcPr>
            </w:tcPrChange>
          </w:tcPr>
          <w:p w14:paraId="337F9189">
            <w:pPr>
              <w:tabs>
                <w:tab w:val="right" w:pos="6766"/>
              </w:tabs>
              <w:spacing w:before="120" w:after="120"/>
              <w:jc w:val="both"/>
              <w:rPr>
                <w:rFonts w:ascii="Times New Roman" w:hAnsi="Times New Roman" w:cs="Times New Roman"/>
                <w:i/>
                <w:iCs/>
                <w:lang w:val="en-GB"/>
              </w:rPr>
            </w:pPr>
            <w:r>
              <w:rPr>
                <w:rFonts w:ascii="Times New Roman" w:hAnsi="Times New Roman" w:cs="Times New Roman"/>
                <w:lang w:val="en-GB"/>
              </w:rPr>
              <w:t xml:space="preserve">The name and address of the office where complaints to the Procuring Entity under regulation are to be submitted is </w:t>
            </w:r>
            <w:ins w:id="578" w:author="Author">
              <w:r>
                <w:rPr>
                  <w:rFonts w:ascii="Times New Roman" w:hAnsi="Times New Roman" w:cs="Times New Roman"/>
                </w:rPr>
                <w:t>Plot 1243 Kur Mohammed Avenue, Ahmadu Bellow Way CBD, Abuja</w:t>
              </w:r>
            </w:ins>
            <w:del w:id="579" w:author="Author">
              <w:r>
                <w:rPr>
                  <w:rFonts w:ascii="Times New Roman" w:hAnsi="Times New Roman" w:cs="Times New Roman"/>
                  <w:lang w:val="en-GB"/>
                </w:rPr>
                <w:delText>No 61 Adetokunbo Ademola Crescent, Wuse 2, Abuja</w:delText>
              </w:r>
            </w:del>
            <w:r>
              <w:rPr>
                <w:rFonts w:ascii="Times New Roman" w:hAnsi="Times New Roman" w:cs="Times New Roman"/>
                <w:lang w:val="en-GB"/>
              </w:rPr>
              <w:t>. Nigeria</w:t>
            </w:r>
          </w:p>
        </w:tc>
      </w:tr>
    </w:tbl>
    <w:p w14:paraId="35B275ED">
      <w:pPr>
        <w:ind w:left="360"/>
        <w:rPr>
          <w:rFonts w:ascii="Times New Roman" w:hAnsi="Times New Roman" w:cs="Times New Roman"/>
          <w:lang w:val="en-GB" w:eastAsia="zh-CN"/>
        </w:rPr>
      </w:pPr>
      <w:bookmarkStart w:id="583" w:name="_Toc48892591"/>
      <w:bookmarkStart w:id="584" w:name="_Toc49159796"/>
      <w:bookmarkStart w:id="585" w:name="_Toc48969278"/>
      <w:bookmarkStart w:id="586" w:name="_Toc48970203"/>
      <w:bookmarkStart w:id="587" w:name="_Toc48979471"/>
      <w:bookmarkStart w:id="588" w:name="_Toc48968947"/>
      <w:bookmarkStart w:id="589" w:name="_Toc48895196"/>
      <w:bookmarkStart w:id="590" w:name="_Toc48896164"/>
      <w:bookmarkStart w:id="591" w:name="_Toc48974027"/>
      <w:bookmarkStart w:id="592" w:name="_Toc48894423"/>
      <w:bookmarkStart w:id="593" w:name="_Toc48980536"/>
      <w:bookmarkStart w:id="594" w:name="_Toc49159609"/>
      <w:bookmarkStart w:id="595" w:name="_Toc48978523"/>
      <w:bookmarkStart w:id="596" w:name="_Toc48895382"/>
      <w:bookmarkStart w:id="597" w:name="_Toc48979284"/>
    </w:p>
    <w:p w14:paraId="1A62C2D7">
      <w:pPr>
        <w:ind w:left="360"/>
        <w:rPr>
          <w:rFonts w:ascii="Times New Roman" w:hAnsi="Times New Roman" w:cs="Times New Roman"/>
          <w:lang w:val="en-GB" w:eastAsia="zh-CN"/>
        </w:rPr>
      </w:pPr>
    </w:p>
    <w:p w14:paraId="59D97F5B">
      <w:pPr>
        <w:ind w:left="360"/>
        <w:rPr>
          <w:rFonts w:ascii="Times New Roman" w:hAnsi="Times New Roman" w:cs="Times New Roman"/>
          <w:lang w:val="en-GB" w:eastAsia="zh-CN"/>
        </w:rPr>
      </w:pPr>
    </w:p>
    <w:p w14:paraId="07F7AA51">
      <w:pPr>
        <w:ind w:left="360"/>
        <w:rPr>
          <w:rFonts w:ascii="Times New Roman" w:hAnsi="Times New Roman" w:cs="Times New Roman"/>
          <w:lang w:val="en-GB" w:eastAsia="zh-CN"/>
        </w:rPr>
      </w:pPr>
    </w:p>
    <w:p w14:paraId="434D9A40">
      <w:pPr>
        <w:ind w:left="360"/>
        <w:rPr>
          <w:rFonts w:ascii="Times New Roman" w:hAnsi="Times New Roman" w:cs="Times New Roman"/>
          <w:lang w:val="en-GB" w:eastAsia="zh-CN"/>
        </w:rPr>
      </w:pPr>
    </w:p>
    <w:p w14:paraId="13236544">
      <w:pPr>
        <w:ind w:left="360"/>
        <w:rPr>
          <w:rFonts w:ascii="Times New Roman" w:hAnsi="Times New Roman" w:cs="Times New Roman"/>
          <w:lang w:val="en-GB" w:eastAsia="zh-CN"/>
        </w:rPr>
      </w:pPr>
    </w:p>
    <w:p w14:paraId="4FF09747">
      <w:pPr>
        <w:ind w:left="360"/>
        <w:rPr>
          <w:rFonts w:ascii="Times New Roman" w:hAnsi="Times New Roman" w:cs="Times New Roman"/>
          <w:lang w:val="en-GB" w:eastAsia="zh-CN"/>
        </w:rPr>
      </w:pPr>
    </w:p>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p w14:paraId="5BE853C3">
      <w:pPr>
        <w:pStyle w:val="2"/>
        <w:ind w:left="360"/>
        <w:rPr>
          <w:rFonts w:ascii="Times New Roman" w:hAnsi="Times New Roman" w:cs="Times New Roman"/>
          <w:sz w:val="32"/>
          <w:szCs w:val="32"/>
          <w:highlight w:val="yellow"/>
        </w:rPr>
      </w:pPr>
      <w:bookmarkStart w:id="598" w:name="_Toc506545787"/>
      <w:bookmarkStart w:id="599" w:name="_Toc79817619"/>
      <w:bookmarkStart w:id="600" w:name="_Toc79817715"/>
      <w:bookmarkStart w:id="601" w:name="_Toc48803493"/>
      <w:bookmarkStart w:id="602" w:name="_Toc48803831"/>
      <w:bookmarkStart w:id="603" w:name="_Toc48804169"/>
      <w:bookmarkStart w:id="604" w:name="_Toc48804338"/>
      <w:bookmarkStart w:id="605" w:name="_Toc48800789"/>
      <w:bookmarkStart w:id="606" w:name="_Toc48804845"/>
      <w:bookmarkStart w:id="607" w:name="_Toc48894513"/>
      <w:bookmarkStart w:id="608" w:name="_Toc48798519"/>
      <w:bookmarkStart w:id="609" w:name="_Toc397501852"/>
      <w:bookmarkStart w:id="610" w:name="_Toc48892681"/>
      <w:bookmarkStart w:id="611" w:name="_Toc48803155"/>
      <w:bookmarkStart w:id="612" w:name="_Toc48800958"/>
      <w:bookmarkStart w:id="613" w:name="_Toc48812468"/>
      <w:bookmarkStart w:id="614" w:name="_Toc48895286"/>
      <w:bookmarkStart w:id="615" w:name="_Toc48895472"/>
      <w:bookmarkStart w:id="616" w:name="_Toc48969039"/>
      <w:bookmarkStart w:id="617" w:name="_Toc48896254"/>
      <w:bookmarkStart w:id="618" w:name="_Toc48969370"/>
      <w:bookmarkStart w:id="619" w:name="_Toc48970293"/>
      <w:bookmarkStart w:id="620" w:name="_Toc48974117"/>
      <w:bookmarkStart w:id="621" w:name="_Toc48978613"/>
      <w:bookmarkStart w:id="622" w:name="_Toc48979374"/>
      <w:bookmarkStart w:id="623" w:name="_Toc48979561"/>
      <w:bookmarkStart w:id="624" w:name="_Toc48980626"/>
      <w:bookmarkStart w:id="625" w:name="_Toc49159699"/>
      <w:bookmarkStart w:id="626" w:name="_Toc38696495"/>
      <w:bookmarkStart w:id="627" w:name="_Toc48803324"/>
      <w:bookmarkStart w:id="628" w:name="_Toc48632816"/>
      <w:bookmarkStart w:id="629" w:name="_Toc48551136"/>
      <w:bookmarkStart w:id="630" w:name="_Toc49159886"/>
      <w:r>
        <w:rPr>
          <w:rFonts w:ascii="Times New Roman" w:hAnsi="Times New Roman" w:cs="Times New Roman"/>
          <w:sz w:val="32"/>
          <w:szCs w:val="32"/>
          <w:highlight w:val="yellow"/>
        </w:rPr>
        <w:t>Section 3.</w:t>
      </w:r>
      <w:r>
        <w:rPr>
          <w:rFonts w:ascii="Times New Roman" w:hAnsi="Times New Roman" w:cs="Times New Roman"/>
          <w:sz w:val="32"/>
          <w:szCs w:val="32"/>
          <w:highlight w:val="yellow"/>
        </w:rPr>
        <w:tab/>
      </w:r>
      <w:r>
        <w:rPr>
          <w:rFonts w:ascii="Times New Roman" w:hAnsi="Times New Roman" w:cs="Times New Roman"/>
          <w:sz w:val="32"/>
          <w:szCs w:val="32"/>
          <w:highlight w:val="yellow"/>
        </w:rPr>
        <w:t>Terms of Reference</w:t>
      </w:r>
      <w:bookmarkEnd w:id="598"/>
      <w:bookmarkEnd w:id="599"/>
      <w:bookmarkEnd w:id="600"/>
    </w:p>
    <w:p w14:paraId="7AE238ED">
      <w:pPr>
        <w:ind w:left="360"/>
        <w:jc w:val="both"/>
        <w:rPr>
          <w:rFonts w:ascii="Times New Roman" w:hAnsi="Times New Roman" w:cs="Times New Roman"/>
          <w:highlight w:val="yellow"/>
        </w:rPr>
      </w:pPr>
    </w:p>
    <w:p w14:paraId="53AEDB2D">
      <w:pPr>
        <w:spacing w:line="273" w:lineRule="auto"/>
        <w:jc w:val="both"/>
        <w:rPr>
          <w:rFonts w:ascii="Times New Roman" w:hAnsi="Times New Roman" w:cs="Times New Roman"/>
          <w:lang w:val="en-GB"/>
        </w:rPr>
      </w:pPr>
    </w:p>
    <w:p w14:paraId="07DB50E3">
      <w:pPr>
        <w:spacing w:after="160" w:line="259" w:lineRule="auto"/>
        <w:jc w:val="center"/>
        <w:rPr>
          <w:ins w:id="580" w:author="Author" w:date=""/>
          <w:del w:id="581" w:author="Author" w:date=""/>
          <w:rFonts w:ascii="Calibri" w:hAnsi="Calibri" w:eastAsia="Calibri" w:cs="Calibri"/>
          <w:b/>
          <w:sz w:val="36"/>
          <w:szCs w:val="36"/>
        </w:rPr>
      </w:pPr>
      <w:ins w:id="582" w:author="Author">
        <w:del w:id="583" w:author="Author">
          <w:bookmarkStart w:id="631" w:name="_Hlk132866316"/>
          <w:r>
            <w:rPr>
              <w:rFonts w:ascii="Calibri" w:hAnsi="Calibri" w:eastAsia="Calibri" w:cs="Calibri"/>
              <w:b/>
              <w:sz w:val="36"/>
              <w:szCs w:val="36"/>
            </w:rPr>
            <w:delText>Galaxy Backbone Limited</w:delText>
          </w:r>
        </w:del>
      </w:ins>
    </w:p>
    <w:p w14:paraId="03BAD236">
      <w:pPr>
        <w:spacing w:after="160" w:line="259" w:lineRule="auto"/>
        <w:jc w:val="center"/>
        <w:rPr>
          <w:ins w:id="584" w:author="Author" w:date=""/>
          <w:del w:id="585" w:author="Author" w:date=""/>
          <w:rFonts w:ascii="Calibri" w:hAnsi="Calibri" w:eastAsia="Calibri" w:cs="Calibri"/>
          <w:b/>
          <w:sz w:val="24"/>
          <w:szCs w:val="24"/>
        </w:rPr>
      </w:pPr>
      <w:ins w:id="586" w:author="Author">
        <w:del w:id="587" w:author="Author">
          <w:r>
            <w:rPr>
              <w:rFonts w:ascii="Calibri" w:hAnsi="Calibri" w:eastAsia="Calibri" w:cs="Calibri"/>
              <w:b/>
              <w:sz w:val="24"/>
              <w:szCs w:val="24"/>
            </w:rPr>
            <w:delText>Development of Enterprise Architecture (EA) Practice and Enterprise Architectures</w:delText>
          </w:r>
        </w:del>
      </w:ins>
    </w:p>
    <w:p w14:paraId="311F0882">
      <w:pPr>
        <w:spacing w:after="160" w:line="259" w:lineRule="auto"/>
        <w:rPr>
          <w:ins w:id="588" w:author="Author" w:date=""/>
          <w:del w:id="589" w:author="Author" w:date=""/>
          <w:rFonts w:ascii="Calibri" w:hAnsi="Calibri" w:eastAsia="Calibri" w:cs="Calibri"/>
          <w:b/>
          <w:sz w:val="28"/>
          <w:szCs w:val="28"/>
        </w:rPr>
      </w:pPr>
      <w:ins w:id="590" w:author="Author">
        <w:del w:id="591" w:author="Author">
          <w:r>
            <w:rPr>
              <w:rFonts w:ascii="Calibri" w:hAnsi="Calibri" w:eastAsia="Calibri" w:cs="Calibri"/>
              <w:b/>
              <w:sz w:val="28"/>
              <w:szCs w:val="28"/>
            </w:rPr>
            <w:delText>Purpose</w:delText>
          </w:r>
        </w:del>
      </w:ins>
    </w:p>
    <w:p w14:paraId="0E96211F">
      <w:pPr>
        <w:spacing w:after="160" w:line="259" w:lineRule="auto"/>
        <w:rPr>
          <w:ins w:id="592" w:author="Author" w:date=""/>
          <w:del w:id="593" w:author="Author" w:date=""/>
          <w:rFonts w:ascii="Calibri" w:hAnsi="Calibri" w:eastAsia="Calibri" w:cs="Calibri"/>
          <w:bCs/>
          <w:sz w:val="24"/>
          <w:szCs w:val="24"/>
        </w:rPr>
      </w:pPr>
      <w:ins w:id="594" w:author="Author">
        <w:del w:id="595" w:author="Author">
          <w:r>
            <w:rPr>
              <w:rFonts w:ascii="Calibri" w:hAnsi="Calibri" w:eastAsia="Calibri" w:cs="Calibri"/>
              <w:bCs/>
              <w:sz w:val="24"/>
              <w:szCs w:val="24"/>
            </w:rPr>
            <w:delText xml:space="preserve">Why do we need an enterprise architecture? </w:delText>
          </w:r>
        </w:del>
      </w:ins>
    </w:p>
    <w:p w14:paraId="30815716">
      <w:pPr>
        <w:spacing w:after="160" w:line="259" w:lineRule="auto"/>
        <w:rPr>
          <w:ins w:id="596" w:author="Author" w:date=""/>
          <w:del w:id="597" w:author="Author" w:date=""/>
          <w:rFonts w:ascii="Calibri" w:hAnsi="Calibri" w:eastAsia="Calibri" w:cs="Calibri"/>
          <w:bCs/>
          <w:sz w:val="24"/>
          <w:szCs w:val="24"/>
        </w:rPr>
      </w:pPr>
      <w:ins w:id="598" w:author="Author">
        <w:del w:id="599" w:author="Author">
          <w:r>
            <w:rPr>
              <w:rFonts w:ascii="Calibri" w:hAnsi="Calibri" w:eastAsia="Calibri" w:cs="Calibri"/>
              <w:bCs/>
              <w:sz w:val="24"/>
              <w:szCs w:val="24"/>
            </w:rPr>
            <w:delText xml:space="preserve">The purpose of enterprise architecture is to optimize across the enterprise the often-fragmented legacy of processes (both manual and automated) into an integrated environment that is responsive to change and supportive of the delivery of the business strategy. </w:delText>
          </w:r>
        </w:del>
      </w:ins>
    </w:p>
    <w:p w14:paraId="6CF6C300">
      <w:pPr>
        <w:spacing w:after="160" w:line="259" w:lineRule="auto"/>
        <w:jc w:val="both"/>
        <w:rPr>
          <w:ins w:id="600" w:author="Author" w:date=""/>
          <w:del w:id="601" w:author="Author" w:date=""/>
          <w:rFonts w:ascii="Calibri" w:hAnsi="Calibri" w:eastAsia="Calibri" w:cs="Calibri"/>
          <w:bCs/>
          <w:sz w:val="24"/>
          <w:szCs w:val="24"/>
        </w:rPr>
      </w:pPr>
      <w:ins w:id="602" w:author="Author">
        <w:del w:id="603" w:author="Author">
          <w:r>
            <w:rPr>
              <w:rFonts w:ascii="Calibri" w:hAnsi="Calibri" w:eastAsia="Calibri" w:cs="Calibri"/>
              <w:bCs/>
              <w:sz w:val="24"/>
              <w:szCs w:val="24"/>
            </w:rPr>
            <w:delText xml:space="preserve">The effective management and exploitation of information through IT is a key factor to business success, and an indispensable means to achieving competitive advantage. An enterprise architecture addresses this need, by providing a strategic context for the evolution of the IT system in response to the constantly changing needs of the business environment. </w:delText>
          </w:r>
        </w:del>
      </w:ins>
    </w:p>
    <w:p w14:paraId="51A3D94D">
      <w:pPr>
        <w:spacing w:after="160" w:line="259" w:lineRule="auto"/>
        <w:jc w:val="both"/>
        <w:rPr>
          <w:ins w:id="604" w:author="Author" w:date=""/>
          <w:del w:id="605" w:author="Author" w:date=""/>
          <w:rFonts w:ascii="Calibri" w:hAnsi="Calibri" w:eastAsia="Calibri" w:cs="Calibri"/>
          <w:bCs/>
          <w:sz w:val="24"/>
          <w:szCs w:val="24"/>
        </w:rPr>
      </w:pPr>
      <w:ins w:id="606" w:author="Author">
        <w:del w:id="607" w:author="Author">
          <w:r>
            <w:rPr>
              <w:rFonts w:ascii="Calibri" w:hAnsi="Calibri" w:eastAsia="Calibri" w:cs="Calibri"/>
              <w:bCs/>
              <w:sz w:val="24"/>
              <w:szCs w:val="24"/>
            </w:rPr>
            <w:delText xml:space="preserve">Furthermore, a good enterprise architecture enables you to achieve the right balance between IT efficiency and business innovation. It allows individual business units to innovate safely in their pursuit of competitive advantage. At the same time, it ensures the needs of the organization for an integrated IT strategy are met, permitting the closest possible synergy across the extended enterprise. </w:delText>
          </w:r>
        </w:del>
      </w:ins>
    </w:p>
    <w:p w14:paraId="15D43405">
      <w:pPr>
        <w:spacing w:after="160" w:line="259" w:lineRule="auto"/>
        <w:jc w:val="both"/>
        <w:rPr>
          <w:ins w:id="608" w:author="Author" w:date=""/>
          <w:del w:id="609" w:author="Author" w:date=""/>
          <w:rFonts w:ascii="Calibri" w:hAnsi="Calibri" w:eastAsia="Calibri" w:cs="Calibri"/>
          <w:bCs/>
          <w:sz w:val="24"/>
          <w:szCs w:val="24"/>
        </w:rPr>
      </w:pPr>
      <w:ins w:id="610" w:author="Author">
        <w:del w:id="611" w:author="Author">
          <w:r>
            <w:rPr>
              <w:rFonts w:ascii="Calibri" w:hAnsi="Calibri" w:eastAsia="Calibri" w:cs="Calibri"/>
              <w:bCs/>
              <w:sz w:val="24"/>
              <w:szCs w:val="24"/>
            </w:rPr>
            <w:delText>The advantages that result from a good enterprise architecture bring important business benefits, which are clearly visible in the net profit or loss of a company or organization.</w:delText>
          </w:r>
        </w:del>
      </w:ins>
    </w:p>
    <w:p w14:paraId="08DC5D84">
      <w:pPr>
        <w:spacing w:after="160" w:line="259" w:lineRule="auto"/>
        <w:rPr>
          <w:ins w:id="612" w:author="Author" w:date=""/>
          <w:del w:id="613" w:author="Author" w:date=""/>
          <w:rFonts w:ascii="Calibri" w:hAnsi="Calibri" w:eastAsia="Calibri" w:cs="Calibri"/>
          <w:bCs/>
          <w:sz w:val="24"/>
          <w:szCs w:val="24"/>
        </w:rPr>
      </w:pPr>
      <w:ins w:id="614" w:author="Author">
        <w:del w:id="615" w:author="Author">
          <w:r>
            <w:rPr>
              <w:rFonts w:ascii="Calibri" w:hAnsi="Calibri" w:eastAsia="Calibri" w:cs="Calibri"/>
              <w:bCs/>
              <w:sz w:val="24"/>
              <w:szCs w:val="24"/>
            </w:rPr>
            <w:delText>A more efficient IT operation:</w:delText>
          </w:r>
        </w:del>
      </w:ins>
    </w:p>
    <w:p w14:paraId="08FC3F30">
      <w:pPr>
        <w:numPr>
          <w:ilvl w:val="0"/>
          <w:numId w:val="68"/>
        </w:numPr>
        <w:spacing w:after="160" w:line="259" w:lineRule="auto"/>
        <w:contextualSpacing/>
        <w:rPr>
          <w:ins w:id="616" w:author="Author" w:date=""/>
          <w:del w:id="617" w:author="Author" w:date=""/>
          <w:rFonts w:ascii="Calibri" w:hAnsi="Calibri" w:eastAsia="Calibri" w:cs="Calibri"/>
          <w:bCs/>
          <w:sz w:val="24"/>
          <w:szCs w:val="24"/>
        </w:rPr>
      </w:pPr>
      <w:ins w:id="618" w:author="Author">
        <w:del w:id="619" w:author="Author">
          <w:r>
            <w:rPr>
              <w:rFonts w:ascii="Calibri" w:hAnsi="Calibri" w:eastAsia="Calibri" w:cs="Calibri"/>
              <w:bCs/>
              <w:sz w:val="24"/>
              <w:szCs w:val="24"/>
            </w:rPr>
            <w:delText>lower software development, support, and maintenance costs</w:delText>
          </w:r>
        </w:del>
      </w:ins>
    </w:p>
    <w:p w14:paraId="5010CAAF">
      <w:pPr>
        <w:numPr>
          <w:ilvl w:val="0"/>
          <w:numId w:val="68"/>
        </w:numPr>
        <w:spacing w:after="160" w:line="259" w:lineRule="auto"/>
        <w:contextualSpacing/>
        <w:rPr>
          <w:ins w:id="620" w:author="Author" w:date=""/>
          <w:del w:id="621" w:author="Author" w:date=""/>
          <w:rFonts w:ascii="Calibri" w:hAnsi="Calibri" w:eastAsia="Calibri" w:cs="Calibri"/>
          <w:bCs/>
          <w:sz w:val="24"/>
          <w:szCs w:val="24"/>
        </w:rPr>
      </w:pPr>
      <w:ins w:id="622" w:author="Author">
        <w:del w:id="623" w:author="Author">
          <w:r>
            <w:rPr>
              <w:rFonts w:ascii="Calibri" w:hAnsi="Calibri" w:eastAsia="Calibri" w:cs="Calibri"/>
              <w:bCs/>
              <w:sz w:val="24"/>
              <w:szCs w:val="24"/>
            </w:rPr>
            <w:delText>increased portability of applications</w:delText>
          </w:r>
        </w:del>
      </w:ins>
    </w:p>
    <w:p w14:paraId="2F3C88E5">
      <w:pPr>
        <w:numPr>
          <w:ilvl w:val="0"/>
          <w:numId w:val="68"/>
        </w:numPr>
        <w:spacing w:after="160" w:line="259" w:lineRule="auto"/>
        <w:contextualSpacing/>
        <w:rPr>
          <w:ins w:id="624" w:author="Author" w:date=""/>
          <w:del w:id="625" w:author="Author" w:date=""/>
          <w:rFonts w:ascii="Calibri" w:hAnsi="Calibri" w:eastAsia="Calibri" w:cs="Calibri"/>
          <w:bCs/>
          <w:sz w:val="24"/>
          <w:szCs w:val="24"/>
        </w:rPr>
      </w:pPr>
      <w:ins w:id="626" w:author="Author">
        <w:del w:id="627" w:author="Author">
          <w:r>
            <w:rPr>
              <w:rFonts w:ascii="Calibri" w:hAnsi="Calibri" w:eastAsia="Calibri" w:cs="Calibri"/>
              <w:bCs/>
              <w:sz w:val="24"/>
              <w:szCs w:val="24"/>
            </w:rPr>
            <w:delText xml:space="preserve">improved interoperability and easier system and network management </w:delText>
          </w:r>
        </w:del>
      </w:ins>
    </w:p>
    <w:p w14:paraId="405C938E">
      <w:pPr>
        <w:numPr>
          <w:ilvl w:val="0"/>
          <w:numId w:val="68"/>
        </w:numPr>
        <w:spacing w:after="160" w:line="259" w:lineRule="auto"/>
        <w:contextualSpacing/>
        <w:rPr>
          <w:ins w:id="628" w:author="Author" w:date=""/>
          <w:del w:id="629" w:author="Author" w:date=""/>
          <w:rFonts w:ascii="Calibri" w:hAnsi="Calibri" w:eastAsia="Calibri" w:cs="Calibri"/>
          <w:bCs/>
          <w:sz w:val="24"/>
          <w:szCs w:val="24"/>
        </w:rPr>
      </w:pPr>
      <w:ins w:id="630" w:author="Author">
        <w:del w:id="631" w:author="Author">
          <w:r>
            <w:rPr>
              <w:rFonts w:ascii="Calibri" w:hAnsi="Calibri" w:eastAsia="Calibri" w:cs="Calibri"/>
              <w:bCs/>
              <w:sz w:val="24"/>
              <w:szCs w:val="24"/>
            </w:rPr>
            <w:delText>improved ability to address critical enterprise-wide issues like security</w:delText>
          </w:r>
        </w:del>
      </w:ins>
    </w:p>
    <w:p w14:paraId="3A958AAC">
      <w:pPr>
        <w:numPr>
          <w:ilvl w:val="0"/>
          <w:numId w:val="68"/>
        </w:numPr>
        <w:spacing w:after="160" w:line="259" w:lineRule="auto"/>
        <w:contextualSpacing/>
        <w:rPr>
          <w:ins w:id="632" w:author="Author" w:date=""/>
          <w:del w:id="633" w:author="Author" w:date=""/>
          <w:rFonts w:ascii="Calibri" w:hAnsi="Calibri" w:eastAsia="Calibri" w:cs="Calibri"/>
          <w:bCs/>
          <w:sz w:val="24"/>
          <w:szCs w:val="24"/>
        </w:rPr>
      </w:pPr>
      <w:ins w:id="634" w:author="Author">
        <w:del w:id="635" w:author="Author">
          <w:r>
            <w:rPr>
              <w:rFonts w:ascii="Calibri" w:hAnsi="Calibri" w:eastAsia="Calibri" w:cs="Calibri"/>
              <w:bCs/>
              <w:sz w:val="24"/>
              <w:szCs w:val="24"/>
            </w:rPr>
            <w:delText xml:space="preserve">easier upgrade and exchange of system components </w:delText>
          </w:r>
        </w:del>
      </w:ins>
    </w:p>
    <w:p w14:paraId="15F5CB65">
      <w:pPr>
        <w:spacing w:after="160" w:line="259" w:lineRule="auto"/>
        <w:rPr>
          <w:ins w:id="636" w:author="Author" w:date=""/>
          <w:del w:id="637" w:author="Author" w:date=""/>
          <w:rFonts w:ascii="Calibri" w:hAnsi="Calibri" w:eastAsia="Calibri" w:cs="Calibri"/>
          <w:bCs/>
          <w:sz w:val="24"/>
          <w:szCs w:val="24"/>
        </w:rPr>
      </w:pPr>
      <w:ins w:id="638" w:author="Author">
        <w:del w:id="639" w:author="Author">
          <w:r>
            <w:rPr>
              <w:rFonts w:ascii="Calibri" w:hAnsi="Calibri" w:eastAsia="Calibri" w:cs="Calibri"/>
              <w:bCs/>
              <w:sz w:val="24"/>
              <w:szCs w:val="24"/>
            </w:rPr>
            <w:delText xml:space="preserve">Better return on existing investment, reduced risk for future investment: </w:delText>
          </w:r>
        </w:del>
      </w:ins>
    </w:p>
    <w:p w14:paraId="11888C2E">
      <w:pPr>
        <w:numPr>
          <w:ilvl w:val="0"/>
          <w:numId w:val="69"/>
        </w:numPr>
        <w:spacing w:after="160" w:line="259" w:lineRule="auto"/>
        <w:contextualSpacing/>
        <w:rPr>
          <w:ins w:id="640" w:author="Author" w:date=""/>
          <w:del w:id="641" w:author="Author" w:date=""/>
          <w:rFonts w:ascii="Calibri" w:hAnsi="Calibri" w:eastAsia="Calibri" w:cs="Calibri"/>
          <w:bCs/>
          <w:sz w:val="24"/>
          <w:szCs w:val="24"/>
        </w:rPr>
      </w:pPr>
      <w:ins w:id="642" w:author="Author">
        <w:del w:id="643" w:author="Author">
          <w:r>
            <w:rPr>
              <w:rFonts w:ascii="Calibri" w:hAnsi="Calibri" w:eastAsia="Calibri" w:cs="Calibri"/>
              <w:bCs/>
              <w:sz w:val="24"/>
              <w:szCs w:val="24"/>
            </w:rPr>
            <w:delText>reduced complexity in IT infrastructure</w:delText>
          </w:r>
        </w:del>
      </w:ins>
    </w:p>
    <w:p w14:paraId="3E7673D0">
      <w:pPr>
        <w:numPr>
          <w:ilvl w:val="0"/>
          <w:numId w:val="69"/>
        </w:numPr>
        <w:spacing w:after="160" w:line="259" w:lineRule="auto"/>
        <w:contextualSpacing/>
        <w:rPr>
          <w:ins w:id="644" w:author="Author" w:date=""/>
          <w:del w:id="645" w:author="Author" w:date=""/>
          <w:rFonts w:ascii="Calibri" w:hAnsi="Calibri" w:eastAsia="Calibri" w:cs="Calibri"/>
          <w:bCs/>
          <w:sz w:val="24"/>
          <w:szCs w:val="24"/>
        </w:rPr>
      </w:pPr>
      <w:ins w:id="646" w:author="Author">
        <w:del w:id="647" w:author="Author">
          <w:r>
            <w:rPr>
              <w:rFonts w:ascii="Calibri" w:hAnsi="Calibri" w:eastAsia="Calibri" w:cs="Calibri"/>
              <w:bCs/>
              <w:sz w:val="24"/>
              <w:szCs w:val="24"/>
            </w:rPr>
            <w:delText>maximum return on investment in existing IT infrastructure</w:delText>
          </w:r>
        </w:del>
      </w:ins>
    </w:p>
    <w:p w14:paraId="6145C7C1">
      <w:pPr>
        <w:numPr>
          <w:ilvl w:val="0"/>
          <w:numId w:val="69"/>
        </w:numPr>
        <w:spacing w:after="160" w:line="259" w:lineRule="auto"/>
        <w:contextualSpacing/>
        <w:rPr>
          <w:ins w:id="648" w:author="Author" w:date=""/>
          <w:del w:id="649" w:author="Author" w:date=""/>
          <w:rFonts w:ascii="Calibri" w:hAnsi="Calibri" w:eastAsia="Calibri" w:cs="Calibri"/>
          <w:bCs/>
          <w:sz w:val="24"/>
          <w:szCs w:val="24"/>
        </w:rPr>
      </w:pPr>
      <w:ins w:id="650" w:author="Author">
        <w:del w:id="651" w:author="Author">
          <w:r>
            <w:rPr>
              <w:rFonts w:ascii="Calibri" w:hAnsi="Calibri" w:eastAsia="Calibri" w:cs="Calibri"/>
              <w:bCs/>
              <w:sz w:val="24"/>
              <w:szCs w:val="24"/>
            </w:rPr>
            <w:delText xml:space="preserve">the flexibility to make, buy, or out-source IT solutions </w:delText>
          </w:r>
        </w:del>
      </w:ins>
    </w:p>
    <w:p w14:paraId="4D0D251C">
      <w:pPr>
        <w:numPr>
          <w:ilvl w:val="0"/>
          <w:numId w:val="69"/>
        </w:numPr>
        <w:spacing w:after="160" w:line="259" w:lineRule="auto"/>
        <w:contextualSpacing/>
        <w:rPr>
          <w:ins w:id="652" w:author="Author" w:date=""/>
          <w:del w:id="653" w:author="Author" w:date=""/>
          <w:rFonts w:ascii="Calibri" w:hAnsi="Calibri" w:eastAsia="Calibri" w:cs="Calibri"/>
          <w:bCs/>
          <w:sz w:val="24"/>
          <w:szCs w:val="24"/>
        </w:rPr>
      </w:pPr>
      <w:ins w:id="654" w:author="Author">
        <w:del w:id="655" w:author="Author">
          <w:r>
            <w:rPr>
              <w:rFonts w:ascii="Calibri" w:hAnsi="Calibri" w:eastAsia="Calibri" w:cs="Calibri"/>
              <w:bCs/>
              <w:sz w:val="24"/>
              <w:szCs w:val="24"/>
            </w:rPr>
            <w:delText xml:space="preserve">reduced risk overall in new investment, and the costs of IT ownership </w:delText>
          </w:r>
        </w:del>
      </w:ins>
    </w:p>
    <w:p w14:paraId="0C556F87">
      <w:pPr>
        <w:spacing w:after="160" w:line="259" w:lineRule="auto"/>
        <w:rPr>
          <w:ins w:id="656" w:author="Author" w:date=""/>
          <w:del w:id="657" w:author="Author" w:date=""/>
          <w:rFonts w:ascii="Calibri" w:hAnsi="Calibri" w:eastAsia="Calibri" w:cs="Calibri"/>
          <w:bCs/>
          <w:sz w:val="24"/>
          <w:szCs w:val="24"/>
        </w:rPr>
      </w:pPr>
      <w:ins w:id="658" w:author="Author">
        <w:del w:id="659" w:author="Author">
          <w:r>
            <w:rPr>
              <w:rFonts w:ascii="Calibri" w:hAnsi="Calibri" w:eastAsia="Calibri" w:cs="Calibri"/>
              <w:bCs/>
              <w:sz w:val="24"/>
              <w:szCs w:val="24"/>
            </w:rPr>
            <w:delText xml:space="preserve">Faster, simpler, and cheaper procurement: </w:delText>
          </w:r>
        </w:del>
      </w:ins>
    </w:p>
    <w:p w14:paraId="44A4450A">
      <w:pPr>
        <w:numPr>
          <w:ilvl w:val="0"/>
          <w:numId w:val="70"/>
        </w:numPr>
        <w:spacing w:after="160" w:line="259" w:lineRule="auto"/>
        <w:contextualSpacing/>
        <w:rPr>
          <w:ins w:id="660" w:author="Author" w:date=""/>
          <w:del w:id="661" w:author="Author" w:date=""/>
          <w:rFonts w:ascii="Calibri" w:hAnsi="Calibri" w:eastAsia="Calibri" w:cs="Calibri"/>
          <w:bCs/>
          <w:sz w:val="24"/>
          <w:szCs w:val="24"/>
        </w:rPr>
      </w:pPr>
      <w:ins w:id="662" w:author="Author">
        <w:del w:id="663" w:author="Author">
          <w:r>
            <w:rPr>
              <w:rFonts w:ascii="Calibri" w:hAnsi="Calibri" w:eastAsia="Calibri" w:cs="Calibri"/>
              <w:bCs/>
              <w:sz w:val="24"/>
              <w:szCs w:val="24"/>
            </w:rPr>
            <w:delText>buying decisions are simpler, because the information governing procurement is readily available in a coherent plan</w:delText>
          </w:r>
        </w:del>
      </w:ins>
    </w:p>
    <w:p w14:paraId="6CF976E8">
      <w:pPr>
        <w:numPr>
          <w:ilvl w:val="0"/>
          <w:numId w:val="70"/>
        </w:numPr>
        <w:spacing w:after="160" w:line="259" w:lineRule="auto"/>
        <w:contextualSpacing/>
        <w:rPr>
          <w:ins w:id="664" w:author="Author" w:date=""/>
          <w:del w:id="665" w:author="Author" w:date=""/>
          <w:rFonts w:ascii="Calibri" w:hAnsi="Calibri" w:eastAsia="Calibri" w:cs="Calibri"/>
          <w:bCs/>
          <w:sz w:val="24"/>
          <w:szCs w:val="24"/>
        </w:rPr>
      </w:pPr>
      <w:ins w:id="666" w:author="Author">
        <w:del w:id="667" w:author="Author">
          <w:r>
            <w:rPr>
              <w:rFonts w:ascii="Calibri" w:hAnsi="Calibri" w:eastAsia="Calibri" w:cs="Calibri"/>
              <w:bCs/>
              <w:sz w:val="24"/>
              <w:szCs w:val="24"/>
            </w:rPr>
            <w:delText>the procurement process is faster</w:delText>
          </w:r>
        </w:del>
      </w:ins>
    </w:p>
    <w:p w14:paraId="3953A029">
      <w:pPr>
        <w:numPr>
          <w:ilvl w:val="0"/>
          <w:numId w:val="70"/>
        </w:numPr>
        <w:spacing w:after="160" w:line="259" w:lineRule="auto"/>
        <w:contextualSpacing/>
        <w:rPr>
          <w:ins w:id="668" w:author="Author" w:date=""/>
          <w:del w:id="669" w:author="Author" w:date=""/>
          <w:rFonts w:ascii="Calibri" w:hAnsi="Calibri" w:eastAsia="Calibri" w:cs="Calibri"/>
          <w:bCs/>
          <w:sz w:val="24"/>
          <w:szCs w:val="24"/>
        </w:rPr>
      </w:pPr>
      <w:ins w:id="670" w:author="Author">
        <w:del w:id="671" w:author="Author">
          <w:r>
            <w:rPr>
              <w:rFonts w:ascii="Calibri" w:hAnsi="Calibri" w:eastAsia="Calibri" w:cs="Calibri"/>
              <w:bCs/>
              <w:sz w:val="24"/>
              <w:szCs w:val="24"/>
            </w:rPr>
            <w:delText xml:space="preserve">maximizing procurement speed and flexibility without sacrificing architectural coherence </w:delText>
          </w:r>
        </w:del>
      </w:ins>
    </w:p>
    <w:p w14:paraId="583424BA">
      <w:pPr>
        <w:numPr>
          <w:ilvl w:val="0"/>
          <w:numId w:val="70"/>
        </w:numPr>
        <w:spacing w:after="160" w:line="259" w:lineRule="auto"/>
        <w:contextualSpacing/>
        <w:rPr>
          <w:ins w:id="672" w:author="Author" w:date=""/>
          <w:del w:id="673" w:author="Author" w:date=""/>
          <w:rFonts w:ascii="Calibri" w:hAnsi="Calibri" w:eastAsia="Calibri" w:cs="Calibri"/>
          <w:bCs/>
          <w:sz w:val="24"/>
          <w:szCs w:val="24"/>
        </w:rPr>
      </w:pPr>
      <w:ins w:id="674" w:author="Author">
        <w:del w:id="675" w:author="Author">
          <w:r>
            <w:rPr>
              <w:rFonts w:ascii="Calibri" w:hAnsi="Calibri" w:eastAsia="Calibri" w:cs="Calibri"/>
              <w:bCs/>
              <w:sz w:val="24"/>
              <w:szCs w:val="24"/>
            </w:rPr>
            <w:delText xml:space="preserve">the ability to procure heterogeneous, multi-vendor open systems </w:delText>
          </w:r>
        </w:del>
      </w:ins>
    </w:p>
    <w:p w14:paraId="6371D99F">
      <w:pPr>
        <w:spacing w:after="160" w:line="259" w:lineRule="auto"/>
        <w:rPr>
          <w:ins w:id="676" w:author="Author" w:date=""/>
          <w:del w:id="677" w:author="Author" w:date=""/>
          <w:rFonts w:ascii="Calibri" w:hAnsi="Calibri" w:eastAsia="Calibri" w:cs="Calibri"/>
          <w:bCs/>
          <w:sz w:val="24"/>
          <w:szCs w:val="24"/>
        </w:rPr>
      </w:pPr>
    </w:p>
    <w:p w14:paraId="21B691BD">
      <w:pPr>
        <w:spacing w:after="160" w:line="259" w:lineRule="auto"/>
        <w:jc w:val="both"/>
        <w:rPr>
          <w:ins w:id="678" w:author="Author" w:date=""/>
          <w:del w:id="679" w:author="Author" w:date=""/>
          <w:rFonts w:ascii="Calibri" w:hAnsi="Calibri" w:eastAsia="Calibri" w:cs="Calibri"/>
          <w:bCs/>
          <w:sz w:val="24"/>
          <w:szCs w:val="24"/>
        </w:rPr>
      </w:pPr>
      <w:ins w:id="680" w:author="Author">
        <w:del w:id="681" w:author="Author">
          <w:r>
            <w:rPr>
              <w:rFonts w:ascii="Calibri" w:hAnsi="Calibri" w:eastAsia="Calibri" w:cs="Calibri"/>
              <w:bCs/>
              <w:sz w:val="24"/>
              <w:szCs w:val="24"/>
            </w:rPr>
            <w:delText>The main goal of developing a functional Enterprise Architecture (EA) for Galaxy Backbone (GBB) is to create a blueprint of the structure and operations for the company. The blueprint will ensure a map of IT assets and business processes. The project is also expected to promote team alignment and standardization.</w:delText>
          </w:r>
        </w:del>
      </w:ins>
    </w:p>
    <w:p w14:paraId="7401C57E">
      <w:pPr>
        <w:spacing w:after="160" w:line="259" w:lineRule="auto"/>
        <w:rPr>
          <w:ins w:id="682" w:author="Author" w:date=""/>
          <w:del w:id="683" w:author="Author" w:date=""/>
          <w:rFonts w:ascii="Calibri" w:hAnsi="Calibri" w:eastAsia="Calibri" w:cs="Calibri"/>
          <w:b/>
          <w:sz w:val="28"/>
          <w:szCs w:val="28"/>
        </w:rPr>
      </w:pPr>
      <w:ins w:id="684" w:author="Author">
        <w:del w:id="685" w:author="Author">
          <w:r>
            <w:rPr>
              <w:rFonts w:ascii="Calibri" w:hAnsi="Calibri" w:eastAsia="Calibri" w:cs="Calibri"/>
              <w:b/>
              <w:sz w:val="28"/>
              <w:szCs w:val="28"/>
            </w:rPr>
            <w:delText>Assumption</w:delText>
          </w:r>
        </w:del>
      </w:ins>
    </w:p>
    <w:p w14:paraId="030257B5">
      <w:pPr>
        <w:numPr>
          <w:ilvl w:val="0"/>
          <w:numId w:val="71"/>
        </w:numPr>
        <w:pBdr>
          <w:top w:val="none" w:color="auto" w:sz="0" w:space="0"/>
          <w:left w:val="none" w:color="auto" w:sz="0" w:space="0"/>
          <w:bottom w:val="none" w:color="auto" w:sz="0" w:space="0"/>
          <w:right w:val="none" w:color="auto" w:sz="0" w:space="0"/>
          <w:between w:val="none" w:color="auto" w:sz="0" w:space="0"/>
        </w:pBdr>
        <w:spacing w:after="160" w:line="259" w:lineRule="auto"/>
        <w:jc w:val="both"/>
        <w:rPr>
          <w:ins w:id="686" w:author="Author" w:date=""/>
          <w:del w:id="687" w:author="Author" w:date=""/>
          <w:rFonts w:ascii="Calibri" w:hAnsi="Calibri" w:eastAsia="Calibri" w:cs="Calibri"/>
          <w:bCs/>
          <w:sz w:val="24"/>
          <w:szCs w:val="24"/>
        </w:rPr>
      </w:pPr>
      <w:ins w:id="688" w:author="Author">
        <w:del w:id="689" w:author="Author">
          <w:r>
            <w:rPr>
              <w:rFonts w:ascii="Calibri" w:hAnsi="Calibri" w:eastAsia="Calibri" w:cs="Calibri"/>
              <w:bCs/>
              <w:sz w:val="24"/>
              <w:szCs w:val="24"/>
            </w:rPr>
            <w:delText>GBB has an approved and but non-functional Enterprise Architecture Practice and no Enterprise Architects.</w:delText>
          </w:r>
        </w:del>
      </w:ins>
    </w:p>
    <w:p w14:paraId="0BEB61A5">
      <w:pPr>
        <w:numPr>
          <w:ilvl w:val="0"/>
          <w:numId w:val="71"/>
        </w:numPr>
        <w:pBdr>
          <w:top w:val="none" w:color="auto" w:sz="0" w:space="0"/>
          <w:left w:val="none" w:color="auto" w:sz="0" w:space="0"/>
          <w:bottom w:val="none" w:color="auto" w:sz="0" w:space="0"/>
          <w:right w:val="none" w:color="auto" w:sz="0" w:space="0"/>
          <w:between w:val="none" w:color="auto" w:sz="0" w:space="0"/>
        </w:pBdr>
        <w:shd w:val="clear" w:color="auto" w:fill="FFFFFF"/>
        <w:spacing w:after="160" w:line="259" w:lineRule="auto"/>
        <w:jc w:val="both"/>
        <w:rPr>
          <w:ins w:id="690" w:author="Author" w:date=""/>
          <w:del w:id="691" w:author="Author" w:date=""/>
          <w:rFonts w:ascii="Calibri" w:hAnsi="Calibri" w:eastAsia="Calibri" w:cs="Calibri"/>
          <w:bCs/>
          <w:sz w:val="24"/>
          <w:szCs w:val="24"/>
        </w:rPr>
      </w:pPr>
      <w:ins w:id="692" w:author="Author">
        <w:del w:id="693" w:author="Author">
          <w:r>
            <w:rPr>
              <w:rFonts w:ascii="Calibri" w:hAnsi="Calibri" w:eastAsia="Calibri" w:cs="Calibri"/>
              <w:bCs/>
              <w:sz w:val="24"/>
              <w:szCs w:val="24"/>
            </w:rPr>
            <w:delText xml:space="preserve">Typically, an enterprise architecture is developed because key people have concerns that need to be addressed by the IT systems within the organization. Such people are commonly referred to as the ‘‘stakeholders’’ in the system. The role of the architect is to address these concerns, by identifying and refining the requirements that the stakeholders have, developing views of the architecture that show how the concerns and the requirements are going to be addressed, and by showing the trade-offs that are going to be made in reconciling the potentially conflicting concerns of different stakeholders. </w:delText>
          </w:r>
        </w:del>
      </w:ins>
    </w:p>
    <w:p w14:paraId="600DB4D5">
      <w:pPr>
        <w:numPr>
          <w:ilvl w:val="0"/>
          <w:numId w:val="71"/>
        </w:numPr>
        <w:pBdr>
          <w:top w:val="none" w:color="auto" w:sz="0" w:space="0"/>
          <w:left w:val="none" w:color="auto" w:sz="0" w:space="0"/>
          <w:bottom w:val="none" w:color="auto" w:sz="0" w:space="0"/>
          <w:right w:val="none" w:color="auto" w:sz="0" w:space="0"/>
          <w:between w:val="none" w:color="auto" w:sz="0" w:space="0"/>
        </w:pBdr>
        <w:shd w:val="clear" w:color="auto" w:fill="FFFFFF"/>
        <w:spacing w:after="160" w:line="259" w:lineRule="auto"/>
        <w:jc w:val="both"/>
        <w:rPr>
          <w:ins w:id="694" w:author="Author" w:date=""/>
          <w:del w:id="695" w:author="Author" w:date=""/>
          <w:rFonts w:ascii="Calibri" w:hAnsi="Calibri" w:eastAsia="Calibri" w:cs="Calibri"/>
          <w:bCs/>
          <w:sz w:val="24"/>
          <w:szCs w:val="24"/>
        </w:rPr>
      </w:pPr>
      <w:ins w:id="696" w:author="Author">
        <w:del w:id="697" w:author="Author">
          <w:r>
            <w:rPr>
              <w:rFonts w:ascii="Calibri" w:hAnsi="Calibri" w:eastAsia="Calibri" w:cs="Calibri"/>
              <w:bCs/>
              <w:sz w:val="24"/>
              <w:szCs w:val="24"/>
            </w:rPr>
            <w:delText>Without the enterprise architecture, it is highly unlikely that all the concerns and requirements will be considered</w:delText>
          </w:r>
        </w:del>
      </w:ins>
      <w:ins w:id="698" w:author="Author">
        <w:del w:id="699" w:author="Author">
          <w:r>
            <w:rPr>
              <w:rFonts w:ascii="Calibri" w:hAnsi="Calibri" w:eastAsia="Helvetica Neue" w:cs="Calibri"/>
              <w:bCs/>
              <w:sz w:val="24"/>
              <w:szCs w:val="24"/>
            </w:rPr>
            <w:delText xml:space="preserve"> and met. </w:delText>
          </w:r>
        </w:del>
      </w:ins>
    </w:p>
    <w:p w14:paraId="08DF4190">
      <w:pPr>
        <w:pBdr>
          <w:top w:val="none" w:color="auto" w:sz="0" w:space="0"/>
          <w:left w:val="none" w:color="auto" w:sz="0" w:space="0"/>
          <w:bottom w:val="none" w:color="auto" w:sz="0" w:space="0"/>
          <w:right w:val="none" w:color="auto" w:sz="0" w:space="0"/>
          <w:between w:val="none" w:color="auto" w:sz="0" w:space="0"/>
        </w:pBdr>
        <w:spacing w:line="259" w:lineRule="auto"/>
        <w:ind w:left="720"/>
        <w:rPr>
          <w:ins w:id="700" w:author="Author" w:date=""/>
          <w:del w:id="701" w:author="Author" w:date=""/>
          <w:rFonts w:ascii="Calibri" w:hAnsi="Calibri" w:eastAsia="Calibri" w:cs="Calibri"/>
          <w:bCs/>
          <w:sz w:val="24"/>
          <w:szCs w:val="24"/>
        </w:rPr>
      </w:pPr>
    </w:p>
    <w:p w14:paraId="77E2F4F8">
      <w:pPr>
        <w:spacing w:after="160" w:line="259" w:lineRule="auto"/>
        <w:rPr>
          <w:ins w:id="702" w:author="Author" w:date=""/>
          <w:del w:id="703" w:author="Author" w:date=""/>
          <w:rFonts w:ascii="Calibri" w:hAnsi="Calibri" w:eastAsia="Calibri" w:cs="Calibri"/>
          <w:b/>
          <w:sz w:val="28"/>
          <w:szCs w:val="28"/>
        </w:rPr>
      </w:pPr>
      <w:ins w:id="704" w:author="Author">
        <w:del w:id="705" w:author="Author">
          <w:r>
            <w:rPr>
              <w:rFonts w:ascii="Calibri" w:hAnsi="Calibri" w:eastAsia="Calibri" w:cs="Calibri"/>
              <w:b/>
              <w:sz w:val="28"/>
              <w:szCs w:val="28"/>
            </w:rPr>
            <w:delText>Project Scope</w:delText>
          </w:r>
        </w:del>
      </w:ins>
    </w:p>
    <w:tbl>
      <w:tblPr>
        <w:tblStyle w:val="12"/>
        <w:tblW w:w="1034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65"/>
        <w:gridCol w:w="2070"/>
        <w:gridCol w:w="7110"/>
      </w:tblGrid>
      <w:tr w14:paraId="2D20E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706" w:author="Author" w:date=""/>
          <w:del w:id="707" w:author="Author" w:date=""/>
        </w:trPr>
        <w:tc>
          <w:tcPr>
            <w:tcW w:w="1165" w:type="dxa"/>
            <w:shd w:val="clear" w:color="auto" w:fill="D9D9D9"/>
          </w:tcPr>
          <w:p w14:paraId="58DCCF1E">
            <w:pPr>
              <w:rPr>
                <w:ins w:id="708" w:author="Author" w:date=""/>
                <w:del w:id="709" w:author="Author" w:date=""/>
                <w:rFonts w:ascii="Calibri" w:hAnsi="Calibri" w:eastAsia="Calibri" w:cs="Calibri"/>
                <w:bCs/>
                <w:sz w:val="24"/>
                <w:szCs w:val="24"/>
              </w:rPr>
            </w:pPr>
            <w:ins w:id="710" w:author="Author">
              <w:del w:id="711" w:author="Author">
                <w:r>
                  <w:rPr>
                    <w:rFonts w:ascii="Calibri" w:hAnsi="Calibri" w:eastAsia="Calibri" w:cs="Calibri"/>
                    <w:bCs/>
                    <w:sz w:val="24"/>
                    <w:szCs w:val="24"/>
                  </w:rPr>
                  <w:delText>Project Phase</w:delText>
                </w:r>
              </w:del>
            </w:ins>
          </w:p>
        </w:tc>
        <w:tc>
          <w:tcPr>
            <w:tcW w:w="2070" w:type="dxa"/>
            <w:shd w:val="clear" w:color="auto" w:fill="D9D9D9"/>
          </w:tcPr>
          <w:p w14:paraId="2A02AA03">
            <w:pPr>
              <w:rPr>
                <w:ins w:id="712" w:author="Author" w:date=""/>
                <w:del w:id="713" w:author="Author" w:date=""/>
                <w:rFonts w:ascii="Calibri" w:hAnsi="Calibri" w:eastAsia="Calibri" w:cs="Calibri"/>
                <w:bCs/>
                <w:sz w:val="24"/>
                <w:szCs w:val="24"/>
              </w:rPr>
            </w:pPr>
            <w:ins w:id="714" w:author="Author">
              <w:del w:id="715" w:author="Author">
                <w:r>
                  <w:rPr>
                    <w:rFonts w:ascii="Calibri" w:hAnsi="Calibri" w:eastAsia="Calibri" w:cs="Calibri"/>
                    <w:bCs/>
                    <w:sz w:val="24"/>
                    <w:szCs w:val="24"/>
                  </w:rPr>
                  <w:delText>Stage</w:delText>
                </w:r>
              </w:del>
            </w:ins>
          </w:p>
        </w:tc>
        <w:tc>
          <w:tcPr>
            <w:tcW w:w="7110" w:type="dxa"/>
            <w:shd w:val="clear" w:color="auto" w:fill="D9D9D9"/>
          </w:tcPr>
          <w:p w14:paraId="4340EF16">
            <w:pPr>
              <w:rPr>
                <w:ins w:id="716" w:author="Author" w:date=""/>
                <w:del w:id="717" w:author="Author" w:date=""/>
                <w:rFonts w:ascii="Calibri" w:hAnsi="Calibri" w:eastAsia="Calibri" w:cs="Calibri"/>
                <w:bCs/>
                <w:sz w:val="24"/>
                <w:szCs w:val="24"/>
              </w:rPr>
            </w:pPr>
            <w:ins w:id="718" w:author="Author">
              <w:del w:id="719" w:author="Author">
                <w:r>
                  <w:rPr>
                    <w:rFonts w:ascii="Calibri" w:hAnsi="Calibri" w:eastAsia="Calibri" w:cs="Calibri"/>
                    <w:bCs/>
                    <w:sz w:val="24"/>
                    <w:szCs w:val="24"/>
                  </w:rPr>
                  <w:delText>Key Deliverables</w:delText>
                </w:r>
              </w:del>
            </w:ins>
          </w:p>
        </w:tc>
      </w:tr>
      <w:tr w14:paraId="26C66C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720" w:author="Author" w:date=""/>
          <w:del w:id="721" w:author="Author" w:date=""/>
        </w:trPr>
        <w:tc>
          <w:tcPr>
            <w:tcW w:w="1165" w:type="dxa"/>
          </w:tcPr>
          <w:p w14:paraId="629B3035">
            <w:pPr>
              <w:rPr>
                <w:ins w:id="722" w:author="Author" w:date=""/>
                <w:del w:id="723" w:author="Author" w:date=""/>
                <w:rFonts w:ascii="Calibri" w:hAnsi="Calibri" w:eastAsia="Calibri" w:cs="Calibri"/>
                <w:bCs/>
                <w:sz w:val="24"/>
                <w:szCs w:val="24"/>
              </w:rPr>
            </w:pPr>
            <w:ins w:id="724" w:author="Author">
              <w:del w:id="725" w:author="Author">
                <w:r>
                  <w:rPr>
                    <w:rFonts w:ascii="Calibri" w:hAnsi="Calibri" w:eastAsia="Calibri" w:cs="Calibri"/>
                    <w:bCs/>
                    <w:sz w:val="24"/>
                    <w:szCs w:val="24"/>
                  </w:rPr>
                  <w:delText>Phase 1</w:delText>
                </w:r>
              </w:del>
            </w:ins>
          </w:p>
        </w:tc>
        <w:tc>
          <w:tcPr>
            <w:tcW w:w="2070" w:type="dxa"/>
          </w:tcPr>
          <w:p w14:paraId="76955012">
            <w:pPr>
              <w:rPr>
                <w:ins w:id="726" w:author="Author" w:date=""/>
                <w:del w:id="727" w:author="Author" w:date=""/>
                <w:rFonts w:ascii="Calibri" w:hAnsi="Calibri" w:eastAsia="Calibri" w:cs="Calibri"/>
                <w:bCs/>
                <w:sz w:val="24"/>
                <w:szCs w:val="24"/>
              </w:rPr>
            </w:pPr>
            <w:ins w:id="728" w:author="Author">
              <w:del w:id="729" w:author="Author">
                <w:r>
                  <w:rPr>
                    <w:rFonts w:ascii="Calibri" w:hAnsi="Calibri" w:eastAsia="Calibri" w:cs="Calibri"/>
                    <w:bCs/>
                    <w:sz w:val="24"/>
                    <w:szCs w:val="24"/>
                  </w:rPr>
                  <w:delText>Establish an EA Practice as an Operational Entity</w:delText>
                </w:r>
              </w:del>
            </w:ins>
          </w:p>
        </w:tc>
        <w:tc>
          <w:tcPr>
            <w:tcW w:w="7110" w:type="dxa"/>
          </w:tcPr>
          <w:p w14:paraId="592DB52E">
            <w:pPr>
              <w:widowControl w:val="0"/>
              <w:tabs>
                <w:tab w:val="left" w:pos="656"/>
              </w:tabs>
              <w:spacing w:line="255" w:lineRule="auto"/>
              <w:rPr>
                <w:ins w:id="730" w:author="Author" w:date=""/>
                <w:del w:id="731" w:author="Author" w:date=""/>
                <w:rFonts w:ascii="Calibri" w:hAnsi="Calibri" w:eastAsia="Calibri" w:cs="Calibri"/>
                <w:bCs/>
                <w:sz w:val="24"/>
                <w:szCs w:val="24"/>
              </w:rPr>
            </w:pPr>
            <w:ins w:id="732" w:author="Author">
              <w:del w:id="733" w:author="Author">
                <w:r>
                  <w:rPr>
                    <w:rFonts w:ascii="Calibri" w:hAnsi="Calibri" w:eastAsia="Roboto" w:cs="Calibri"/>
                    <w:bCs/>
                    <w:sz w:val="24"/>
                    <w:szCs w:val="24"/>
                  </w:rPr>
                  <w:delText>Identify the required EA capabilities</w:delText>
                </w:r>
              </w:del>
            </w:ins>
          </w:p>
          <w:p w14:paraId="498C7C41">
            <w:pPr>
              <w:numPr>
                <w:ilvl w:val="0"/>
                <w:numId w:val="72"/>
              </w:numPr>
              <w:pBdr>
                <w:top w:val="none" w:color="auto" w:sz="0" w:space="0"/>
                <w:left w:val="none" w:color="auto" w:sz="0" w:space="0"/>
                <w:bottom w:val="none" w:color="auto" w:sz="0" w:space="0"/>
                <w:right w:val="none" w:color="auto" w:sz="0" w:space="0"/>
                <w:between w:val="none" w:color="auto" w:sz="0" w:space="0"/>
              </w:pBdr>
              <w:rPr>
                <w:ins w:id="734" w:author="Author" w:date=""/>
                <w:del w:id="735" w:author="Author" w:date=""/>
                <w:rFonts w:ascii="Calibri" w:hAnsi="Calibri" w:eastAsia="Roboto" w:cs="Calibri"/>
                <w:bCs/>
                <w:sz w:val="24"/>
                <w:szCs w:val="24"/>
              </w:rPr>
            </w:pPr>
            <w:ins w:id="736" w:author="Author">
              <w:del w:id="737" w:author="Author">
                <w:r>
                  <w:rPr>
                    <w:rFonts w:ascii="Calibri" w:hAnsi="Calibri" w:eastAsia="Roboto" w:cs="Calibri"/>
                    <w:bCs/>
                    <w:sz w:val="24"/>
                    <w:szCs w:val="24"/>
                  </w:rPr>
                  <w:delText>In order to carry out architectural activity effectively within an enterprise, it is necessary to put in place an appropriate business capability for architecture, through organization structures, roles, responsibilities, skills, and processes.</w:delText>
                </w:r>
              </w:del>
            </w:ins>
          </w:p>
          <w:p w14:paraId="2D879B96">
            <w:pPr>
              <w:pBdr>
                <w:top w:val="none" w:color="auto" w:sz="0" w:space="0"/>
                <w:left w:val="none" w:color="auto" w:sz="0" w:space="0"/>
                <w:bottom w:val="none" w:color="auto" w:sz="0" w:space="0"/>
                <w:right w:val="none" w:color="auto" w:sz="0" w:space="0"/>
                <w:between w:val="none" w:color="auto" w:sz="0" w:space="0"/>
              </w:pBdr>
              <w:ind w:left="720"/>
              <w:contextualSpacing/>
              <w:rPr>
                <w:ins w:id="738" w:author="Author" w:date=""/>
                <w:del w:id="739" w:author="Author" w:date=""/>
                <w:rFonts w:ascii="Calibri" w:hAnsi="Calibri" w:eastAsia="Roboto" w:cs="Calibri"/>
                <w:bCs/>
                <w:sz w:val="24"/>
                <w:szCs w:val="24"/>
              </w:rPr>
            </w:pPr>
          </w:p>
          <w:p w14:paraId="46689864">
            <w:pPr>
              <w:numPr>
                <w:ilvl w:val="0"/>
                <w:numId w:val="72"/>
              </w:numPr>
              <w:pBdr>
                <w:top w:val="none" w:color="auto" w:sz="0" w:space="0"/>
                <w:left w:val="none" w:color="auto" w:sz="0" w:space="0"/>
                <w:bottom w:val="none" w:color="auto" w:sz="0" w:space="0"/>
                <w:right w:val="none" w:color="auto" w:sz="0" w:space="0"/>
                <w:between w:val="none" w:color="auto" w:sz="0" w:space="0"/>
              </w:pBdr>
              <w:rPr>
                <w:ins w:id="740" w:author="Author" w:date=""/>
                <w:del w:id="741" w:author="Author" w:date=""/>
                <w:rFonts w:ascii="Calibri" w:hAnsi="Calibri" w:eastAsia="Roboto" w:cs="Calibri"/>
                <w:bCs/>
                <w:sz w:val="24"/>
                <w:szCs w:val="24"/>
              </w:rPr>
            </w:pPr>
            <w:ins w:id="742" w:author="Author">
              <w:del w:id="743" w:author="Author">
                <w:r>
                  <w:rPr>
                    <w:rFonts w:ascii="Calibri" w:hAnsi="Calibri" w:eastAsia="Roboto" w:cs="Calibri"/>
                    <w:bCs/>
                    <w:sz w:val="24"/>
                    <w:szCs w:val="24"/>
                  </w:rPr>
                  <w:delText xml:space="preserve">A successful enterprise architecture practice must sit on a firm operational footing. In effect, an enterprise architecture practice must be run like any other operational unit within a business; i.e., it should be treated like a business. </w:delText>
                </w:r>
              </w:del>
            </w:ins>
          </w:p>
          <w:p w14:paraId="35AB186F">
            <w:pPr>
              <w:pBdr>
                <w:top w:val="none" w:color="auto" w:sz="0" w:space="0"/>
                <w:left w:val="none" w:color="auto" w:sz="0" w:space="0"/>
                <w:bottom w:val="none" w:color="auto" w:sz="0" w:space="0"/>
                <w:right w:val="none" w:color="auto" w:sz="0" w:space="0"/>
                <w:between w:val="none" w:color="auto" w:sz="0" w:space="0"/>
              </w:pBdr>
              <w:spacing w:before="240" w:after="160"/>
              <w:rPr>
                <w:ins w:id="744" w:author="Author" w:date=""/>
                <w:del w:id="745" w:author="Author" w:date=""/>
                <w:rFonts w:ascii="Calibri" w:hAnsi="Calibri" w:eastAsia="Roboto" w:cs="Calibri"/>
                <w:bCs/>
                <w:sz w:val="24"/>
                <w:szCs w:val="24"/>
              </w:rPr>
            </w:pPr>
            <w:ins w:id="746" w:author="Author">
              <w:del w:id="747" w:author="Author">
                <w:r>
                  <w:rPr>
                    <w:rFonts w:ascii="Calibri" w:hAnsi="Calibri" w:eastAsia="Roboto" w:cs="Calibri"/>
                    <w:bCs/>
                    <w:sz w:val="24"/>
                    <w:szCs w:val="24"/>
                  </w:rPr>
                  <w:delText xml:space="preserve">An enterprise architecture practice should establish capabilities in the following areas: </w:delText>
                </w:r>
              </w:del>
            </w:ins>
          </w:p>
          <w:p w14:paraId="7FD52792">
            <w:pPr>
              <w:numPr>
                <w:ilvl w:val="0"/>
                <w:numId w:val="72"/>
              </w:numPr>
              <w:pBdr>
                <w:top w:val="none" w:color="auto" w:sz="0" w:space="0"/>
                <w:left w:val="none" w:color="auto" w:sz="0" w:space="0"/>
                <w:bottom w:val="none" w:color="auto" w:sz="0" w:space="0"/>
                <w:right w:val="none" w:color="auto" w:sz="0" w:space="0"/>
                <w:between w:val="none" w:color="auto" w:sz="0" w:space="0"/>
              </w:pBdr>
              <w:spacing w:after="160"/>
              <w:rPr>
                <w:ins w:id="748" w:author="Author" w:date=""/>
                <w:del w:id="749" w:author="Author" w:date=""/>
                <w:rFonts w:ascii="Calibri" w:hAnsi="Calibri" w:eastAsia="Calibri" w:cs="Calibri"/>
                <w:bCs/>
                <w:sz w:val="24"/>
                <w:szCs w:val="24"/>
              </w:rPr>
            </w:pPr>
            <w:ins w:id="750" w:author="Author">
              <w:del w:id="751" w:author="Author">
                <w:r>
                  <w:rPr>
                    <w:rFonts w:ascii="Calibri" w:hAnsi="Calibri" w:eastAsia="Roboto" w:cs="Calibri"/>
                    <w:bCs/>
                    <w:sz w:val="24"/>
                    <w:szCs w:val="24"/>
                  </w:rPr>
                  <w:delText xml:space="preserve">Financial Management </w:delText>
                </w:r>
              </w:del>
            </w:ins>
          </w:p>
          <w:p w14:paraId="2F5C16A8">
            <w:pPr>
              <w:numPr>
                <w:ilvl w:val="0"/>
                <w:numId w:val="72"/>
              </w:numPr>
              <w:pBdr>
                <w:top w:val="none" w:color="auto" w:sz="0" w:space="0"/>
                <w:left w:val="none" w:color="auto" w:sz="0" w:space="0"/>
                <w:bottom w:val="none" w:color="auto" w:sz="0" w:space="0"/>
                <w:right w:val="none" w:color="auto" w:sz="0" w:space="0"/>
                <w:between w:val="none" w:color="auto" w:sz="0" w:space="0"/>
              </w:pBdr>
              <w:spacing w:after="160"/>
              <w:rPr>
                <w:ins w:id="752" w:author="Author" w:date=""/>
                <w:del w:id="753" w:author="Author" w:date=""/>
                <w:rFonts w:ascii="Calibri" w:hAnsi="Calibri" w:eastAsia="Calibri" w:cs="Calibri"/>
                <w:bCs/>
                <w:sz w:val="24"/>
                <w:szCs w:val="24"/>
              </w:rPr>
            </w:pPr>
            <w:ins w:id="754" w:author="Author">
              <w:del w:id="755" w:author="Author">
                <w:r>
                  <w:rPr>
                    <w:rFonts w:ascii="Calibri" w:hAnsi="Calibri" w:eastAsia="Roboto" w:cs="Calibri"/>
                    <w:bCs/>
                    <w:sz w:val="24"/>
                    <w:szCs w:val="24"/>
                  </w:rPr>
                  <w:delText> Performance Management</w:delText>
                </w:r>
              </w:del>
            </w:ins>
          </w:p>
          <w:p w14:paraId="7ADE065E">
            <w:pPr>
              <w:numPr>
                <w:ilvl w:val="0"/>
                <w:numId w:val="72"/>
              </w:numPr>
              <w:pBdr>
                <w:top w:val="none" w:color="auto" w:sz="0" w:space="0"/>
                <w:left w:val="none" w:color="auto" w:sz="0" w:space="0"/>
                <w:bottom w:val="none" w:color="auto" w:sz="0" w:space="0"/>
                <w:right w:val="none" w:color="auto" w:sz="0" w:space="0"/>
                <w:between w:val="none" w:color="auto" w:sz="0" w:space="0"/>
              </w:pBdr>
              <w:spacing w:after="160"/>
              <w:rPr>
                <w:ins w:id="756" w:author="Author" w:date=""/>
                <w:del w:id="757" w:author="Author" w:date=""/>
                <w:rFonts w:ascii="Calibri" w:hAnsi="Calibri" w:eastAsia="Calibri" w:cs="Calibri"/>
                <w:bCs/>
                <w:sz w:val="24"/>
                <w:szCs w:val="24"/>
              </w:rPr>
            </w:pPr>
            <w:ins w:id="758" w:author="Author">
              <w:del w:id="759" w:author="Author">
                <w:r>
                  <w:rPr>
                    <w:rFonts w:ascii="Calibri" w:hAnsi="Calibri" w:eastAsia="Roboto" w:cs="Calibri"/>
                    <w:bCs/>
                    <w:sz w:val="24"/>
                    <w:szCs w:val="24"/>
                  </w:rPr>
                  <w:delText xml:space="preserve">Service Management </w:delText>
                </w:r>
              </w:del>
            </w:ins>
          </w:p>
          <w:p w14:paraId="32A72E19">
            <w:pPr>
              <w:numPr>
                <w:ilvl w:val="0"/>
                <w:numId w:val="72"/>
              </w:numPr>
              <w:pBdr>
                <w:top w:val="none" w:color="auto" w:sz="0" w:space="0"/>
                <w:left w:val="none" w:color="auto" w:sz="0" w:space="0"/>
                <w:bottom w:val="none" w:color="auto" w:sz="0" w:space="0"/>
                <w:right w:val="none" w:color="auto" w:sz="0" w:space="0"/>
                <w:between w:val="none" w:color="auto" w:sz="0" w:space="0"/>
              </w:pBdr>
              <w:spacing w:after="160"/>
              <w:rPr>
                <w:ins w:id="760" w:author="Author" w:date=""/>
                <w:del w:id="761" w:author="Author" w:date=""/>
                <w:rFonts w:ascii="Calibri" w:hAnsi="Calibri" w:eastAsia="Calibri" w:cs="Calibri"/>
                <w:bCs/>
                <w:sz w:val="24"/>
                <w:szCs w:val="24"/>
              </w:rPr>
            </w:pPr>
            <w:ins w:id="762" w:author="Author">
              <w:del w:id="763" w:author="Author">
                <w:r>
                  <w:rPr>
                    <w:rFonts w:ascii="Calibri" w:hAnsi="Calibri" w:eastAsia="Roboto" w:cs="Calibri"/>
                    <w:bCs/>
                    <w:sz w:val="24"/>
                    <w:szCs w:val="24"/>
                  </w:rPr>
                  <w:delText xml:space="preserve">Risk Management </w:delText>
                </w:r>
              </w:del>
            </w:ins>
          </w:p>
          <w:p w14:paraId="52A048ED">
            <w:pPr>
              <w:numPr>
                <w:ilvl w:val="0"/>
                <w:numId w:val="72"/>
              </w:numPr>
              <w:pBdr>
                <w:top w:val="none" w:color="auto" w:sz="0" w:space="0"/>
                <w:left w:val="none" w:color="auto" w:sz="0" w:space="0"/>
                <w:bottom w:val="none" w:color="auto" w:sz="0" w:space="0"/>
                <w:right w:val="none" w:color="auto" w:sz="0" w:space="0"/>
                <w:between w:val="none" w:color="auto" w:sz="0" w:space="0"/>
              </w:pBdr>
              <w:spacing w:after="160"/>
              <w:rPr>
                <w:ins w:id="764" w:author="Author" w:date=""/>
                <w:del w:id="765" w:author="Author" w:date=""/>
                <w:rFonts w:ascii="Calibri" w:hAnsi="Calibri" w:eastAsia="Calibri" w:cs="Calibri"/>
                <w:bCs/>
                <w:sz w:val="24"/>
                <w:szCs w:val="24"/>
              </w:rPr>
            </w:pPr>
            <w:ins w:id="766" w:author="Author">
              <w:del w:id="767" w:author="Author">
                <w:r>
                  <w:rPr>
                    <w:rFonts w:ascii="Calibri" w:hAnsi="Calibri" w:eastAsia="Roboto" w:cs="Calibri"/>
                    <w:bCs/>
                    <w:sz w:val="24"/>
                    <w:szCs w:val="24"/>
                  </w:rPr>
                  <w:delText xml:space="preserve">Resource Management </w:delText>
                </w:r>
              </w:del>
            </w:ins>
          </w:p>
          <w:p w14:paraId="6A1A8FC0">
            <w:pPr>
              <w:numPr>
                <w:ilvl w:val="0"/>
                <w:numId w:val="72"/>
              </w:numPr>
              <w:pBdr>
                <w:top w:val="none" w:color="auto" w:sz="0" w:space="0"/>
                <w:left w:val="none" w:color="auto" w:sz="0" w:space="0"/>
                <w:bottom w:val="none" w:color="auto" w:sz="0" w:space="0"/>
                <w:right w:val="none" w:color="auto" w:sz="0" w:space="0"/>
                <w:between w:val="none" w:color="auto" w:sz="0" w:space="0"/>
              </w:pBdr>
              <w:spacing w:after="160"/>
              <w:rPr>
                <w:ins w:id="768" w:author="Author" w:date=""/>
                <w:del w:id="769" w:author="Author" w:date=""/>
                <w:rFonts w:ascii="Calibri" w:hAnsi="Calibri" w:eastAsia="Calibri" w:cs="Calibri"/>
                <w:bCs/>
                <w:sz w:val="24"/>
                <w:szCs w:val="24"/>
              </w:rPr>
            </w:pPr>
            <w:ins w:id="770" w:author="Author">
              <w:del w:id="771" w:author="Author">
                <w:r>
                  <w:rPr>
                    <w:rFonts w:ascii="Calibri" w:hAnsi="Calibri" w:eastAsia="Roboto" w:cs="Calibri"/>
                    <w:bCs/>
                    <w:sz w:val="24"/>
                    <w:szCs w:val="24"/>
                  </w:rPr>
                  <w:delText>Communications and Stakeholder Management</w:delText>
                </w:r>
              </w:del>
            </w:ins>
          </w:p>
          <w:p w14:paraId="1809A8EC">
            <w:pPr>
              <w:numPr>
                <w:ilvl w:val="0"/>
                <w:numId w:val="72"/>
              </w:numPr>
              <w:pBdr>
                <w:top w:val="none" w:color="auto" w:sz="0" w:space="0"/>
                <w:left w:val="none" w:color="auto" w:sz="0" w:space="0"/>
                <w:bottom w:val="none" w:color="auto" w:sz="0" w:space="0"/>
                <w:right w:val="none" w:color="auto" w:sz="0" w:space="0"/>
                <w:between w:val="none" w:color="auto" w:sz="0" w:space="0"/>
              </w:pBdr>
              <w:spacing w:after="160"/>
              <w:rPr>
                <w:ins w:id="772" w:author="Author" w:date=""/>
                <w:del w:id="773" w:author="Author" w:date=""/>
                <w:rFonts w:ascii="Calibri" w:hAnsi="Calibri" w:eastAsia="Calibri" w:cs="Calibri"/>
                <w:bCs/>
                <w:sz w:val="24"/>
                <w:szCs w:val="24"/>
              </w:rPr>
            </w:pPr>
            <w:ins w:id="774" w:author="Author">
              <w:del w:id="775" w:author="Author">
                <w:r>
                  <w:rPr>
                    <w:rFonts w:ascii="Calibri" w:hAnsi="Calibri" w:eastAsia="Roboto" w:cs="Calibri"/>
                    <w:bCs/>
                    <w:sz w:val="24"/>
                    <w:szCs w:val="24"/>
                  </w:rPr>
                  <w:delText xml:space="preserve">Quality Management </w:delText>
                </w:r>
              </w:del>
            </w:ins>
          </w:p>
          <w:p w14:paraId="45A215FD">
            <w:pPr>
              <w:numPr>
                <w:ilvl w:val="0"/>
                <w:numId w:val="72"/>
              </w:numPr>
              <w:pBdr>
                <w:top w:val="none" w:color="auto" w:sz="0" w:space="0"/>
                <w:left w:val="none" w:color="auto" w:sz="0" w:space="0"/>
                <w:bottom w:val="none" w:color="auto" w:sz="0" w:space="0"/>
                <w:right w:val="none" w:color="auto" w:sz="0" w:space="0"/>
                <w:between w:val="none" w:color="auto" w:sz="0" w:space="0"/>
              </w:pBdr>
              <w:spacing w:after="160"/>
              <w:rPr>
                <w:ins w:id="776" w:author="Author" w:date=""/>
                <w:del w:id="777" w:author="Author" w:date=""/>
                <w:rFonts w:ascii="Calibri" w:hAnsi="Calibri" w:eastAsia="Calibri" w:cs="Calibri"/>
                <w:bCs/>
                <w:sz w:val="24"/>
                <w:szCs w:val="24"/>
              </w:rPr>
            </w:pPr>
            <w:ins w:id="778" w:author="Author">
              <w:del w:id="779" w:author="Author">
                <w:r>
                  <w:rPr>
                    <w:rFonts w:ascii="Calibri" w:hAnsi="Calibri" w:eastAsia="Roboto" w:cs="Calibri"/>
                    <w:bCs/>
                    <w:sz w:val="24"/>
                    <w:szCs w:val="24"/>
                  </w:rPr>
                  <w:delText xml:space="preserve">Supplier Management </w:delText>
                </w:r>
              </w:del>
            </w:ins>
          </w:p>
          <w:p w14:paraId="763263D9">
            <w:pPr>
              <w:numPr>
                <w:ilvl w:val="0"/>
                <w:numId w:val="72"/>
              </w:numPr>
              <w:pBdr>
                <w:top w:val="none" w:color="auto" w:sz="0" w:space="0"/>
                <w:left w:val="none" w:color="auto" w:sz="0" w:space="0"/>
                <w:bottom w:val="none" w:color="auto" w:sz="0" w:space="0"/>
                <w:right w:val="none" w:color="auto" w:sz="0" w:space="0"/>
                <w:between w:val="none" w:color="auto" w:sz="0" w:space="0"/>
              </w:pBdr>
              <w:spacing w:after="160"/>
              <w:rPr>
                <w:ins w:id="780" w:author="Author" w:date=""/>
                <w:del w:id="781" w:author="Author" w:date=""/>
                <w:rFonts w:ascii="Calibri" w:hAnsi="Calibri" w:eastAsia="Calibri" w:cs="Calibri"/>
                <w:bCs/>
                <w:sz w:val="24"/>
                <w:szCs w:val="24"/>
              </w:rPr>
            </w:pPr>
            <w:ins w:id="782" w:author="Author">
              <w:del w:id="783" w:author="Author">
                <w:r>
                  <w:rPr>
                    <w:rFonts w:ascii="Calibri" w:hAnsi="Calibri" w:eastAsia="Roboto" w:cs="Calibri"/>
                    <w:bCs/>
                    <w:sz w:val="24"/>
                    <w:szCs w:val="24"/>
                  </w:rPr>
                  <w:delText xml:space="preserve">Configuration Management </w:delText>
                </w:r>
              </w:del>
            </w:ins>
          </w:p>
          <w:p w14:paraId="062D6CFA">
            <w:pPr>
              <w:numPr>
                <w:ilvl w:val="0"/>
                <w:numId w:val="72"/>
              </w:numPr>
              <w:pBdr>
                <w:top w:val="none" w:color="auto" w:sz="0" w:space="0"/>
                <w:left w:val="none" w:color="auto" w:sz="0" w:space="0"/>
                <w:bottom w:val="none" w:color="auto" w:sz="0" w:space="0"/>
                <w:right w:val="none" w:color="auto" w:sz="0" w:space="0"/>
                <w:between w:val="none" w:color="auto" w:sz="0" w:space="0"/>
              </w:pBdr>
              <w:spacing w:after="160"/>
              <w:rPr>
                <w:ins w:id="784" w:author="Author" w:date=""/>
                <w:del w:id="785" w:author="Author" w:date=""/>
                <w:rFonts w:ascii="Calibri" w:hAnsi="Calibri" w:eastAsia="Calibri" w:cs="Calibri"/>
                <w:bCs/>
                <w:sz w:val="24"/>
                <w:szCs w:val="24"/>
              </w:rPr>
            </w:pPr>
            <w:ins w:id="786" w:author="Author">
              <w:del w:id="787" w:author="Author">
                <w:r>
                  <w:rPr>
                    <w:rFonts w:ascii="Calibri" w:hAnsi="Calibri" w:eastAsia="Roboto" w:cs="Calibri"/>
                    <w:bCs/>
                    <w:sz w:val="24"/>
                    <w:szCs w:val="24"/>
                  </w:rPr>
                  <w:delText xml:space="preserve">Environment Management </w:delText>
                </w:r>
              </w:del>
            </w:ins>
          </w:p>
          <w:p w14:paraId="17BA7117">
            <w:pPr>
              <w:pBdr>
                <w:top w:val="none" w:color="auto" w:sz="0" w:space="0"/>
                <w:left w:val="none" w:color="auto" w:sz="0" w:space="0"/>
                <w:bottom w:val="none" w:color="auto" w:sz="0" w:space="0"/>
                <w:right w:val="none" w:color="auto" w:sz="0" w:space="0"/>
                <w:between w:val="none" w:color="auto" w:sz="0" w:space="0"/>
              </w:pBdr>
              <w:spacing w:after="160"/>
              <w:ind w:left="72"/>
              <w:rPr>
                <w:ins w:id="788" w:author="Author" w:date=""/>
                <w:del w:id="789" w:author="Author" w:date=""/>
                <w:rFonts w:ascii="Calibri" w:hAnsi="Calibri" w:eastAsia="Calibri" w:cs="Calibri"/>
                <w:bCs/>
                <w:sz w:val="24"/>
                <w:szCs w:val="24"/>
              </w:rPr>
            </w:pPr>
            <w:ins w:id="790" w:author="Author">
              <w:del w:id="791" w:author="Author">
                <w:r>
                  <w:rPr>
                    <w:rFonts w:ascii="Calibri" w:hAnsi="Calibri" w:eastAsia="Roboto" w:cs="Calibri"/>
                    <w:bCs/>
                    <w:sz w:val="24"/>
                    <w:szCs w:val="24"/>
                  </w:rPr>
                  <w:delText>Effective Governance Structure</w:delText>
                </w:r>
              </w:del>
            </w:ins>
          </w:p>
          <w:p w14:paraId="669130A8">
            <w:pPr>
              <w:numPr>
                <w:ilvl w:val="0"/>
                <w:numId w:val="72"/>
              </w:numPr>
              <w:spacing w:after="160"/>
              <w:rPr>
                <w:ins w:id="792" w:author="Author" w:date=""/>
                <w:del w:id="793" w:author="Author" w:date=""/>
                <w:rFonts w:ascii="Calibri" w:hAnsi="Calibri" w:eastAsia="Calibri" w:cs="Calibri"/>
                <w:bCs/>
                <w:sz w:val="24"/>
                <w:szCs w:val="24"/>
              </w:rPr>
            </w:pPr>
            <w:ins w:id="794" w:author="Author">
              <w:del w:id="795" w:author="Author">
                <w:r>
                  <w:rPr>
                    <w:rFonts w:ascii="Calibri" w:hAnsi="Calibri" w:eastAsia="Roboto" w:cs="Calibri"/>
                    <w:bCs/>
                    <w:sz w:val="24"/>
                    <w:szCs w:val="24"/>
                  </w:rPr>
                  <w:delText>Select and customize an EA framework for GBB that will include an updated governance framework document that defines the roles, responsibilities, and accountabilities of the stakeholders, and the metrics and KPIs for measuring the plan's effectiveness and impact.</w:delText>
                </w:r>
              </w:del>
            </w:ins>
          </w:p>
          <w:p w14:paraId="6B048ACD">
            <w:pPr>
              <w:numPr>
                <w:ilvl w:val="0"/>
                <w:numId w:val="72"/>
              </w:numPr>
              <w:spacing w:after="160"/>
              <w:rPr>
                <w:ins w:id="796" w:author="Author" w:date=""/>
                <w:del w:id="797" w:author="Author" w:date=""/>
                <w:rFonts w:ascii="Calibri" w:hAnsi="Calibri" w:eastAsia="Calibri" w:cs="Calibri"/>
                <w:bCs/>
                <w:sz w:val="24"/>
                <w:szCs w:val="24"/>
              </w:rPr>
            </w:pPr>
            <w:ins w:id="798" w:author="Author">
              <w:del w:id="799" w:author="Author">
                <w:r>
                  <w:rPr>
                    <w:rFonts w:ascii="Calibri" w:hAnsi="Calibri" w:eastAsia="Roboto" w:cs="Calibri"/>
                    <w:bCs/>
                    <w:sz w:val="24"/>
                    <w:szCs w:val="24"/>
                  </w:rPr>
                  <w:delText>Define the rules, guidelines, and criteria that govern the design, development, and implementation of IT systems and infrastructure. They should align with the company's business goals and objectives, industry best practices, and regulatory requirements. This will include EA policies and standards, data security policies, technology selection criteria, and architecture review processes.</w:delText>
                </w:r>
              </w:del>
            </w:ins>
          </w:p>
          <w:p w14:paraId="284DB849">
            <w:pPr>
              <w:numPr>
                <w:ilvl w:val="0"/>
                <w:numId w:val="72"/>
              </w:numPr>
              <w:spacing w:after="160"/>
              <w:rPr>
                <w:ins w:id="800" w:author="Author" w:date=""/>
                <w:del w:id="801" w:author="Author" w:date=""/>
                <w:rFonts w:ascii="Calibri" w:hAnsi="Calibri" w:eastAsia="Calibri" w:cs="Calibri"/>
                <w:bCs/>
                <w:sz w:val="24"/>
                <w:szCs w:val="24"/>
              </w:rPr>
            </w:pPr>
            <w:ins w:id="802" w:author="Author">
              <w:del w:id="803" w:author="Author">
                <w:r>
                  <w:rPr>
                    <w:rFonts w:ascii="Calibri" w:hAnsi="Calibri" w:eastAsia="Roboto" w:cs="Calibri"/>
                    <w:bCs/>
                    <w:sz w:val="24"/>
                    <w:szCs w:val="24"/>
                  </w:rPr>
                  <w:delText>Develop high level architecture principles that guide the development of the EA program and the design of IT systems and infrastructure. They should be consistent with the company's values, vision, and strategy and should support business agility, interoperability, scalability, and cost-effectiveness.</w:delText>
                </w:r>
              </w:del>
            </w:ins>
          </w:p>
          <w:p w14:paraId="48A38BE1">
            <w:pPr>
              <w:numPr>
                <w:ilvl w:val="0"/>
                <w:numId w:val="72"/>
              </w:numPr>
              <w:spacing w:after="160"/>
              <w:rPr>
                <w:ins w:id="804" w:author="Author" w:date=""/>
                <w:del w:id="805" w:author="Author" w:date=""/>
                <w:rFonts w:ascii="Calibri" w:hAnsi="Calibri" w:eastAsia="Calibri" w:cs="Calibri"/>
                <w:bCs/>
                <w:sz w:val="24"/>
                <w:szCs w:val="24"/>
              </w:rPr>
            </w:pPr>
            <w:ins w:id="806" w:author="Author">
              <w:del w:id="807" w:author="Author">
                <w:r>
                  <w:rPr>
                    <w:rFonts w:ascii="Calibri" w:hAnsi="Calibri" w:eastAsia="Roboto" w:cs="Calibri"/>
                    <w:bCs/>
                    <w:sz w:val="24"/>
                    <w:szCs w:val="24"/>
                  </w:rPr>
                  <w:delText>Develop EA metrics and KPIs as measures and indicators that track the EA program's performance and impact on the organization's goals and objectives. They will cover different aspects of the EA program, such as compliance, alignment, efficiency, effectiveness, and innovation.</w:delText>
                </w:r>
              </w:del>
            </w:ins>
          </w:p>
          <w:p w14:paraId="453A1BE4">
            <w:pPr>
              <w:numPr>
                <w:ilvl w:val="0"/>
                <w:numId w:val="72"/>
              </w:numPr>
              <w:spacing w:after="160"/>
              <w:rPr>
                <w:ins w:id="808" w:author="Author" w:date=""/>
                <w:del w:id="809" w:author="Author" w:date=""/>
                <w:rFonts w:ascii="Calibri" w:hAnsi="Calibri" w:eastAsia="Calibri" w:cs="Calibri"/>
                <w:bCs/>
                <w:sz w:val="24"/>
                <w:szCs w:val="24"/>
              </w:rPr>
            </w:pPr>
            <w:ins w:id="810" w:author="Author">
              <w:del w:id="811" w:author="Author">
                <w:r>
                  <w:rPr>
                    <w:rFonts w:ascii="Calibri" w:hAnsi="Calibri" w:eastAsia="Roboto" w:cs="Calibri"/>
                    <w:bCs/>
                    <w:sz w:val="24"/>
                    <w:szCs w:val="24"/>
                  </w:rPr>
                  <w:delText>Identify and deliver trainings on appropriate EA courses (certified and non-certified) that will ensure adoption and success of the program. This will also include development of training materials, workshops, and mentoring programs for architects and stakeholders</w:delText>
                </w:r>
              </w:del>
            </w:ins>
          </w:p>
          <w:p w14:paraId="614CDBE8">
            <w:pPr>
              <w:widowControl w:val="0"/>
              <w:tabs>
                <w:tab w:val="left" w:pos="656"/>
              </w:tabs>
              <w:spacing w:before="165"/>
              <w:ind w:left="72"/>
              <w:rPr>
                <w:ins w:id="812" w:author="Author" w:date=""/>
                <w:del w:id="813" w:author="Author" w:date=""/>
                <w:rFonts w:ascii="Calibri" w:hAnsi="Calibri" w:eastAsia="Calibri" w:cs="Calibri"/>
                <w:bCs/>
                <w:sz w:val="24"/>
                <w:szCs w:val="24"/>
              </w:rPr>
            </w:pPr>
            <w:ins w:id="814" w:author="Author">
              <w:del w:id="815" w:author="Author">
                <w:r>
                  <w:rPr>
                    <w:rFonts w:ascii="Calibri" w:hAnsi="Calibri" w:eastAsia="Roboto" w:cs="Calibri"/>
                    <w:bCs/>
                    <w:sz w:val="24"/>
                    <w:szCs w:val="24"/>
                  </w:rPr>
                  <w:delText>General Awareness</w:delText>
                </w:r>
              </w:del>
            </w:ins>
          </w:p>
          <w:p w14:paraId="5C9D4A91">
            <w:pPr>
              <w:numPr>
                <w:ilvl w:val="0"/>
                <w:numId w:val="72"/>
              </w:numPr>
              <w:spacing w:after="160"/>
              <w:rPr>
                <w:ins w:id="816" w:author="Author" w:date=""/>
                <w:del w:id="817" w:author="Author" w:date=""/>
                <w:rFonts w:ascii="Calibri" w:hAnsi="Calibri" w:eastAsia="Calibri" w:cs="Calibri"/>
                <w:bCs/>
                <w:sz w:val="24"/>
                <w:szCs w:val="24"/>
              </w:rPr>
            </w:pPr>
            <w:ins w:id="818" w:author="Author">
              <w:del w:id="819" w:author="Author">
                <w:r>
                  <w:rPr>
                    <w:rFonts w:ascii="Calibri" w:hAnsi="Calibri" w:eastAsia="Book Antiqua" w:cs="Calibri"/>
                    <w:bCs/>
                    <w:sz w:val="24"/>
                    <w:szCs w:val="24"/>
                  </w:rPr>
                  <w:delText>Design and submission of relevant reports for Management approval</w:delText>
                </w:r>
              </w:del>
            </w:ins>
          </w:p>
          <w:p w14:paraId="19427D1C">
            <w:pPr>
              <w:numPr>
                <w:ilvl w:val="0"/>
                <w:numId w:val="72"/>
              </w:numPr>
              <w:spacing w:after="160"/>
              <w:rPr>
                <w:ins w:id="820" w:author="Author" w:date=""/>
                <w:del w:id="821" w:author="Author" w:date=""/>
                <w:rFonts w:ascii="Calibri" w:hAnsi="Calibri" w:eastAsia="Calibri" w:cs="Calibri"/>
                <w:bCs/>
                <w:sz w:val="24"/>
                <w:szCs w:val="24"/>
              </w:rPr>
            </w:pPr>
            <w:ins w:id="822" w:author="Author">
              <w:del w:id="823" w:author="Author">
                <w:r>
                  <w:rPr>
                    <w:rFonts w:ascii="Calibri" w:hAnsi="Calibri" w:eastAsia="Roboto" w:cs="Calibri"/>
                    <w:bCs/>
                    <w:sz w:val="24"/>
                    <w:szCs w:val="24"/>
                  </w:rPr>
                  <w:delText>Work with Galaxy Backbone to implement approved enterprise architectures</w:delText>
                </w:r>
              </w:del>
            </w:ins>
          </w:p>
        </w:tc>
      </w:tr>
      <w:tr w14:paraId="2E452B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824" w:author="Author" w:date=""/>
          <w:del w:id="825" w:author="Author" w:date=""/>
        </w:trPr>
        <w:tc>
          <w:tcPr>
            <w:tcW w:w="1165" w:type="dxa"/>
          </w:tcPr>
          <w:p w14:paraId="253374E5">
            <w:pPr>
              <w:rPr>
                <w:ins w:id="826" w:author="Author" w:date=""/>
                <w:del w:id="827" w:author="Author" w:date=""/>
                <w:rFonts w:ascii="Calibri" w:hAnsi="Calibri" w:eastAsia="Calibri" w:cs="Calibri"/>
                <w:bCs/>
                <w:sz w:val="24"/>
                <w:szCs w:val="24"/>
              </w:rPr>
            </w:pPr>
            <w:ins w:id="828" w:author="Author">
              <w:del w:id="829" w:author="Author">
                <w:r>
                  <w:rPr>
                    <w:rFonts w:ascii="Calibri" w:hAnsi="Calibri" w:eastAsia="Calibri" w:cs="Calibri"/>
                    <w:bCs/>
                    <w:sz w:val="24"/>
                    <w:szCs w:val="24"/>
                  </w:rPr>
                  <w:delText>Phase II</w:delText>
                </w:r>
              </w:del>
            </w:ins>
          </w:p>
        </w:tc>
        <w:tc>
          <w:tcPr>
            <w:tcW w:w="2070" w:type="dxa"/>
          </w:tcPr>
          <w:p w14:paraId="42183E06">
            <w:pPr>
              <w:rPr>
                <w:ins w:id="830" w:author="Author" w:date=""/>
                <w:del w:id="831" w:author="Author" w:date=""/>
                <w:rFonts w:ascii="Calibri" w:hAnsi="Calibri" w:eastAsia="Calibri" w:cs="Calibri"/>
                <w:bCs/>
                <w:sz w:val="24"/>
                <w:szCs w:val="24"/>
              </w:rPr>
            </w:pPr>
            <w:ins w:id="832" w:author="Author">
              <w:del w:id="833" w:author="Author">
                <w:r>
                  <w:rPr>
                    <w:rFonts w:ascii="Calibri" w:hAnsi="Calibri" w:eastAsia="Calibri" w:cs="Calibri"/>
                    <w:bCs/>
                    <w:sz w:val="24"/>
                    <w:szCs w:val="24"/>
                  </w:rPr>
                  <w:delText>Gap Assessment</w:delText>
                </w:r>
              </w:del>
            </w:ins>
          </w:p>
        </w:tc>
        <w:tc>
          <w:tcPr>
            <w:tcW w:w="7110" w:type="dxa"/>
          </w:tcPr>
          <w:p w14:paraId="371034F0">
            <w:pPr>
              <w:numPr>
                <w:ilvl w:val="0"/>
                <w:numId w:val="72"/>
              </w:numPr>
              <w:rPr>
                <w:ins w:id="834" w:author="Author" w:date=""/>
                <w:del w:id="835" w:author="Author" w:date=""/>
                <w:rFonts w:ascii="Calibri" w:hAnsi="Calibri" w:eastAsia="Calibri" w:cs="Calibri"/>
                <w:bCs/>
                <w:sz w:val="24"/>
                <w:szCs w:val="24"/>
              </w:rPr>
            </w:pPr>
            <w:ins w:id="836" w:author="Author">
              <w:del w:id="837" w:author="Author">
                <w:r>
                  <w:rPr>
                    <w:rFonts w:ascii="Calibri" w:hAnsi="Calibri" w:eastAsia="Roboto" w:cs="Calibri"/>
                    <w:bCs/>
                    <w:sz w:val="24"/>
                    <w:szCs w:val="24"/>
                  </w:rPr>
                  <w:delText>Identify the business drivers for EA</w:delText>
                </w:r>
              </w:del>
            </w:ins>
          </w:p>
          <w:p w14:paraId="03CB9CFB">
            <w:pPr>
              <w:numPr>
                <w:ilvl w:val="0"/>
                <w:numId w:val="72"/>
              </w:numPr>
              <w:spacing w:before="240"/>
              <w:rPr>
                <w:ins w:id="838" w:author="Author" w:date=""/>
                <w:del w:id="839" w:author="Author" w:date=""/>
                <w:rFonts w:ascii="Calibri" w:hAnsi="Calibri" w:eastAsia="Calibri" w:cs="Calibri"/>
                <w:bCs/>
                <w:sz w:val="24"/>
                <w:szCs w:val="24"/>
              </w:rPr>
            </w:pPr>
            <w:ins w:id="840" w:author="Author">
              <w:del w:id="841" w:author="Author">
                <w:r>
                  <w:rPr>
                    <w:rFonts w:ascii="Calibri" w:hAnsi="Calibri" w:eastAsia="Roboto" w:cs="Calibri"/>
                    <w:bCs/>
                    <w:sz w:val="24"/>
                    <w:szCs w:val="24"/>
                  </w:rPr>
                  <w:delText>Define Scope</w:delText>
                </w:r>
              </w:del>
            </w:ins>
          </w:p>
          <w:p w14:paraId="3551E8BB">
            <w:pPr>
              <w:numPr>
                <w:ilvl w:val="0"/>
                <w:numId w:val="72"/>
              </w:numPr>
              <w:spacing w:before="240"/>
              <w:rPr>
                <w:ins w:id="842" w:author="Author" w:date=""/>
                <w:del w:id="843" w:author="Author" w:date=""/>
                <w:rFonts w:ascii="Calibri" w:hAnsi="Calibri" w:eastAsia="Calibri" w:cs="Calibri"/>
                <w:bCs/>
                <w:sz w:val="24"/>
                <w:szCs w:val="24"/>
              </w:rPr>
            </w:pPr>
            <w:ins w:id="844" w:author="Author">
              <w:del w:id="845" w:author="Author">
                <w:r>
                  <w:rPr>
                    <w:rFonts w:ascii="Calibri" w:hAnsi="Calibri" w:eastAsia="Book Antiqua" w:cs="Calibri"/>
                    <w:bCs/>
                    <w:sz w:val="24"/>
                    <w:szCs w:val="24"/>
                  </w:rPr>
                  <w:delText>Review existing literature around EA</w:delText>
                </w:r>
              </w:del>
            </w:ins>
          </w:p>
          <w:p w14:paraId="225A1378">
            <w:pPr>
              <w:numPr>
                <w:ilvl w:val="0"/>
                <w:numId w:val="72"/>
              </w:numPr>
              <w:spacing w:before="240"/>
              <w:rPr>
                <w:ins w:id="846" w:author="Author" w:date=""/>
                <w:del w:id="847" w:author="Author" w:date=""/>
                <w:rFonts w:ascii="Calibri" w:hAnsi="Calibri" w:eastAsia="Calibri" w:cs="Calibri"/>
                <w:bCs/>
                <w:sz w:val="24"/>
                <w:szCs w:val="24"/>
              </w:rPr>
            </w:pPr>
            <w:ins w:id="848" w:author="Author">
              <w:del w:id="849" w:author="Author">
                <w:r>
                  <w:rPr>
                    <w:rFonts w:ascii="Calibri" w:hAnsi="Calibri" w:eastAsia="Roboto" w:cs="Calibri"/>
                    <w:bCs/>
                    <w:sz w:val="24"/>
                    <w:szCs w:val="24"/>
                  </w:rPr>
                  <w:delText>Determine the relevance of existing literature</w:delText>
                </w:r>
              </w:del>
            </w:ins>
          </w:p>
          <w:p w14:paraId="74A9ABA5">
            <w:pPr>
              <w:numPr>
                <w:ilvl w:val="0"/>
                <w:numId w:val="72"/>
              </w:numPr>
              <w:spacing w:before="240"/>
              <w:rPr>
                <w:ins w:id="850" w:author="Author" w:date=""/>
                <w:del w:id="851" w:author="Author" w:date=""/>
                <w:rFonts w:ascii="Calibri" w:hAnsi="Calibri" w:eastAsia="Calibri" w:cs="Calibri"/>
                <w:bCs/>
                <w:sz w:val="24"/>
                <w:szCs w:val="24"/>
              </w:rPr>
            </w:pPr>
            <w:ins w:id="852" w:author="Author">
              <w:del w:id="853" w:author="Author">
                <w:r>
                  <w:rPr>
                    <w:rFonts w:ascii="Calibri" w:hAnsi="Calibri" w:eastAsia="Calibri" w:cs="Calibri"/>
                    <w:bCs/>
                    <w:sz w:val="24"/>
                    <w:szCs w:val="24"/>
                  </w:rPr>
                  <w:delText>Access the current maturity based on available documentation</w:delText>
                </w:r>
              </w:del>
            </w:ins>
          </w:p>
          <w:p w14:paraId="2C2ADCF7">
            <w:pPr>
              <w:numPr>
                <w:ilvl w:val="0"/>
                <w:numId w:val="72"/>
              </w:numPr>
              <w:spacing w:before="240"/>
              <w:rPr>
                <w:ins w:id="854" w:author="Author" w:date=""/>
                <w:del w:id="855" w:author="Author" w:date=""/>
                <w:rFonts w:ascii="Calibri" w:hAnsi="Calibri" w:eastAsia="Calibri" w:cs="Calibri"/>
                <w:bCs/>
                <w:sz w:val="24"/>
                <w:szCs w:val="24"/>
              </w:rPr>
            </w:pPr>
            <w:ins w:id="856" w:author="Author">
              <w:del w:id="857" w:author="Author">
                <w:r>
                  <w:rPr>
                    <w:rFonts w:ascii="Calibri" w:hAnsi="Calibri" w:eastAsia="Book Antiqua" w:cs="Calibri"/>
                    <w:bCs/>
                    <w:sz w:val="24"/>
                    <w:szCs w:val="24"/>
                  </w:rPr>
                  <w:delText>Develop improvement roadmap from current state to desired state of EA (current state assessment, future state architecture vision)</w:delText>
                </w:r>
              </w:del>
            </w:ins>
          </w:p>
          <w:p w14:paraId="036BCBAC">
            <w:pPr>
              <w:numPr>
                <w:ilvl w:val="0"/>
                <w:numId w:val="72"/>
              </w:numPr>
              <w:spacing w:before="240"/>
              <w:rPr>
                <w:ins w:id="858" w:author="Author" w:date=""/>
                <w:del w:id="859" w:author="Author" w:date=""/>
                <w:rFonts w:ascii="Calibri" w:hAnsi="Calibri" w:eastAsia="Calibri" w:cs="Calibri"/>
                <w:bCs/>
                <w:sz w:val="24"/>
                <w:szCs w:val="24"/>
              </w:rPr>
            </w:pPr>
            <w:ins w:id="860" w:author="Author">
              <w:del w:id="861" w:author="Author">
                <w:r>
                  <w:rPr>
                    <w:rFonts w:ascii="Calibri" w:hAnsi="Calibri" w:eastAsia="Calibri" w:cs="Calibri"/>
                    <w:bCs/>
                    <w:sz w:val="24"/>
                    <w:szCs w:val="24"/>
                  </w:rPr>
                  <w:delText>Develop a comprehensive enterprise architecture plan document that outlines the company's IT architecture vision, goals, objectives, principles, standards, guidelines, and best practices.</w:delText>
                </w:r>
              </w:del>
            </w:ins>
          </w:p>
          <w:p w14:paraId="59713417">
            <w:pPr>
              <w:numPr>
                <w:ilvl w:val="0"/>
                <w:numId w:val="72"/>
              </w:numPr>
              <w:spacing w:before="240"/>
              <w:rPr>
                <w:ins w:id="862" w:author="Author" w:date=""/>
                <w:del w:id="863" w:author="Author" w:date=""/>
                <w:rFonts w:ascii="Calibri" w:hAnsi="Calibri" w:eastAsia="Calibri" w:cs="Calibri"/>
                <w:bCs/>
                <w:sz w:val="24"/>
                <w:szCs w:val="24"/>
              </w:rPr>
            </w:pPr>
            <w:ins w:id="864" w:author="Author">
              <w:del w:id="865" w:author="Author">
                <w:r>
                  <w:rPr>
                    <w:rFonts w:ascii="Calibri" w:hAnsi="Calibri" w:eastAsia="Book Antiqua" w:cs="Calibri"/>
                    <w:bCs/>
                    <w:sz w:val="24"/>
                    <w:szCs w:val="24"/>
                  </w:rPr>
                  <w:delText>Determine and develop a detailed roadmap approach for EA Implementation based on the plan that will including the timelines, milestones, budgets, and resources required</w:delText>
                </w:r>
              </w:del>
            </w:ins>
          </w:p>
          <w:p w14:paraId="66E82F71">
            <w:pPr>
              <w:numPr>
                <w:ilvl w:val="0"/>
                <w:numId w:val="72"/>
              </w:numPr>
              <w:spacing w:before="240"/>
              <w:rPr>
                <w:ins w:id="866" w:author="Author" w:date=""/>
                <w:del w:id="867" w:author="Author" w:date=""/>
                <w:rFonts w:ascii="Calibri" w:hAnsi="Calibri" w:eastAsia="Calibri" w:cs="Calibri"/>
                <w:bCs/>
                <w:sz w:val="24"/>
                <w:szCs w:val="24"/>
              </w:rPr>
            </w:pPr>
            <w:ins w:id="868" w:author="Author">
              <w:del w:id="869" w:author="Author">
                <w:r>
                  <w:rPr>
                    <w:rFonts w:ascii="Calibri" w:hAnsi="Calibri" w:eastAsia="Calibri" w:cs="Calibri"/>
                    <w:sz w:val="24"/>
                    <w:szCs w:val="24"/>
                  </w:rPr>
                  <w:delText>Develop a set of recommendations for the selection, acquisition, and deployment of the appropriate cloud and connectivity technologies and solutions, including public, private, and hybrid cloud models, SD-WAN, 5G, etc.</w:delText>
                </w:r>
              </w:del>
            </w:ins>
          </w:p>
          <w:p w14:paraId="74710120">
            <w:pPr>
              <w:numPr>
                <w:ilvl w:val="0"/>
                <w:numId w:val="72"/>
              </w:numPr>
              <w:spacing w:before="240"/>
              <w:rPr>
                <w:ins w:id="870" w:author="Author" w:date=""/>
                <w:del w:id="871" w:author="Author" w:date=""/>
                <w:rFonts w:ascii="Calibri" w:hAnsi="Calibri" w:eastAsia="Calibri" w:cs="Calibri"/>
                <w:bCs/>
                <w:sz w:val="24"/>
                <w:szCs w:val="24"/>
              </w:rPr>
            </w:pPr>
            <w:ins w:id="872" w:author="Author">
              <w:del w:id="873" w:author="Author">
                <w:r>
                  <w:rPr>
                    <w:rFonts w:ascii="Calibri" w:hAnsi="Calibri" w:eastAsia="Calibri" w:cs="Calibri"/>
                    <w:sz w:val="24"/>
                    <w:szCs w:val="24"/>
                  </w:rPr>
                  <w:delText>Produce a gap analysis report that will present the findings of the gaps identified between the current state and the future state of the EA. This will include the risks, impacts, and dependencies associated with the gap(s) closure.</w:delText>
                </w:r>
              </w:del>
            </w:ins>
          </w:p>
        </w:tc>
      </w:tr>
      <w:tr w14:paraId="761F2B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874" w:author="Author" w:date=""/>
          <w:del w:id="875" w:author="Author" w:date=""/>
        </w:trPr>
        <w:tc>
          <w:tcPr>
            <w:tcW w:w="1165" w:type="dxa"/>
          </w:tcPr>
          <w:p w14:paraId="2E981AA0">
            <w:pPr>
              <w:rPr>
                <w:ins w:id="876" w:author="Author" w:date=""/>
                <w:del w:id="877" w:author="Author" w:date=""/>
                <w:rFonts w:ascii="Calibri" w:hAnsi="Calibri" w:eastAsia="Calibri" w:cs="Calibri"/>
                <w:bCs/>
                <w:sz w:val="24"/>
                <w:szCs w:val="24"/>
              </w:rPr>
            </w:pPr>
          </w:p>
        </w:tc>
        <w:tc>
          <w:tcPr>
            <w:tcW w:w="2070" w:type="dxa"/>
          </w:tcPr>
          <w:p w14:paraId="1C423BB4">
            <w:pPr>
              <w:rPr>
                <w:ins w:id="878" w:author="Author" w:date=""/>
                <w:del w:id="879" w:author="Author" w:date=""/>
                <w:rFonts w:ascii="Calibri" w:hAnsi="Calibri" w:eastAsia="Calibri" w:cs="Calibri"/>
                <w:bCs/>
                <w:sz w:val="24"/>
                <w:szCs w:val="24"/>
              </w:rPr>
            </w:pPr>
            <w:ins w:id="880" w:author="Author">
              <w:del w:id="881" w:author="Author">
                <w:r>
                  <w:rPr>
                    <w:rFonts w:ascii="Calibri" w:hAnsi="Calibri" w:eastAsia="Calibri" w:cs="Calibri"/>
                    <w:bCs/>
                    <w:sz w:val="24"/>
                    <w:szCs w:val="24"/>
                  </w:rPr>
                  <w:delText>Remediation Management</w:delText>
                </w:r>
              </w:del>
            </w:ins>
          </w:p>
        </w:tc>
        <w:tc>
          <w:tcPr>
            <w:tcW w:w="7110" w:type="dxa"/>
            <w:vAlign w:val="center"/>
          </w:tcPr>
          <w:p w14:paraId="33F9181F">
            <w:pPr>
              <w:widowControl w:val="0"/>
              <w:tabs>
                <w:tab w:val="left" w:pos="656"/>
              </w:tabs>
              <w:spacing w:line="255" w:lineRule="auto"/>
              <w:rPr>
                <w:ins w:id="882" w:author="Author" w:date=""/>
                <w:del w:id="883" w:author="Author" w:date=""/>
                <w:rFonts w:ascii="Calibri" w:hAnsi="Calibri" w:eastAsia="Roboto" w:cs="Calibri"/>
                <w:bCs/>
                <w:sz w:val="24"/>
                <w:szCs w:val="24"/>
              </w:rPr>
            </w:pPr>
            <w:ins w:id="884" w:author="Author">
              <w:del w:id="885" w:author="Author">
                <w:r>
                  <w:rPr>
                    <w:rFonts w:ascii="Calibri" w:hAnsi="Calibri" w:eastAsia="Roboto" w:cs="Calibri"/>
                    <w:bCs/>
                    <w:sz w:val="24"/>
                    <w:szCs w:val="24"/>
                  </w:rPr>
                  <w:delText>Project Implementation Assurance and project Status Report</w:delText>
                </w:r>
              </w:del>
            </w:ins>
          </w:p>
        </w:tc>
      </w:tr>
      <w:tr w14:paraId="015FE9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ins w:id="886" w:author="Author" w:date=""/>
          <w:del w:id="887" w:author="Author" w:date=""/>
        </w:trPr>
        <w:tc>
          <w:tcPr>
            <w:tcW w:w="1165" w:type="dxa"/>
          </w:tcPr>
          <w:p w14:paraId="24DFA5A6">
            <w:pPr>
              <w:rPr>
                <w:ins w:id="888" w:author="Author" w:date=""/>
                <w:del w:id="889" w:author="Author" w:date=""/>
                <w:rFonts w:ascii="Calibri" w:hAnsi="Calibri" w:eastAsia="Calibri" w:cs="Calibri"/>
                <w:bCs/>
                <w:sz w:val="24"/>
                <w:szCs w:val="24"/>
              </w:rPr>
            </w:pPr>
            <w:ins w:id="890" w:author="Author">
              <w:del w:id="891" w:author="Author">
                <w:r>
                  <w:rPr>
                    <w:rFonts w:ascii="Calibri" w:hAnsi="Calibri" w:eastAsia="Calibri" w:cs="Calibri"/>
                    <w:bCs/>
                    <w:sz w:val="24"/>
                    <w:szCs w:val="24"/>
                  </w:rPr>
                  <w:delText>Phase III</w:delText>
                </w:r>
              </w:del>
            </w:ins>
          </w:p>
        </w:tc>
        <w:tc>
          <w:tcPr>
            <w:tcW w:w="2070" w:type="dxa"/>
          </w:tcPr>
          <w:p w14:paraId="32E28CE0">
            <w:pPr>
              <w:rPr>
                <w:ins w:id="892" w:author="Author" w:date=""/>
                <w:del w:id="893" w:author="Author" w:date=""/>
                <w:rFonts w:ascii="Calibri" w:hAnsi="Calibri" w:eastAsia="Calibri" w:cs="Calibri"/>
                <w:bCs/>
                <w:sz w:val="24"/>
                <w:szCs w:val="24"/>
              </w:rPr>
            </w:pPr>
            <w:ins w:id="894" w:author="Author">
              <w:del w:id="895" w:author="Author">
                <w:r>
                  <w:rPr>
                    <w:rFonts w:ascii="Calibri" w:hAnsi="Calibri" w:eastAsia="Calibri" w:cs="Calibri"/>
                    <w:bCs/>
                    <w:sz w:val="24"/>
                    <w:szCs w:val="24"/>
                  </w:rPr>
                  <w:delText>Capacity Building and Knowledge Transfer</w:delText>
                </w:r>
              </w:del>
            </w:ins>
          </w:p>
        </w:tc>
        <w:tc>
          <w:tcPr>
            <w:tcW w:w="7110" w:type="dxa"/>
          </w:tcPr>
          <w:p w14:paraId="3843305D">
            <w:pPr>
              <w:numPr>
                <w:ilvl w:val="0"/>
                <w:numId w:val="72"/>
              </w:numPr>
              <w:spacing w:before="240"/>
              <w:rPr>
                <w:ins w:id="896" w:author="Author" w:date=""/>
                <w:del w:id="897" w:author="Author" w:date=""/>
                <w:rFonts w:ascii="Calibri" w:hAnsi="Calibri" w:eastAsia="Calibri" w:cs="Calibri"/>
                <w:bCs/>
                <w:sz w:val="24"/>
                <w:szCs w:val="24"/>
              </w:rPr>
            </w:pPr>
            <w:ins w:id="898" w:author="Author">
              <w:del w:id="899" w:author="Author">
                <w:r>
                  <w:rPr>
                    <w:rFonts w:ascii="Calibri" w:hAnsi="Calibri" w:eastAsia="Calibri" w:cs="Calibri"/>
                    <w:bCs/>
                    <w:sz w:val="24"/>
                    <w:szCs w:val="24"/>
                  </w:rPr>
                  <w:delText>EA Competency Framework that defines the EA competencies required for different roles and levels of the EA program, such as foundation, practitioner, and expert. It outlines the knowledge, skills, and behaviors that individuals in GBB need to demonstrate to perform their EA roles effectively.</w:delText>
                </w:r>
              </w:del>
            </w:ins>
          </w:p>
          <w:p w14:paraId="04A3221A">
            <w:pPr>
              <w:numPr>
                <w:ilvl w:val="0"/>
                <w:numId w:val="72"/>
              </w:numPr>
              <w:spacing w:before="240"/>
              <w:rPr>
                <w:ins w:id="900" w:author="Author" w:date=""/>
                <w:del w:id="901" w:author="Author" w:date=""/>
                <w:rFonts w:ascii="Calibri" w:hAnsi="Calibri" w:eastAsia="Calibri" w:cs="Calibri"/>
                <w:bCs/>
                <w:sz w:val="24"/>
                <w:szCs w:val="24"/>
              </w:rPr>
            </w:pPr>
            <w:ins w:id="902" w:author="Author">
              <w:del w:id="903" w:author="Author">
                <w:r>
                  <w:rPr>
                    <w:rFonts w:ascii="Calibri" w:hAnsi="Calibri" w:eastAsia="Calibri" w:cs="Calibri"/>
                    <w:bCs/>
                    <w:sz w:val="24"/>
                    <w:szCs w:val="24"/>
                  </w:rPr>
                  <w:delText>Knowledge Transfer</w:delText>
                </w:r>
              </w:del>
            </w:ins>
          </w:p>
        </w:tc>
      </w:tr>
    </w:tbl>
    <w:p w14:paraId="4373A64C">
      <w:pPr>
        <w:spacing w:line="273" w:lineRule="auto"/>
        <w:jc w:val="both"/>
        <w:rPr>
          <w:ins w:id="904" w:author="Author" w:date=""/>
          <w:del w:id="905" w:author="Author" w:date=""/>
          <w:rFonts w:eastAsia="Times New Roman" w:cs="Tahoma" w:asciiTheme="minorHAnsi" w:hAnsiTheme="minorHAnsi"/>
          <w:b/>
          <w:bCs/>
        </w:rPr>
      </w:pPr>
      <w:ins w:id="906" w:author="Author">
        <w:del w:id="907" w:author="Author">
          <w:r>
            <w:rPr>
              <w:rFonts w:eastAsia="Times New Roman" w:cs="Tahoma" w:asciiTheme="minorHAnsi" w:hAnsiTheme="minorHAnsi"/>
              <w:b/>
              <w:bCs/>
            </w:rPr>
            <w:delText>Galaxy Backbone Limited</w:delText>
          </w:r>
        </w:del>
      </w:ins>
    </w:p>
    <w:bookmarkEnd w:id="631"/>
    <w:p w14:paraId="46BF817C">
      <w:pPr>
        <w:spacing w:line="273" w:lineRule="auto"/>
        <w:jc w:val="both"/>
        <w:rPr>
          <w:ins w:id="908" w:author="Author" w:date=""/>
          <w:del w:id="909" w:author="Author" w:date=""/>
          <w:rFonts w:eastAsia="Times New Roman" w:cs="Tahoma" w:asciiTheme="minorHAnsi" w:hAnsiTheme="minorHAnsi"/>
          <w:b/>
          <w:bCs/>
        </w:rPr>
      </w:pPr>
      <w:ins w:id="910" w:author="Author">
        <w:del w:id="911" w:author="Author">
          <w:r>
            <w:rPr>
              <w:rFonts w:eastAsia="Times New Roman" w:cs="Tahoma" w:asciiTheme="minorHAnsi" w:hAnsiTheme="minorHAnsi"/>
              <w:b/>
              <w:bCs/>
            </w:rPr>
            <w:delText>ISO 27001:2013 to ISO 27001:2022 Standard Transition Support Consulting Services</w:delText>
          </w:r>
        </w:del>
      </w:ins>
    </w:p>
    <w:p w14:paraId="3BD73DA6">
      <w:pPr>
        <w:spacing w:line="273" w:lineRule="auto"/>
        <w:jc w:val="both"/>
        <w:rPr>
          <w:ins w:id="912" w:author="Author" w:date=""/>
          <w:del w:id="913" w:author="Author" w:date=""/>
          <w:rFonts w:eastAsia="Times New Roman" w:cs="Tahoma" w:asciiTheme="minorHAnsi" w:hAnsiTheme="minorHAnsi"/>
          <w:b/>
          <w:bCs/>
        </w:rPr>
      </w:pPr>
      <w:ins w:id="914" w:author="Author">
        <w:del w:id="915" w:author="Author">
          <w:r>
            <w:rPr>
              <w:rFonts w:eastAsia="Times New Roman" w:cs="Tahoma" w:asciiTheme="minorHAnsi" w:hAnsiTheme="minorHAnsi"/>
              <w:b/>
              <w:bCs/>
            </w:rPr>
            <w:delText>Assumption</w:delText>
          </w:r>
        </w:del>
      </w:ins>
    </w:p>
    <w:p w14:paraId="4B64EDB5">
      <w:pPr>
        <w:numPr>
          <w:ilvl w:val="0"/>
          <w:numId w:val="73"/>
        </w:numPr>
        <w:spacing w:line="273" w:lineRule="auto"/>
        <w:jc w:val="both"/>
        <w:rPr>
          <w:ins w:id="916" w:author="Author" w:date=""/>
          <w:del w:id="917" w:author="Author" w:date=""/>
          <w:rFonts w:eastAsia="Times New Roman" w:cs="Tahoma" w:asciiTheme="minorHAnsi" w:hAnsiTheme="minorHAnsi"/>
          <w:b/>
        </w:rPr>
      </w:pPr>
      <w:ins w:id="918" w:author="Author">
        <w:del w:id="919" w:author="Author">
          <w:r>
            <w:rPr>
              <w:rFonts w:eastAsia="Times New Roman" w:cs="Tahoma" w:asciiTheme="minorHAnsi" w:hAnsiTheme="minorHAnsi"/>
              <w:b/>
            </w:rPr>
            <w:delText>Galaxy Backbone is Currently Certified to ISO 27001:2013</w:delText>
          </w:r>
        </w:del>
      </w:ins>
    </w:p>
    <w:p w14:paraId="7A0021E0">
      <w:pPr>
        <w:numPr>
          <w:ilvl w:val="0"/>
          <w:numId w:val="73"/>
        </w:numPr>
        <w:spacing w:line="273" w:lineRule="auto"/>
        <w:jc w:val="both"/>
        <w:rPr>
          <w:ins w:id="920" w:author="Author" w:date=""/>
          <w:del w:id="921" w:author="Author" w:date=""/>
          <w:rFonts w:eastAsia="Times New Roman" w:cs="Tahoma" w:asciiTheme="minorHAnsi" w:hAnsiTheme="minorHAnsi"/>
          <w:b/>
        </w:rPr>
      </w:pPr>
      <w:ins w:id="922" w:author="Author">
        <w:del w:id="923" w:author="Author">
          <w:r>
            <w:rPr>
              <w:rFonts w:eastAsia="Times New Roman" w:cs="Tahoma" w:asciiTheme="minorHAnsi" w:hAnsiTheme="minorHAnsi"/>
              <w:b/>
            </w:rPr>
            <w:delText>Galaxy Backbone wishes to recertify and transit from ISO 27001:2013 to ISO 27001:2022</w:delText>
          </w:r>
        </w:del>
      </w:ins>
    </w:p>
    <w:p w14:paraId="72208881">
      <w:pPr>
        <w:numPr>
          <w:ilvl w:val="0"/>
          <w:numId w:val="73"/>
        </w:numPr>
        <w:spacing w:line="273" w:lineRule="auto"/>
        <w:jc w:val="both"/>
        <w:rPr>
          <w:ins w:id="924" w:author="Author" w:date=""/>
          <w:del w:id="925" w:author="Author" w:date=""/>
          <w:rFonts w:eastAsia="Times New Roman" w:cs="Tahoma" w:asciiTheme="minorHAnsi" w:hAnsiTheme="minorHAnsi"/>
          <w:b/>
        </w:rPr>
      </w:pPr>
      <w:ins w:id="926" w:author="Author">
        <w:del w:id="927" w:author="Author">
          <w:r>
            <w:rPr>
              <w:rFonts w:eastAsia="Times New Roman" w:cs="Tahoma" w:asciiTheme="minorHAnsi" w:hAnsiTheme="minorHAnsi"/>
              <w:b/>
            </w:rPr>
            <w:delText xml:space="preserve">The current certificate of compliance to ISO 27001:2013 standard expires on September 5, 2023     </w:delText>
          </w:r>
        </w:del>
      </w:ins>
    </w:p>
    <w:p w14:paraId="6521C010">
      <w:pPr>
        <w:spacing w:line="273" w:lineRule="auto"/>
        <w:jc w:val="both"/>
        <w:rPr>
          <w:ins w:id="928" w:author="Author" w:date=""/>
          <w:del w:id="929" w:author="Author" w:date=""/>
          <w:rFonts w:eastAsia="Times New Roman" w:cs="Tahoma" w:asciiTheme="minorHAnsi" w:hAnsiTheme="minorHAnsi"/>
          <w:b/>
          <w:bCs/>
        </w:rPr>
      </w:pPr>
      <w:ins w:id="930" w:author="Author">
        <w:del w:id="931" w:author="Author">
          <w:r>
            <w:rPr>
              <w:rFonts w:eastAsia="Times New Roman" w:cs="Tahoma" w:asciiTheme="minorHAnsi" w:hAnsiTheme="minorHAnsi"/>
              <w:b/>
              <w:bCs/>
            </w:rPr>
            <w:delText>Project Scope</w:delText>
          </w:r>
        </w:del>
      </w:ins>
    </w:p>
    <w:tbl>
      <w:tblPr>
        <w:tblStyle w:val="67"/>
        <w:tblW w:w="101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1800"/>
        <w:gridCol w:w="6840"/>
      </w:tblGrid>
      <w:tr w14:paraId="12FF7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932" w:author="Author" w:date=""/>
          <w:del w:id="933" w:author="Author" w:date=""/>
        </w:trPr>
        <w:tc>
          <w:tcPr>
            <w:tcW w:w="1525" w:type="dxa"/>
            <w:shd w:val="clear" w:color="auto" w:fill="D8D8D8" w:themeFill="background1" w:themeFillShade="D9"/>
          </w:tcPr>
          <w:p w14:paraId="5AD201C0">
            <w:pPr>
              <w:spacing w:line="273" w:lineRule="auto"/>
              <w:jc w:val="both"/>
              <w:rPr>
                <w:ins w:id="934" w:author="Author" w:date=""/>
                <w:del w:id="935" w:author="Author" w:date=""/>
                <w:rFonts w:eastAsia="Times New Roman" w:cs="Tahoma" w:asciiTheme="minorHAnsi" w:hAnsiTheme="minorHAnsi"/>
                <w:b/>
                <w:bCs/>
              </w:rPr>
            </w:pPr>
            <w:ins w:id="936" w:author="Author">
              <w:del w:id="937" w:author="Author">
                <w:r>
                  <w:rPr>
                    <w:rFonts w:eastAsia="Times New Roman" w:cs="Tahoma" w:asciiTheme="minorHAnsi" w:hAnsiTheme="minorHAnsi"/>
                    <w:b/>
                    <w:bCs/>
                  </w:rPr>
                  <w:delText>Project Phase</w:delText>
                </w:r>
              </w:del>
            </w:ins>
          </w:p>
        </w:tc>
        <w:tc>
          <w:tcPr>
            <w:tcW w:w="1800" w:type="dxa"/>
            <w:shd w:val="clear" w:color="auto" w:fill="D8D8D8" w:themeFill="background1" w:themeFillShade="D9"/>
          </w:tcPr>
          <w:p w14:paraId="4599F7B8">
            <w:pPr>
              <w:spacing w:line="273" w:lineRule="auto"/>
              <w:jc w:val="both"/>
              <w:rPr>
                <w:ins w:id="938" w:author="Author" w:date=""/>
                <w:del w:id="939" w:author="Author" w:date=""/>
                <w:rFonts w:eastAsia="Times New Roman" w:cs="Tahoma" w:asciiTheme="minorHAnsi" w:hAnsiTheme="minorHAnsi"/>
                <w:b/>
                <w:bCs/>
              </w:rPr>
            </w:pPr>
            <w:ins w:id="940" w:author="Author">
              <w:del w:id="941" w:author="Author">
                <w:r>
                  <w:rPr>
                    <w:rFonts w:eastAsia="Times New Roman" w:cs="Tahoma" w:asciiTheme="minorHAnsi" w:hAnsiTheme="minorHAnsi"/>
                    <w:b/>
                    <w:bCs/>
                  </w:rPr>
                  <w:delText>Stage</w:delText>
                </w:r>
              </w:del>
            </w:ins>
          </w:p>
        </w:tc>
        <w:tc>
          <w:tcPr>
            <w:tcW w:w="6840" w:type="dxa"/>
            <w:shd w:val="clear" w:color="auto" w:fill="D8D8D8" w:themeFill="background1" w:themeFillShade="D9"/>
          </w:tcPr>
          <w:p w14:paraId="3EC126EF">
            <w:pPr>
              <w:spacing w:line="273" w:lineRule="auto"/>
              <w:jc w:val="both"/>
              <w:rPr>
                <w:ins w:id="942" w:author="Author" w:date=""/>
                <w:del w:id="943" w:author="Author" w:date=""/>
                <w:rFonts w:eastAsia="Times New Roman" w:cs="Tahoma" w:asciiTheme="minorHAnsi" w:hAnsiTheme="minorHAnsi"/>
                <w:b/>
                <w:bCs/>
              </w:rPr>
            </w:pPr>
            <w:ins w:id="944" w:author="Author">
              <w:del w:id="945" w:author="Author">
                <w:r>
                  <w:rPr>
                    <w:rFonts w:eastAsia="Times New Roman" w:cs="Tahoma" w:asciiTheme="minorHAnsi" w:hAnsiTheme="minorHAnsi"/>
                    <w:b/>
                    <w:bCs/>
                  </w:rPr>
                  <w:delText>Key Deliverables</w:delText>
                </w:r>
              </w:del>
            </w:ins>
          </w:p>
        </w:tc>
      </w:tr>
      <w:tr w14:paraId="1C080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946" w:author="Author" w:date=""/>
          <w:del w:id="947" w:author="Author" w:date=""/>
        </w:trPr>
        <w:tc>
          <w:tcPr>
            <w:tcW w:w="1525" w:type="dxa"/>
          </w:tcPr>
          <w:p w14:paraId="6D99C55E">
            <w:pPr>
              <w:spacing w:line="273" w:lineRule="auto"/>
              <w:jc w:val="both"/>
              <w:rPr>
                <w:ins w:id="948" w:author="Author" w:date=""/>
                <w:del w:id="949" w:author="Author" w:date=""/>
                <w:rFonts w:eastAsia="Times New Roman" w:cs="Tahoma" w:asciiTheme="minorHAnsi" w:hAnsiTheme="minorHAnsi"/>
              </w:rPr>
            </w:pPr>
            <w:ins w:id="950" w:author="Author">
              <w:del w:id="951" w:author="Author">
                <w:r>
                  <w:rPr>
                    <w:rFonts w:eastAsia="Times New Roman" w:cs="Tahoma" w:asciiTheme="minorHAnsi" w:hAnsiTheme="minorHAnsi"/>
                  </w:rPr>
                  <w:delText>Phase I</w:delText>
                </w:r>
              </w:del>
            </w:ins>
          </w:p>
        </w:tc>
        <w:tc>
          <w:tcPr>
            <w:tcW w:w="1800" w:type="dxa"/>
          </w:tcPr>
          <w:p w14:paraId="3F3597FE">
            <w:pPr>
              <w:spacing w:line="273" w:lineRule="auto"/>
              <w:jc w:val="both"/>
              <w:rPr>
                <w:ins w:id="952" w:author="Author" w:date=""/>
                <w:del w:id="953" w:author="Author" w:date=""/>
                <w:rFonts w:eastAsia="Times New Roman" w:cs="Tahoma" w:asciiTheme="minorHAnsi" w:hAnsiTheme="minorHAnsi"/>
              </w:rPr>
            </w:pPr>
            <w:ins w:id="954" w:author="Author">
              <w:del w:id="955" w:author="Author">
                <w:r>
                  <w:rPr>
                    <w:rFonts w:eastAsia="Times New Roman" w:cs="Tahoma" w:asciiTheme="minorHAnsi" w:hAnsiTheme="minorHAnsi"/>
                  </w:rPr>
                  <w:delText>Gap Assessment</w:delText>
                </w:r>
              </w:del>
            </w:ins>
          </w:p>
        </w:tc>
        <w:tc>
          <w:tcPr>
            <w:tcW w:w="6840" w:type="dxa"/>
          </w:tcPr>
          <w:p w14:paraId="0614B408">
            <w:pPr>
              <w:numPr>
                <w:ilvl w:val="0"/>
                <w:numId w:val="74"/>
              </w:numPr>
              <w:spacing w:line="273" w:lineRule="auto"/>
              <w:jc w:val="both"/>
              <w:rPr>
                <w:ins w:id="956" w:author="Author" w:date=""/>
                <w:del w:id="957" w:author="Author" w:date=""/>
                <w:rFonts w:eastAsia="Times New Roman" w:cs="Tahoma" w:asciiTheme="minorHAnsi" w:hAnsiTheme="minorHAnsi"/>
              </w:rPr>
            </w:pPr>
            <w:ins w:id="958" w:author="Author">
              <w:del w:id="959" w:author="Author">
                <w:r>
                  <w:rPr>
                    <w:rFonts w:eastAsia="Times New Roman" w:cs="Tahoma" w:asciiTheme="minorHAnsi" w:hAnsiTheme="minorHAnsi"/>
                  </w:rPr>
                  <w:delText>Scope Deﬁnition</w:delText>
                </w:r>
              </w:del>
            </w:ins>
          </w:p>
          <w:p w14:paraId="634B58B1">
            <w:pPr>
              <w:numPr>
                <w:ilvl w:val="0"/>
                <w:numId w:val="74"/>
              </w:numPr>
              <w:spacing w:line="273" w:lineRule="auto"/>
              <w:jc w:val="both"/>
              <w:rPr>
                <w:ins w:id="960" w:author="Author" w:date=""/>
                <w:del w:id="961" w:author="Author" w:date=""/>
                <w:rFonts w:eastAsia="Times New Roman" w:cs="Tahoma" w:asciiTheme="minorHAnsi" w:hAnsiTheme="minorHAnsi"/>
              </w:rPr>
            </w:pPr>
            <w:ins w:id="962" w:author="Author">
              <w:del w:id="963" w:author="Author">
                <w:r>
                  <w:rPr>
                    <w:rFonts w:eastAsia="Times New Roman" w:cs="Tahoma" w:asciiTheme="minorHAnsi" w:hAnsiTheme="minorHAnsi"/>
                  </w:rPr>
                  <w:delText>Documentation Review and Asset Identiﬁcation</w:delText>
                </w:r>
              </w:del>
            </w:ins>
          </w:p>
          <w:p w14:paraId="5C966A92">
            <w:pPr>
              <w:numPr>
                <w:ilvl w:val="0"/>
                <w:numId w:val="74"/>
              </w:numPr>
              <w:spacing w:line="273" w:lineRule="auto"/>
              <w:jc w:val="both"/>
              <w:rPr>
                <w:ins w:id="964" w:author="Author" w:date=""/>
                <w:del w:id="965" w:author="Author" w:date=""/>
                <w:rFonts w:eastAsia="Times New Roman" w:cs="Tahoma" w:asciiTheme="minorHAnsi" w:hAnsiTheme="minorHAnsi"/>
              </w:rPr>
            </w:pPr>
            <w:ins w:id="966" w:author="Author">
              <w:del w:id="967" w:author="Author">
                <w:r>
                  <w:rPr>
                    <w:rFonts w:eastAsia="Times New Roman" w:cs="Tahoma" w:asciiTheme="minorHAnsi" w:hAnsiTheme="minorHAnsi"/>
                  </w:rPr>
                  <w:delText>ISO27001:2013 vs ISO 27001:2022 Compliance Gap Assessment</w:delText>
                </w:r>
              </w:del>
            </w:ins>
          </w:p>
          <w:p w14:paraId="11834EF0">
            <w:pPr>
              <w:numPr>
                <w:ilvl w:val="0"/>
                <w:numId w:val="74"/>
              </w:numPr>
              <w:spacing w:line="273" w:lineRule="auto"/>
              <w:jc w:val="both"/>
              <w:rPr>
                <w:ins w:id="968" w:author="Author" w:date=""/>
                <w:del w:id="969" w:author="Author" w:date=""/>
                <w:rFonts w:eastAsia="Times New Roman" w:cs="Tahoma" w:asciiTheme="minorHAnsi" w:hAnsiTheme="minorHAnsi"/>
              </w:rPr>
            </w:pPr>
            <w:ins w:id="970" w:author="Author">
              <w:del w:id="971" w:author="Author">
                <w:r>
                  <w:rPr>
                    <w:rFonts w:eastAsia="Times New Roman" w:cs="Tahoma" w:asciiTheme="minorHAnsi" w:hAnsiTheme="minorHAnsi"/>
                  </w:rPr>
                  <w:delText>Risk Assessment Report &amp; Risk Treatment Plan</w:delText>
                </w:r>
              </w:del>
            </w:ins>
          </w:p>
          <w:p w14:paraId="7578163D">
            <w:pPr>
              <w:numPr>
                <w:ilvl w:val="0"/>
                <w:numId w:val="74"/>
              </w:numPr>
              <w:spacing w:line="273" w:lineRule="auto"/>
              <w:jc w:val="both"/>
              <w:rPr>
                <w:ins w:id="972" w:author="Author" w:date=""/>
                <w:del w:id="973" w:author="Author" w:date=""/>
                <w:rFonts w:eastAsia="Times New Roman" w:cs="Tahoma" w:asciiTheme="minorHAnsi" w:hAnsiTheme="minorHAnsi"/>
              </w:rPr>
            </w:pPr>
            <w:ins w:id="974" w:author="Author">
              <w:del w:id="975" w:author="Author">
                <w:r>
                  <w:rPr>
                    <w:rFonts w:eastAsia="Times New Roman" w:cs="Tahoma" w:asciiTheme="minorHAnsi" w:hAnsiTheme="minorHAnsi"/>
                  </w:rPr>
                  <w:delText>Vulnerability Assessment and Penetration Test Report</w:delText>
                </w:r>
              </w:del>
            </w:ins>
          </w:p>
          <w:p w14:paraId="1AFA2630">
            <w:pPr>
              <w:numPr>
                <w:ilvl w:val="0"/>
                <w:numId w:val="74"/>
              </w:numPr>
              <w:spacing w:line="273" w:lineRule="auto"/>
              <w:jc w:val="both"/>
              <w:rPr>
                <w:ins w:id="976" w:author="Author" w:date=""/>
                <w:del w:id="977" w:author="Author" w:date=""/>
                <w:rFonts w:eastAsia="Times New Roman" w:cs="Tahoma" w:asciiTheme="minorHAnsi" w:hAnsiTheme="minorHAnsi"/>
              </w:rPr>
            </w:pPr>
            <w:ins w:id="978" w:author="Author">
              <w:del w:id="979" w:author="Author">
                <w:r>
                  <w:rPr>
                    <w:rFonts w:eastAsia="Times New Roman" w:cs="Tahoma" w:asciiTheme="minorHAnsi" w:hAnsiTheme="minorHAnsi"/>
                  </w:rPr>
                  <w:delText>Security Improvement Roadmap/Blueprint</w:delText>
                </w:r>
              </w:del>
            </w:ins>
          </w:p>
          <w:p w14:paraId="0997B504">
            <w:pPr>
              <w:numPr>
                <w:ilvl w:val="0"/>
                <w:numId w:val="74"/>
              </w:numPr>
              <w:spacing w:line="273" w:lineRule="auto"/>
              <w:jc w:val="both"/>
              <w:rPr>
                <w:ins w:id="980" w:author="Author" w:date=""/>
                <w:del w:id="981" w:author="Author" w:date=""/>
                <w:rFonts w:eastAsia="Times New Roman" w:cs="Tahoma" w:asciiTheme="minorHAnsi" w:hAnsiTheme="minorHAnsi"/>
              </w:rPr>
            </w:pPr>
            <w:ins w:id="982" w:author="Author">
              <w:del w:id="983" w:author="Author">
                <w:r>
                  <w:rPr>
                    <w:rFonts w:eastAsia="Times New Roman" w:cs="Tahoma" w:asciiTheme="minorHAnsi" w:hAnsiTheme="minorHAnsi"/>
                  </w:rPr>
                  <w:delText>Statement of Applicability Implementation Blueprint and Improvement   roadmap</w:delText>
                </w:r>
              </w:del>
            </w:ins>
          </w:p>
        </w:tc>
      </w:tr>
      <w:tr w14:paraId="5A718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984" w:author="Author" w:date=""/>
          <w:del w:id="985" w:author="Author" w:date=""/>
        </w:trPr>
        <w:tc>
          <w:tcPr>
            <w:tcW w:w="1525" w:type="dxa"/>
          </w:tcPr>
          <w:p w14:paraId="7B505D89">
            <w:pPr>
              <w:spacing w:line="273" w:lineRule="auto"/>
              <w:jc w:val="both"/>
              <w:rPr>
                <w:ins w:id="986" w:author="Author" w:date=""/>
                <w:del w:id="987" w:author="Author" w:date=""/>
                <w:rFonts w:eastAsia="Times New Roman" w:cs="Tahoma" w:asciiTheme="minorHAnsi" w:hAnsiTheme="minorHAnsi"/>
              </w:rPr>
            </w:pPr>
            <w:ins w:id="988" w:author="Author">
              <w:del w:id="989" w:author="Author">
                <w:r>
                  <w:rPr>
                    <w:rFonts w:eastAsia="Times New Roman" w:cs="Tahoma" w:asciiTheme="minorHAnsi" w:hAnsiTheme="minorHAnsi"/>
                  </w:rPr>
                  <w:delText>Phase II</w:delText>
                </w:r>
              </w:del>
            </w:ins>
          </w:p>
        </w:tc>
        <w:tc>
          <w:tcPr>
            <w:tcW w:w="1800" w:type="dxa"/>
          </w:tcPr>
          <w:p w14:paraId="55214FD9">
            <w:pPr>
              <w:spacing w:line="273" w:lineRule="auto"/>
              <w:jc w:val="both"/>
              <w:rPr>
                <w:ins w:id="990" w:author="Author" w:date=""/>
                <w:del w:id="991" w:author="Author" w:date=""/>
                <w:rFonts w:eastAsia="Times New Roman" w:cs="Tahoma" w:asciiTheme="minorHAnsi" w:hAnsiTheme="minorHAnsi"/>
              </w:rPr>
            </w:pPr>
            <w:ins w:id="992" w:author="Author">
              <w:del w:id="993" w:author="Author">
                <w:r>
                  <w:rPr>
                    <w:rFonts w:eastAsia="Times New Roman" w:cs="Tahoma" w:asciiTheme="minorHAnsi" w:hAnsiTheme="minorHAnsi"/>
                  </w:rPr>
                  <w:delText>Remediation Management</w:delText>
                </w:r>
              </w:del>
            </w:ins>
          </w:p>
        </w:tc>
        <w:tc>
          <w:tcPr>
            <w:tcW w:w="6840" w:type="dxa"/>
          </w:tcPr>
          <w:p w14:paraId="7A011411">
            <w:pPr>
              <w:numPr>
                <w:ilvl w:val="0"/>
                <w:numId w:val="75"/>
              </w:numPr>
              <w:spacing w:line="273" w:lineRule="auto"/>
              <w:jc w:val="both"/>
              <w:rPr>
                <w:ins w:id="994" w:author="Author" w:date=""/>
                <w:del w:id="995" w:author="Author" w:date=""/>
                <w:rFonts w:eastAsia="Times New Roman" w:cs="Tahoma" w:asciiTheme="minorHAnsi" w:hAnsiTheme="minorHAnsi"/>
              </w:rPr>
            </w:pPr>
            <w:ins w:id="996" w:author="Author">
              <w:del w:id="997" w:author="Author">
                <w:r>
                  <w:rPr>
                    <w:rFonts w:eastAsia="Times New Roman" w:cs="Tahoma" w:asciiTheme="minorHAnsi" w:hAnsiTheme="minorHAnsi"/>
                  </w:rPr>
                  <w:delText>Documentation/update of relevant ISMS policies,</w:delText>
                </w:r>
              </w:del>
            </w:ins>
          </w:p>
          <w:p w14:paraId="166BC105">
            <w:pPr>
              <w:spacing w:line="273" w:lineRule="auto"/>
              <w:jc w:val="both"/>
              <w:rPr>
                <w:ins w:id="998" w:author="Author" w:date=""/>
                <w:del w:id="999" w:author="Author" w:date=""/>
                <w:rFonts w:eastAsia="Times New Roman" w:cs="Tahoma" w:asciiTheme="minorHAnsi" w:hAnsiTheme="minorHAnsi"/>
              </w:rPr>
            </w:pPr>
            <w:ins w:id="1000" w:author="Author">
              <w:del w:id="1001" w:author="Author">
                <w:r>
                  <w:rPr>
                    <w:rFonts w:eastAsia="Times New Roman" w:cs="Tahoma" w:asciiTheme="minorHAnsi" w:hAnsiTheme="minorHAnsi"/>
                  </w:rPr>
                  <w:delText>processes &amp; procedures</w:delText>
                </w:r>
              </w:del>
            </w:ins>
          </w:p>
          <w:p w14:paraId="3ED8A592">
            <w:pPr>
              <w:numPr>
                <w:ilvl w:val="0"/>
                <w:numId w:val="75"/>
              </w:numPr>
              <w:spacing w:line="273" w:lineRule="auto"/>
              <w:jc w:val="both"/>
              <w:rPr>
                <w:ins w:id="1002" w:author="Author" w:date=""/>
                <w:del w:id="1003" w:author="Author" w:date=""/>
                <w:rFonts w:eastAsia="Times New Roman" w:cs="Tahoma" w:asciiTheme="minorHAnsi" w:hAnsiTheme="minorHAnsi"/>
              </w:rPr>
            </w:pPr>
            <w:ins w:id="1004" w:author="Author">
              <w:del w:id="1005" w:author="Author">
                <w:r>
                  <w:rPr>
                    <w:rFonts w:eastAsia="Times New Roman" w:cs="Tahoma" w:asciiTheme="minorHAnsi" w:hAnsiTheme="minorHAnsi"/>
                  </w:rPr>
                  <w:delText>Support the implementation of technical controls</w:delText>
                </w:r>
              </w:del>
            </w:ins>
          </w:p>
          <w:p w14:paraId="1854BA31">
            <w:pPr>
              <w:numPr>
                <w:ilvl w:val="0"/>
                <w:numId w:val="75"/>
              </w:numPr>
              <w:spacing w:line="273" w:lineRule="auto"/>
              <w:jc w:val="both"/>
              <w:rPr>
                <w:ins w:id="1006" w:author="Author" w:date=""/>
                <w:del w:id="1007" w:author="Author" w:date=""/>
                <w:rFonts w:eastAsia="Times New Roman" w:cs="Tahoma" w:asciiTheme="minorHAnsi" w:hAnsiTheme="minorHAnsi"/>
              </w:rPr>
            </w:pPr>
            <w:ins w:id="1008" w:author="Author">
              <w:del w:id="1009" w:author="Author">
                <w:r>
                  <w:rPr>
                    <w:rFonts w:eastAsia="Times New Roman" w:cs="Tahoma" w:asciiTheme="minorHAnsi" w:hAnsiTheme="minorHAnsi"/>
                  </w:rPr>
                  <w:delText>Vulnerability Assessment and Penetration Test Remediation</w:delText>
                </w:r>
              </w:del>
            </w:ins>
          </w:p>
          <w:p w14:paraId="0577AFB6">
            <w:pPr>
              <w:numPr>
                <w:ilvl w:val="0"/>
                <w:numId w:val="75"/>
              </w:numPr>
              <w:spacing w:line="273" w:lineRule="auto"/>
              <w:jc w:val="both"/>
              <w:rPr>
                <w:ins w:id="1010" w:author="Author" w:date=""/>
                <w:del w:id="1011" w:author="Author" w:date=""/>
                <w:rFonts w:eastAsia="Times New Roman" w:cs="Tahoma" w:asciiTheme="minorHAnsi" w:hAnsiTheme="minorHAnsi"/>
              </w:rPr>
            </w:pPr>
            <w:ins w:id="1012" w:author="Author">
              <w:del w:id="1013" w:author="Author">
                <w:r>
                  <w:rPr>
                    <w:rFonts w:eastAsia="Times New Roman" w:cs="Tahoma" w:asciiTheme="minorHAnsi" w:hAnsiTheme="minorHAnsi"/>
                  </w:rPr>
                  <w:delText>Risk Treatment and Monitoring</w:delText>
                </w:r>
              </w:del>
            </w:ins>
          </w:p>
          <w:p w14:paraId="5B9C9EA6">
            <w:pPr>
              <w:numPr>
                <w:ilvl w:val="0"/>
                <w:numId w:val="75"/>
              </w:numPr>
              <w:spacing w:line="273" w:lineRule="auto"/>
              <w:jc w:val="both"/>
              <w:rPr>
                <w:ins w:id="1014" w:author="Author" w:date=""/>
                <w:del w:id="1015" w:author="Author" w:date=""/>
                <w:rFonts w:eastAsia="Times New Roman" w:cs="Tahoma" w:asciiTheme="minorHAnsi" w:hAnsiTheme="minorHAnsi"/>
              </w:rPr>
            </w:pPr>
            <w:ins w:id="1016" w:author="Author">
              <w:del w:id="1017" w:author="Author">
                <w:r>
                  <w:rPr>
                    <w:rFonts w:eastAsia="Times New Roman" w:cs="Tahoma" w:asciiTheme="minorHAnsi" w:hAnsiTheme="minorHAnsi"/>
                  </w:rPr>
                  <w:delText>ISO27001 Compliance Gap Remediation</w:delText>
                </w:r>
              </w:del>
            </w:ins>
          </w:p>
          <w:p w14:paraId="227F35BA">
            <w:pPr>
              <w:numPr>
                <w:ilvl w:val="0"/>
                <w:numId w:val="75"/>
              </w:numPr>
              <w:spacing w:line="273" w:lineRule="auto"/>
              <w:jc w:val="both"/>
              <w:rPr>
                <w:ins w:id="1018" w:author="Author" w:date=""/>
                <w:del w:id="1019" w:author="Author" w:date=""/>
                <w:rFonts w:eastAsia="Times New Roman" w:cs="Tahoma" w:asciiTheme="minorHAnsi" w:hAnsiTheme="minorHAnsi"/>
              </w:rPr>
            </w:pPr>
            <w:ins w:id="1020" w:author="Author">
              <w:del w:id="1021" w:author="Author">
                <w:r>
                  <w:rPr>
                    <w:rFonts w:eastAsia="Times New Roman" w:cs="Tahoma" w:asciiTheme="minorHAnsi" w:hAnsiTheme="minorHAnsi"/>
                  </w:rPr>
                  <w:delText>Internal Audit, Corrective and Preventive Action</w:delText>
                </w:r>
              </w:del>
            </w:ins>
          </w:p>
          <w:p w14:paraId="053CD7DF">
            <w:pPr>
              <w:numPr>
                <w:ilvl w:val="0"/>
                <w:numId w:val="75"/>
              </w:numPr>
              <w:spacing w:line="273" w:lineRule="auto"/>
              <w:jc w:val="both"/>
              <w:rPr>
                <w:ins w:id="1022" w:author="Author" w:date=""/>
                <w:del w:id="1023" w:author="Author" w:date=""/>
                <w:rFonts w:eastAsia="Times New Roman" w:cs="Tahoma" w:asciiTheme="minorHAnsi" w:hAnsiTheme="minorHAnsi"/>
              </w:rPr>
            </w:pPr>
            <w:ins w:id="1024" w:author="Author">
              <w:del w:id="1025" w:author="Author">
                <w:r>
                  <w:rPr>
                    <w:rFonts w:eastAsia="Times New Roman" w:cs="Tahoma" w:asciiTheme="minorHAnsi" w:hAnsiTheme="minorHAnsi"/>
                  </w:rPr>
                  <w:delText>Management Review</w:delText>
                </w:r>
              </w:del>
            </w:ins>
          </w:p>
          <w:p w14:paraId="0A323B70">
            <w:pPr>
              <w:numPr>
                <w:ilvl w:val="0"/>
                <w:numId w:val="75"/>
              </w:numPr>
              <w:spacing w:line="273" w:lineRule="auto"/>
              <w:jc w:val="both"/>
              <w:rPr>
                <w:ins w:id="1026" w:author="Author" w:date=""/>
                <w:del w:id="1027" w:author="Author" w:date=""/>
                <w:rFonts w:eastAsia="Times New Roman" w:cs="Tahoma" w:asciiTheme="minorHAnsi" w:hAnsiTheme="minorHAnsi"/>
              </w:rPr>
            </w:pPr>
            <w:ins w:id="1028" w:author="Author">
              <w:del w:id="1029" w:author="Author">
                <w:r>
                  <w:rPr>
                    <w:rFonts w:eastAsia="Times New Roman" w:cs="Tahoma" w:asciiTheme="minorHAnsi" w:hAnsiTheme="minorHAnsi"/>
                  </w:rPr>
                  <w:delText>Mock compliance audit &amp; support for Audit    [ISMS]</w:delText>
                </w:r>
              </w:del>
            </w:ins>
          </w:p>
          <w:p w14:paraId="441EFEB8">
            <w:pPr>
              <w:spacing w:line="273" w:lineRule="auto"/>
              <w:jc w:val="both"/>
              <w:rPr>
                <w:ins w:id="1030" w:author="Author" w:date=""/>
                <w:del w:id="1031" w:author="Author" w:date=""/>
                <w:rFonts w:eastAsia="Times New Roman" w:cs="Tahoma" w:asciiTheme="minorHAnsi" w:hAnsiTheme="minorHAnsi"/>
              </w:rPr>
            </w:pPr>
          </w:p>
          <w:p w14:paraId="741EBA2C">
            <w:pPr>
              <w:numPr>
                <w:ilvl w:val="0"/>
                <w:numId w:val="75"/>
              </w:numPr>
              <w:spacing w:line="273" w:lineRule="auto"/>
              <w:jc w:val="both"/>
              <w:rPr>
                <w:ins w:id="1032" w:author="Author" w:date=""/>
                <w:del w:id="1033" w:author="Author" w:date=""/>
                <w:rFonts w:eastAsia="Times New Roman" w:cs="Tahoma" w:asciiTheme="minorHAnsi" w:hAnsiTheme="minorHAnsi"/>
              </w:rPr>
            </w:pPr>
            <w:ins w:id="1034" w:author="Author">
              <w:del w:id="1035" w:author="Author">
                <w:r>
                  <w:rPr>
                    <w:rFonts w:eastAsia="Times New Roman" w:cs="Tahoma" w:asciiTheme="minorHAnsi" w:hAnsiTheme="minorHAnsi"/>
                  </w:rPr>
                  <w:delText xml:space="preserve">Project Implementation Assurance </w:delText>
                </w:r>
              </w:del>
            </w:ins>
          </w:p>
          <w:p w14:paraId="59D92850">
            <w:pPr>
              <w:spacing w:line="273" w:lineRule="auto"/>
              <w:jc w:val="both"/>
              <w:rPr>
                <w:ins w:id="1036" w:author="Author" w:date=""/>
                <w:del w:id="1037" w:author="Author" w:date=""/>
                <w:rFonts w:eastAsia="Times New Roman" w:cs="Tahoma" w:asciiTheme="minorHAnsi" w:hAnsiTheme="minorHAnsi"/>
              </w:rPr>
            </w:pPr>
          </w:p>
          <w:p w14:paraId="7AEC687D">
            <w:pPr>
              <w:numPr>
                <w:ilvl w:val="0"/>
                <w:numId w:val="75"/>
              </w:numPr>
              <w:spacing w:line="273" w:lineRule="auto"/>
              <w:jc w:val="both"/>
              <w:rPr>
                <w:ins w:id="1038" w:author="Author" w:date=""/>
                <w:del w:id="1039" w:author="Author" w:date=""/>
                <w:rFonts w:eastAsia="Times New Roman" w:cs="Tahoma" w:asciiTheme="minorHAnsi" w:hAnsiTheme="minorHAnsi"/>
              </w:rPr>
            </w:pPr>
            <w:ins w:id="1040" w:author="Author">
              <w:del w:id="1041" w:author="Author">
                <w:r>
                  <w:rPr>
                    <w:rFonts w:eastAsia="Times New Roman" w:cs="Tahoma" w:asciiTheme="minorHAnsi" w:hAnsiTheme="minorHAnsi"/>
                  </w:rPr>
                  <w:delText>Project Status Report</w:delText>
                </w:r>
              </w:del>
            </w:ins>
          </w:p>
        </w:tc>
      </w:tr>
      <w:tr w14:paraId="219D8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042" w:author="Author" w:date=""/>
          <w:del w:id="1043" w:author="Author" w:date=""/>
        </w:trPr>
        <w:tc>
          <w:tcPr>
            <w:tcW w:w="1525" w:type="dxa"/>
          </w:tcPr>
          <w:p w14:paraId="50098D66">
            <w:pPr>
              <w:spacing w:line="273" w:lineRule="auto"/>
              <w:jc w:val="both"/>
              <w:rPr>
                <w:ins w:id="1044" w:author="Author" w:date=""/>
                <w:del w:id="1045" w:author="Author" w:date=""/>
                <w:rFonts w:eastAsia="Times New Roman" w:cs="Tahoma" w:asciiTheme="minorHAnsi" w:hAnsiTheme="minorHAnsi"/>
              </w:rPr>
            </w:pPr>
            <w:ins w:id="1046" w:author="Author">
              <w:del w:id="1047" w:author="Author">
                <w:r>
                  <w:rPr>
                    <w:rFonts w:eastAsia="Times New Roman" w:cs="Tahoma" w:asciiTheme="minorHAnsi" w:hAnsiTheme="minorHAnsi"/>
                  </w:rPr>
                  <w:delText>Phase III</w:delText>
                </w:r>
              </w:del>
            </w:ins>
          </w:p>
        </w:tc>
        <w:tc>
          <w:tcPr>
            <w:tcW w:w="1800" w:type="dxa"/>
          </w:tcPr>
          <w:p w14:paraId="198267CF">
            <w:pPr>
              <w:spacing w:line="273" w:lineRule="auto"/>
              <w:jc w:val="both"/>
              <w:rPr>
                <w:ins w:id="1048" w:author="Author" w:date=""/>
                <w:del w:id="1049" w:author="Author" w:date=""/>
                <w:rFonts w:eastAsia="Times New Roman" w:cs="Tahoma" w:asciiTheme="minorHAnsi" w:hAnsiTheme="minorHAnsi"/>
              </w:rPr>
            </w:pPr>
            <w:ins w:id="1050" w:author="Author">
              <w:del w:id="1051" w:author="Author">
                <w:r>
                  <w:rPr>
                    <w:rFonts w:eastAsia="Times New Roman" w:cs="Tahoma" w:asciiTheme="minorHAnsi" w:hAnsiTheme="minorHAnsi"/>
                  </w:rPr>
                  <w:delText xml:space="preserve">Transition to ISO 27001:2022 Standard </w:delText>
                </w:r>
              </w:del>
            </w:ins>
          </w:p>
        </w:tc>
        <w:tc>
          <w:tcPr>
            <w:tcW w:w="6840" w:type="dxa"/>
          </w:tcPr>
          <w:p w14:paraId="3AD53D4D">
            <w:pPr>
              <w:numPr>
                <w:ilvl w:val="0"/>
                <w:numId w:val="76"/>
              </w:numPr>
              <w:spacing w:line="273" w:lineRule="auto"/>
              <w:jc w:val="both"/>
              <w:rPr>
                <w:ins w:id="1052" w:author="Author" w:date=""/>
                <w:del w:id="1053" w:author="Author" w:date=""/>
                <w:rFonts w:eastAsia="Times New Roman" w:cs="Tahoma" w:asciiTheme="minorHAnsi" w:hAnsiTheme="minorHAnsi"/>
              </w:rPr>
            </w:pPr>
            <w:ins w:id="1054" w:author="Author">
              <w:del w:id="1055" w:author="Author">
                <w:r>
                  <w:rPr>
                    <w:rFonts w:eastAsia="Times New Roman" w:cs="Tahoma" w:asciiTheme="minorHAnsi" w:hAnsiTheme="minorHAnsi"/>
                  </w:rPr>
                  <w:delText>Certiﬁcation Audit Support (Certification Authority being BSI)</w:delText>
                </w:r>
              </w:del>
            </w:ins>
          </w:p>
        </w:tc>
      </w:tr>
      <w:tr w14:paraId="3425E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056" w:author="Author" w:date=""/>
          <w:del w:id="1057" w:author="Author" w:date=""/>
        </w:trPr>
        <w:tc>
          <w:tcPr>
            <w:tcW w:w="1525" w:type="dxa"/>
          </w:tcPr>
          <w:p w14:paraId="33A8BF50">
            <w:pPr>
              <w:spacing w:line="273" w:lineRule="auto"/>
              <w:jc w:val="both"/>
              <w:rPr>
                <w:ins w:id="1058" w:author="Author" w:date=""/>
                <w:del w:id="1059" w:author="Author" w:date=""/>
                <w:rFonts w:eastAsia="Times New Roman" w:cs="Tahoma" w:asciiTheme="minorHAnsi" w:hAnsiTheme="minorHAnsi"/>
              </w:rPr>
            </w:pPr>
            <w:ins w:id="1060" w:author="Author">
              <w:del w:id="1061" w:author="Author">
                <w:r>
                  <w:rPr>
                    <w:rFonts w:eastAsia="Times New Roman" w:cs="Tahoma" w:asciiTheme="minorHAnsi" w:hAnsiTheme="minorHAnsi"/>
                  </w:rPr>
                  <w:delText>Phase IV</w:delText>
                </w:r>
              </w:del>
            </w:ins>
          </w:p>
        </w:tc>
        <w:tc>
          <w:tcPr>
            <w:tcW w:w="1800" w:type="dxa"/>
          </w:tcPr>
          <w:p w14:paraId="6BC03B53">
            <w:pPr>
              <w:spacing w:line="273" w:lineRule="auto"/>
              <w:jc w:val="both"/>
              <w:rPr>
                <w:ins w:id="1062" w:author="Author" w:date=""/>
                <w:del w:id="1063" w:author="Author" w:date=""/>
                <w:rFonts w:eastAsia="Times New Roman" w:cs="Tahoma" w:asciiTheme="minorHAnsi" w:hAnsiTheme="minorHAnsi"/>
              </w:rPr>
            </w:pPr>
            <w:ins w:id="1064" w:author="Author">
              <w:del w:id="1065" w:author="Author">
                <w:r>
                  <w:rPr>
                    <w:rFonts w:eastAsia="Times New Roman" w:cs="Tahoma" w:asciiTheme="minorHAnsi" w:hAnsiTheme="minorHAnsi"/>
                  </w:rPr>
                  <w:delText>Capacity Building</w:delText>
                </w:r>
              </w:del>
            </w:ins>
          </w:p>
        </w:tc>
        <w:tc>
          <w:tcPr>
            <w:tcW w:w="6840" w:type="dxa"/>
          </w:tcPr>
          <w:p w14:paraId="48B0C222">
            <w:pPr>
              <w:numPr>
                <w:ilvl w:val="0"/>
                <w:numId w:val="77"/>
              </w:numPr>
              <w:spacing w:line="273" w:lineRule="auto"/>
              <w:jc w:val="both"/>
              <w:rPr>
                <w:ins w:id="1066" w:author="Author" w:date=""/>
                <w:del w:id="1067" w:author="Author" w:date=""/>
                <w:rFonts w:eastAsia="Times New Roman" w:cs="Tahoma" w:asciiTheme="minorHAnsi" w:hAnsiTheme="minorHAnsi"/>
              </w:rPr>
            </w:pPr>
            <w:ins w:id="1068" w:author="Author">
              <w:del w:id="1069" w:author="Author">
                <w:r>
                  <w:rPr>
                    <w:rFonts w:eastAsia="Times New Roman" w:cs="Tahoma" w:asciiTheme="minorHAnsi" w:hAnsiTheme="minorHAnsi"/>
                  </w:rPr>
                  <w:delText>ISO 27001:2022 Lead Implementers – 2 Delegates</w:delText>
                </w:r>
              </w:del>
            </w:ins>
          </w:p>
          <w:p w14:paraId="40146A3E">
            <w:pPr>
              <w:numPr>
                <w:ilvl w:val="0"/>
                <w:numId w:val="77"/>
              </w:numPr>
              <w:spacing w:line="273" w:lineRule="auto"/>
              <w:jc w:val="both"/>
              <w:rPr>
                <w:ins w:id="1070" w:author="Author" w:date=""/>
                <w:del w:id="1071" w:author="Author" w:date=""/>
                <w:rFonts w:eastAsia="Times New Roman" w:cs="Tahoma" w:asciiTheme="minorHAnsi" w:hAnsiTheme="minorHAnsi"/>
              </w:rPr>
            </w:pPr>
            <w:ins w:id="1072" w:author="Author">
              <w:del w:id="1073" w:author="Author">
                <w:r>
                  <w:rPr>
                    <w:rFonts w:eastAsia="Times New Roman" w:cs="Tahoma" w:asciiTheme="minorHAnsi" w:hAnsiTheme="minorHAnsi"/>
                  </w:rPr>
                  <w:delText xml:space="preserve">ISO 27001:2022 Lead Auditors – 2 Delegates </w:delText>
                </w:r>
              </w:del>
            </w:ins>
          </w:p>
          <w:p w14:paraId="6A3CA8D5">
            <w:pPr>
              <w:numPr>
                <w:ilvl w:val="0"/>
                <w:numId w:val="77"/>
              </w:numPr>
              <w:spacing w:line="273" w:lineRule="auto"/>
              <w:jc w:val="both"/>
              <w:rPr>
                <w:ins w:id="1074" w:author="Author" w:date=""/>
                <w:del w:id="1075" w:author="Author" w:date=""/>
                <w:rFonts w:eastAsia="Times New Roman" w:cs="Tahoma" w:asciiTheme="minorHAnsi" w:hAnsiTheme="minorHAnsi"/>
              </w:rPr>
            </w:pPr>
            <w:ins w:id="1076" w:author="Author">
              <w:del w:id="1077" w:author="Author">
                <w:r>
                  <w:rPr>
                    <w:rFonts w:eastAsia="Times New Roman" w:cs="Tahoma" w:asciiTheme="minorHAnsi" w:hAnsiTheme="minorHAnsi"/>
                  </w:rPr>
                  <w:delText>General Awareness</w:delText>
                </w:r>
              </w:del>
            </w:ins>
          </w:p>
        </w:tc>
      </w:tr>
    </w:tbl>
    <w:p w14:paraId="2DBC7B49">
      <w:pPr>
        <w:spacing w:line="273" w:lineRule="auto"/>
        <w:jc w:val="both"/>
        <w:rPr>
          <w:ins w:id="1078" w:author="Author" w:date=""/>
          <w:rFonts w:eastAsia="Times New Roman" w:cs="Tahoma" w:asciiTheme="minorHAnsi" w:hAnsiTheme="minorHAnsi"/>
          <w:b/>
        </w:rPr>
      </w:pPr>
    </w:p>
    <w:p w14:paraId="32D27A1C">
      <w:pPr>
        <w:spacing w:line="273" w:lineRule="auto"/>
        <w:jc w:val="both"/>
        <w:rPr>
          <w:ins w:id="1079" w:author="Author" w:date=""/>
          <w:rFonts w:eastAsia="Times New Roman" w:cs="Tahoma" w:asciiTheme="minorHAnsi" w:hAnsiTheme="minorHAnsi"/>
          <w:b/>
        </w:rPr>
      </w:pPr>
    </w:p>
    <w:p w14:paraId="5C7DAA15">
      <w:pPr>
        <w:numPr>
          <w:ilvl w:val="0"/>
          <w:numId w:val="78"/>
        </w:numPr>
        <w:spacing w:line="273" w:lineRule="auto"/>
        <w:jc w:val="both"/>
        <w:rPr>
          <w:ins w:id="1080" w:author="Author" w:date=""/>
          <w:del w:id="1081" w:author="Author" w:date=""/>
          <w:rFonts w:eastAsia="Times New Roman" w:cs="Tahoma" w:asciiTheme="minorHAnsi" w:hAnsiTheme="minorHAnsi"/>
          <w:b/>
        </w:rPr>
      </w:pPr>
      <w:ins w:id="1082" w:author="Author">
        <w:del w:id="1083" w:author="Author">
          <w:r>
            <w:rPr>
              <w:rFonts w:eastAsia="Times New Roman" w:cs="Tahoma" w:asciiTheme="minorHAnsi" w:hAnsiTheme="minorHAnsi"/>
              <w:b/>
            </w:rPr>
            <w:delText xml:space="preserve">Project Objective: </w:delText>
          </w:r>
        </w:del>
      </w:ins>
    </w:p>
    <w:p w14:paraId="72BBF089">
      <w:pPr>
        <w:pStyle w:val="91"/>
        <w:jc w:val="both"/>
        <w:rPr>
          <w:ins w:id="1084" w:author="Author" w:date=""/>
          <w:del w:id="1085" w:author="Author" w:date=""/>
          <w:rFonts w:cs="Tahoma" w:asciiTheme="minorHAnsi" w:hAnsiTheme="minorHAnsi"/>
          <w:color w:val="auto"/>
          <w:sz w:val="22"/>
          <w:szCs w:val="22"/>
          <w:lang w:val="en-GB"/>
        </w:rPr>
      </w:pPr>
      <w:ins w:id="1086" w:author="Author">
        <w:del w:id="1087" w:author="Author">
          <w:r>
            <w:rPr>
              <w:rFonts w:cs="Tahoma" w:asciiTheme="minorHAnsi" w:hAnsiTheme="minorHAnsi"/>
              <w:color w:val="auto"/>
              <w:sz w:val="22"/>
              <w:szCs w:val="22"/>
            </w:rPr>
            <w:delText>To provide expert leadership towards establishing workable and reliable processes that will support Galaxy Backbone in achieving Business Continuity, Disaster Recovery and Quality Management in service delivery. The project will lead to ISO 22301:2019 and ISO 9001:2015 industry certifications by internationally and reputable Certification body.  The two standards would be implementimplemented as an Integrated Management System (IMS)</w:delText>
          </w:r>
        </w:del>
      </w:ins>
      <w:ins w:id="1088" w:author="Author">
        <w:del w:id="1089" w:author="Author">
          <w:r>
            <w:rPr>
              <w:rFonts w:cs="Tahoma" w:asciiTheme="minorHAnsi" w:hAnsiTheme="minorHAnsi"/>
              <w:color w:val="auto"/>
              <w:sz w:val="22"/>
              <w:szCs w:val="22"/>
              <w:lang w:val="en-GB"/>
            </w:rPr>
            <w:delText xml:space="preserve">The VAPT compliance services will be provided at the Galaxy Backbone HQ in Abuja. </w:delText>
          </w:r>
        </w:del>
      </w:ins>
    </w:p>
    <w:p w14:paraId="2F07BA72">
      <w:pPr>
        <w:pStyle w:val="91"/>
        <w:jc w:val="both"/>
        <w:rPr>
          <w:ins w:id="1090" w:author="Author" w:date=""/>
          <w:del w:id="1091" w:author="Author" w:date=""/>
          <w:rFonts w:cs="Tahoma" w:asciiTheme="minorHAnsi" w:hAnsiTheme="minorHAnsi"/>
          <w:color w:val="auto"/>
          <w:sz w:val="22"/>
          <w:szCs w:val="22"/>
          <w:lang w:val="en-GB"/>
        </w:rPr>
      </w:pPr>
      <w:ins w:id="1092" w:author="Author">
        <w:del w:id="1093" w:author="Author">
          <w:r>
            <w:rPr>
              <w:rFonts w:cs="Tahoma" w:asciiTheme="minorHAnsi" w:hAnsiTheme="minorHAnsi"/>
              <w:color w:val="auto"/>
              <w:sz w:val="22"/>
              <w:szCs w:val="22"/>
              <w:lang w:val="en-GB"/>
            </w:rPr>
            <w:delText>The scope will cover the following infrastructure among others:</w:delText>
          </w:r>
        </w:del>
      </w:ins>
    </w:p>
    <w:p w14:paraId="568878DC">
      <w:pPr>
        <w:pStyle w:val="91"/>
        <w:numPr>
          <w:ilvl w:val="0"/>
          <w:numId w:val="79"/>
        </w:numPr>
        <w:jc w:val="both"/>
        <w:rPr>
          <w:ins w:id="1094" w:author="Author" w:date=""/>
          <w:del w:id="1095" w:author="Author" w:date=""/>
          <w:rFonts w:cs="Tahoma" w:asciiTheme="minorHAnsi" w:hAnsiTheme="minorHAnsi"/>
          <w:color w:val="auto"/>
          <w:sz w:val="22"/>
          <w:szCs w:val="22"/>
          <w:lang w:val="en-GB"/>
        </w:rPr>
      </w:pPr>
      <w:ins w:id="1096" w:author="Author">
        <w:del w:id="1097" w:author="Author">
          <w:r>
            <w:rPr>
              <w:rFonts w:cs="Tahoma" w:asciiTheme="minorHAnsi" w:hAnsiTheme="minorHAnsi"/>
              <w:color w:val="auto"/>
              <w:sz w:val="22"/>
              <w:szCs w:val="22"/>
              <w:lang w:val="en-GB"/>
            </w:rPr>
            <w:delText>Authentication server</w:delText>
          </w:r>
        </w:del>
      </w:ins>
    </w:p>
    <w:p w14:paraId="4C917AC5">
      <w:pPr>
        <w:pStyle w:val="91"/>
        <w:numPr>
          <w:ilvl w:val="0"/>
          <w:numId w:val="79"/>
        </w:numPr>
        <w:jc w:val="both"/>
        <w:rPr>
          <w:ins w:id="1098" w:author="Author" w:date=""/>
          <w:del w:id="1099" w:author="Author" w:date=""/>
          <w:rFonts w:cs="Tahoma" w:asciiTheme="minorHAnsi" w:hAnsiTheme="minorHAnsi"/>
          <w:color w:val="auto"/>
          <w:sz w:val="22"/>
          <w:szCs w:val="22"/>
          <w:lang w:val="en-GB"/>
        </w:rPr>
      </w:pPr>
      <w:ins w:id="1100" w:author="Author">
        <w:del w:id="1101" w:author="Author">
          <w:r>
            <w:rPr>
              <w:rFonts w:cs="Tahoma" w:asciiTheme="minorHAnsi" w:hAnsiTheme="minorHAnsi"/>
              <w:color w:val="auto"/>
              <w:sz w:val="22"/>
              <w:szCs w:val="22"/>
              <w:lang w:val="en-GB"/>
            </w:rPr>
            <w:delText>Time Management E.g. NTP) Servers</w:delText>
          </w:r>
        </w:del>
      </w:ins>
    </w:p>
    <w:p w14:paraId="041FB229">
      <w:pPr>
        <w:pStyle w:val="91"/>
        <w:numPr>
          <w:ilvl w:val="0"/>
          <w:numId w:val="79"/>
        </w:numPr>
        <w:jc w:val="both"/>
        <w:rPr>
          <w:ins w:id="1102" w:author="Author" w:date=""/>
          <w:del w:id="1103" w:author="Author" w:date=""/>
          <w:rFonts w:cs="Tahoma" w:asciiTheme="minorHAnsi" w:hAnsiTheme="minorHAnsi"/>
          <w:color w:val="auto"/>
          <w:sz w:val="22"/>
          <w:szCs w:val="22"/>
          <w:lang w:val="en-GB"/>
        </w:rPr>
      </w:pPr>
      <w:ins w:id="1104" w:author="Author">
        <w:del w:id="1105" w:author="Author">
          <w:r>
            <w:rPr>
              <w:rFonts w:cs="Tahoma" w:asciiTheme="minorHAnsi" w:hAnsiTheme="minorHAnsi"/>
              <w:color w:val="auto"/>
              <w:sz w:val="22"/>
              <w:szCs w:val="22"/>
              <w:lang w:val="en-GB"/>
            </w:rPr>
            <w:delText>Patch management Server</w:delText>
          </w:r>
        </w:del>
      </w:ins>
    </w:p>
    <w:p w14:paraId="4F027329">
      <w:pPr>
        <w:pStyle w:val="91"/>
        <w:numPr>
          <w:ilvl w:val="0"/>
          <w:numId w:val="79"/>
        </w:numPr>
        <w:jc w:val="both"/>
        <w:rPr>
          <w:ins w:id="1106" w:author="Author" w:date=""/>
          <w:del w:id="1107" w:author="Author" w:date=""/>
          <w:rFonts w:cs="Tahoma" w:asciiTheme="minorHAnsi" w:hAnsiTheme="minorHAnsi"/>
          <w:color w:val="auto"/>
          <w:sz w:val="22"/>
          <w:szCs w:val="22"/>
          <w:lang w:val="en-GB"/>
        </w:rPr>
      </w:pPr>
      <w:ins w:id="1108" w:author="Author">
        <w:del w:id="1109" w:author="Author">
          <w:r>
            <w:rPr>
              <w:rFonts w:cs="Tahoma" w:asciiTheme="minorHAnsi" w:hAnsiTheme="minorHAnsi"/>
              <w:color w:val="auto"/>
              <w:sz w:val="22"/>
              <w:szCs w:val="22"/>
              <w:lang w:val="en-GB"/>
            </w:rPr>
            <w:delText>Audit log storage and correlation servers (SIEM)</w:delText>
          </w:r>
        </w:del>
      </w:ins>
    </w:p>
    <w:p w14:paraId="2C08C270">
      <w:pPr>
        <w:pStyle w:val="91"/>
        <w:numPr>
          <w:ilvl w:val="0"/>
          <w:numId w:val="79"/>
        </w:numPr>
        <w:jc w:val="both"/>
        <w:rPr>
          <w:ins w:id="1110" w:author="Author" w:date=""/>
          <w:del w:id="1111" w:author="Author" w:date=""/>
          <w:rFonts w:cs="Tahoma" w:asciiTheme="minorHAnsi" w:hAnsiTheme="minorHAnsi"/>
          <w:color w:val="auto"/>
          <w:sz w:val="22"/>
          <w:szCs w:val="22"/>
          <w:lang w:val="en-GB"/>
        </w:rPr>
      </w:pPr>
      <w:ins w:id="1112" w:author="Author">
        <w:del w:id="1113" w:author="Author">
          <w:r>
            <w:rPr>
              <w:rFonts w:cs="Tahoma" w:asciiTheme="minorHAnsi" w:hAnsiTheme="minorHAnsi"/>
              <w:color w:val="auto"/>
              <w:sz w:val="22"/>
              <w:szCs w:val="22"/>
              <w:lang w:val="en-GB"/>
            </w:rPr>
            <w:delText>Anti-virus Management servers</w:delText>
          </w:r>
        </w:del>
      </w:ins>
    </w:p>
    <w:p w14:paraId="671814A8">
      <w:pPr>
        <w:pStyle w:val="91"/>
        <w:numPr>
          <w:ilvl w:val="0"/>
          <w:numId w:val="79"/>
        </w:numPr>
        <w:jc w:val="both"/>
        <w:rPr>
          <w:ins w:id="1114" w:author="Author" w:date=""/>
          <w:del w:id="1115" w:author="Author" w:date=""/>
          <w:rFonts w:cs="Tahoma" w:asciiTheme="minorHAnsi" w:hAnsiTheme="minorHAnsi"/>
          <w:color w:val="auto"/>
          <w:sz w:val="22"/>
          <w:szCs w:val="22"/>
          <w:lang w:val="en-GB"/>
        </w:rPr>
      </w:pPr>
      <w:ins w:id="1116" w:author="Author">
        <w:del w:id="1117" w:author="Author">
          <w:r>
            <w:rPr>
              <w:rFonts w:cs="Tahoma" w:asciiTheme="minorHAnsi" w:hAnsiTheme="minorHAnsi"/>
              <w:color w:val="auto"/>
              <w:sz w:val="22"/>
              <w:szCs w:val="22"/>
              <w:lang w:val="en-GB"/>
            </w:rPr>
            <w:delText>Routers and firewalls filtering network traffic</w:delText>
          </w:r>
        </w:del>
      </w:ins>
    </w:p>
    <w:p w14:paraId="21DD664C">
      <w:pPr>
        <w:pStyle w:val="91"/>
        <w:numPr>
          <w:ilvl w:val="0"/>
          <w:numId w:val="79"/>
        </w:numPr>
        <w:jc w:val="both"/>
        <w:rPr>
          <w:ins w:id="1118" w:author="Author" w:date=""/>
          <w:del w:id="1119" w:author="Author" w:date=""/>
          <w:rFonts w:cs="Tahoma" w:asciiTheme="minorHAnsi" w:hAnsiTheme="minorHAnsi"/>
          <w:color w:val="auto"/>
          <w:sz w:val="22"/>
          <w:szCs w:val="22"/>
          <w:lang w:val="en-GB"/>
        </w:rPr>
      </w:pPr>
      <w:ins w:id="1120" w:author="Author">
        <w:del w:id="1121" w:author="Author">
          <w:r>
            <w:rPr>
              <w:rFonts w:cs="Tahoma" w:asciiTheme="minorHAnsi" w:hAnsiTheme="minorHAnsi"/>
              <w:color w:val="auto"/>
              <w:sz w:val="22"/>
              <w:szCs w:val="22"/>
              <w:lang w:val="en-GB"/>
            </w:rPr>
            <w:delText xml:space="preserve">Network segmentation control devices isolating PCI customers </w:delText>
          </w:r>
        </w:del>
      </w:ins>
    </w:p>
    <w:p w14:paraId="45AA2F5A">
      <w:pPr>
        <w:pStyle w:val="91"/>
        <w:numPr>
          <w:ilvl w:val="0"/>
          <w:numId w:val="79"/>
        </w:numPr>
        <w:jc w:val="both"/>
        <w:rPr>
          <w:ins w:id="1122" w:author="Author" w:date=""/>
          <w:del w:id="1123" w:author="Author" w:date=""/>
          <w:rFonts w:cs="Tahoma" w:asciiTheme="minorHAnsi" w:hAnsiTheme="minorHAnsi"/>
          <w:color w:val="auto"/>
          <w:sz w:val="22"/>
          <w:szCs w:val="22"/>
          <w:lang w:val="en-GB"/>
        </w:rPr>
      </w:pPr>
      <w:ins w:id="1124" w:author="Author">
        <w:del w:id="1125" w:author="Author">
          <w:r>
            <w:rPr>
              <w:rFonts w:cs="Tahoma" w:asciiTheme="minorHAnsi" w:hAnsiTheme="minorHAnsi"/>
              <w:color w:val="auto"/>
              <w:sz w:val="22"/>
              <w:szCs w:val="22"/>
              <w:lang w:val="en-GB"/>
            </w:rPr>
            <w:delText>Systems controlling and/or monitoring physical access</w:delText>
          </w:r>
        </w:del>
      </w:ins>
    </w:p>
    <w:p w14:paraId="2CE75CF3">
      <w:pPr>
        <w:pStyle w:val="91"/>
        <w:jc w:val="both"/>
        <w:rPr>
          <w:ins w:id="1126" w:author="Author" w:date=""/>
          <w:del w:id="1127" w:author="Author" w:date=""/>
          <w:rFonts w:ascii="Tahoma" w:hAnsi="Tahoma" w:cs="Tahoma"/>
          <w:color w:val="auto"/>
          <w:sz w:val="24"/>
          <w:szCs w:val="24"/>
          <w:lang w:val="en-GB"/>
        </w:rPr>
      </w:pPr>
    </w:p>
    <w:p w14:paraId="42E5942B">
      <w:pPr>
        <w:pStyle w:val="91"/>
        <w:jc w:val="both"/>
        <w:rPr>
          <w:ins w:id="1128" w:author="Author" w:date=""/>
          <w:del w:id="1129" w:author="Author" w:date=""/>
          <w:rFonts w:ascii="Tahoma" w:hAnsi="Tahoma" w:cs="Tahoma"/>
          <w:color w:val="auto"/>
          <w:sz w:val="24"/>
          <w:szCs w:val="24"/>
          <w:lang w:val="en-GB"/>
        </w:rPr>
      </w:pPr>
    </w:p>
    <w:p w14:paraId="7C7210CE">
      <w:pPr>
        <w:pStyle w:val="91"/>
        <w:numPr>
          <w:ilvl w:val="0"/>
          <w:numId w:val="78"/>
        </w:numPr>
        <w:jc w:val="both"/>
        <w:rPr>
          <w:ins w:id="1131" w:author="Author" w:date=""/>
          <w:del w:id="1132" w:author="Author" w:date=""/>
          <w:rFonts w:ascii="Tahoma" w:hAnsi="Tahoma" w:cs="Tahoma"/>
          <w:color w:val="auto"/>
          <w:sz w:val="24"/>
          <w:szCs w:val="24"/>
          <w:lang w:val="en-GB"/>
        </w:rPr>
        <w:pPrChange w:id="1130" w:author="Author" w:date="">
          <w:pPr>
            <w:pStyle w:val="91"/>
            <w:jc w:val="both"/>
          </w:pPr>
        </w:pPrChange>
      </w:pPr>
    </w:p>
    <w:p w14:paraId="3EFBB136">
      <w:pPr>
        <w:pStyle w:val="91"/>
        <w:numPr>
          <w:ilvl w:val="0"/>
          <w:numId w:val="78"/>
        </w:numPr>
        <w:jc w:val="both"/>
        <w:rPr>
          <w:ins w:id="1134" w:author="Author" w:date=""/>
          <w:del w:id="1135" w:author="Author" w:date=""/>
          <w:rFonts w:ascii="Tahoma" w:hAnsi="Tahoma" w:cs="Tahoma"/>
          <w:color w:val="auto"/>
          <w:sz w:val="24"/>
          <w:szCs w:val="24"/>
          <w:lang w:val="en-GB"/>
        </w:rPr>
        <w:pPrChange w:id="1133" w:author="Author" w:date="">
          <w:pPr>
            <w:pStyle w:val="91"/>
            <w:jc w:val="both"/>
          </w:pPr>
        </w:pPrChange>
      </w:pPr>
    </w:p>
    <w:p w14:paraId="58CA408E">
      <w:pPr>
        <w:pStyle w:val="91"/>
        <w:numPr>
          <w:ilvl w:val="0"/>
          <w:numId w:val="78"/>
        </w:numPr>
        <w:spacing w:line="276" w:lineRule="auto"/>
        <w:rPr>
          <w:ins w:id="1137" w:author="Author" w:date=""/>
          <w:del w:id="1138" w:author="Author" w:date=""/>
          <w:rFonts w:ascii="Tahoma" w:hAnsi="Tahoma" w:cs="Tahoma"/>
          <w:b/>
          <w:color w:val="auto"/>
          <w:sz w:val="24"/>
          <w:szCs w:val="24"/>
          <w:lang w:val="en-GB"/>
        </w:rPr>
        <w:pPrChange w:id="1136" w:author="Author" w:date="">
          <w:pPr>
            <w:pStyle w:val="91"/>
            <w:spacing w:line="276" w:lineRule="auto"/>
          </w:pPr>
        </w:pPrChange>
      </w:pPr>
    </w:p>
    <w:p w14:paraId="621B5C8E">
      <w:pPr>
        <w:pStyle w:val="91"/>
        <w:numPr>
          <w:ilvl w:val="0"/>
          <w:numId w:val="78"/>
        </w:numPr>
        <w:spacing w:line="276" w:lineRule="auto"/>
        <w:rPr>
          <w:ins w:id="1140" w:author="Author" w:date=""/>
          <w:del w:id="1141" w:author="Author" w:date=""/>
          <w:rFonts w:ascii="Tahoma" w:hAnsi="Tahoma" w:cs="Tahoma"/>
          <w:b/>
          <w:color w:val="auto"/>
          <w:sz w:val="24"/>
          <w:szCs w:val="24"/>
          <w:lang w:val="en-GB"/>
        </w:rPr>
        <w:pPrChange w:id="1139" w:author="Author" w:date="">
          <w:pPr>
            <w:pStyle w:val="91"/>
            <w:spacing w:line="276" w:lineRule="auto"/>
          </w:pPr>
        </w:pPrChange>
      </w:pPr>
    </w:p>
    <w:p w14:paraId="45C3811B">
      <w:pPr>
        <w:pStyle w:val="91"/>
        <w:numPr>
          <w:ilvl w:val="0"/>
          <w:numId w:val="78"/>
        </w:numPr>
        <w:spacing w:line="276" w:lineRule="auto"/>
        <w:rPr>
          <w:ins w:id="1142" w:author="Author" w:date=""/>
          <w:del w:id="1143" w:author="Author" w:date=""/>
          <w:rFonts w:cs="Tahoma" w:asciiTheme="minorHAnsi" w:hAnsiTheme="minorHAnsi"/>
          <w:b/>
        </w:rPr>
      </w:pPr>
      <w:ins w:id="1144" w:author="Author">
        <w:del w:id="1145" w:author="Author">
          <w:r>
            <w:rPr>
              <w:rFonts w:cs="Tahoma" w:asciiTheme="minorHAnsi" w:hAnsiTheme="minorHAnsi"/>
              <w:b/>
            </w:rPr>
            <w:delText>Implementation Approach &amp; Deliverables</w:delText>
          </w:r>
        </w:del>
      </w:ins>
    </w:p>
    <w:p w14:paraId="783CB190">
      <w:pPr>
        <w:pStyle w:val="91"/>
        <w:spacing w:line="276" w:lineRule="auto"/>
        <w:rPr>
          <w:ins w:id="1146" w:author="Author" w:date=""/>
          <w:del w:id="1147" w:author="Author" w:date=""/>
          <w:rFonts w:cs="Tahoma" w:asciiTheme="minorHAnsi" w:hAnsiTheme="minorHAnsi"/>
          <w:b/>
        </w:rPr>
      </w:pPr>
    </w:p>
    <w:tbl>
      <w:tblPr>
        <w:tblStyle w:val="6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8"/>
        <w:gridCol w:w="6417"/>
      </w:tblGrid>
      <w:tr w14:paraId="6E4F0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148" w:author="Author" w:date=""/>
          <w:del w:id="1149" w:author="Author" w:date=""/>
        </w:trPr>
        <w:tc>
          <w:tcPr>
            <w:tcW w:w="2859" w:type="dxa"/>
            <w:shd w:val="clear" w:color="auto" w:fill="E7E6E6" w:themeFill="background2"/>
          </w:tcPr>
          <w:p w14:paraId="4B74C976">
            <w:pPr>
              <w:pStyle w:val="91"/>
              <w:rPr>
                <w:ins w:id="1150" w:author="Author" w:date=""/>
                <w:del w:id="1151" w:author="Author" w:date=""/>
                <w:rFonts w:cs="Tahoma" w:asciiTheme="minorHAnsi" w:hAnsiTheme="minorHAnsi"/>
                <w:b/>
              </w:rPr>
            </w:pPr>
            <w:ins w:id="1152" w:author="Author">
              <w:del w:id="1153" w:author="Author">
                <w:r>
                  <w:rPr>
                    <w:rFonts w:cs="Tahoma" w:asciiTheme="minorHAnsi" w:hAnsiTheme="minorHAnsi"/>
                    <w:b/>
                  </w:rPr>
                  <w:delText>Project Phase/Stages</w:delText>
                </w:r>
              </w:del>
            </w:ins>
          </w:p>
        </w:tc>
        <w:tc>
          <w:tcPr>
            <w:tcW w:w="6491" w:type="dxa"/>
            <w:shd w:val="clear" w:color="auto" w:fill="E7E6E6" w:themeFill="background2"/>
          </w:tcPr>
          <w:p w14:paraId="5A61A04A">
            <w:pPr>
              <w:pStyle w:val="91"/>
              <w:rPr>
                <w:ins w:id="1154" w:author="Author" w:date=""/>
                <w:del w:id="1155" w:author="Author" w:date=""/>
                <w:rFonts w:cs="Tahoma" w:asciiTheme="minorHAnsi" w:hAnsiTheme="minorHAnsi"/>
                <w:b/>
              </w:rPr>
            </w:pPr>
            <w:ins w:id="1156" w:author="Author">
              <w:del w:id="1157" w:author="Author">
                <w:r>
                  <w:rPr>
                    <w:rFonts w:cs="Tahoma" w:asciiTheme="minorHAnsi" w:hAnsiTheme="minorHAnsi"/>
                    <w:b/>
                  </w:rPr>
                  <w:delText>Key Tasks/Deliverables</w:delText>
                </w:r>
              </w:del>
            </w:ins>
          </w:p>
        </w:tc>
      </w:tr>
      <w:tr w14:paraId="0306F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158" w:author="Author" w:date=""/>
          <w:del w:id="1159" w:author="Author" w:date=""/>
        </w:trPr>
        <w:tc>
          <w:tcPr>
            <w:tcW w:w="2859" w:type="dxa"/>
          </w:tcPr>
          <w:p w14:paraId="694D05DF">
            <w:pPr>
              <w:pStyle w:val="91"/>
              <w:rPr>
                <w:ins w:id="1160" w:author="Author" w:date=""/>
                <w:del w:id="1161" w:author="Author" w:date=""/>
                <w:rFonts w:cs="Tahoma" w:asciiTheme="minorHAnsi" w:hAnsiTheme="minorHAnsi"/>
                <w:b/>
              </w:rPr>
            </w:pPr>
            <w:ins w:id="1162" w:author="Author">
              <w:del w:id="1163" w:author="Author">
                <w:r>
                  <w:rPr>
                    <w:rFonts w:cs="Tahoma" w:asciiTheme="minorHAnsi" w:hAnsiTheme="minorHAnsi"/>
                    <w:b/>
                  </w:rPr>
                  <w:delText>Phase I:</w:delText>
                </w:r>
              </w:del>
            </w:ins>
          </w:p>
          <w:p w14:paraId="4AE71A7F">
            <w:pPr>
              <w:pStyle w:val="91"/>
              <w:rPr>
                <w:ins w:id="1164" w:author="Author" w:date=""/>
                <w:del w:id="1165" w:author="Author" w:date=""/>
                <w:rFonts w:cs="Tahoma" w:asciiTheme="minorHAnsi" w:hAnsiTheme="minorHAnsi"/>
                <w:b/>
              </w:rPr>
            </w:pPr>
            <w:ins w:id="1166" w:author="Author">
              <w:del w:id="1167" w:author="Author">
                <w:r>
                  <w:rPr>
                    <w:rFonts w:cs="Tahoma" w:asciiTheme="minorHAnsi" w:hAnsiTheme="minorHAnsi"/>
                    <w:b/>
                  </w:rPr>
                  <w:delText>Diagnostics and Review</w:delText>
                </w:r>
              </w:del>
            </w:ins>
          </w:p>
        </w:tc>
        <w:tc>
          <w:tcPr>
            <w:tcW w:w="6491" w:type="dxa"/>
          </w:tcPr>
          <w:p w14:paraId="1EF055DA">
            <w:pPr>
              <w:pStyle w:val="91"/>
              <w:numPr>
                <w:ilvl w:val="0"/>
                <w:numId w:val="80"/>
              </w:numPr>
              <w:spacing w:line="276" w:lineRule="auto"/>
              <w:rPr>
                <w:ins w:id="1168" w:author="Author" w:date=""/>
                <w:del w:id="1169" w:author="Author" w:date=""/>
                <w:rFonts w:cs="Tahoma" w:asciiTheme="minorHAnsi" w:hAnsiTheme="minorHAnsi"/>
                <w:b/>
              </w:rPr>
            </w:pPr>
            <w:ins w:id="1170" w:author="Author">
              <w:del w:id="1171" w:author="Author">
                <w:r>
                  <w:rPr>
                    <w:rFonts w:cs="Tahoma" w:asciiTheme="minorHAnsi" w:hAnsiTheme="minorHAnsi"/>
                    <w:b/>
                  </w:rPr>
                  <w:delText>Project Planning &amp; Scoping</w:delText>
                </w:r>
              </w:del>
            </w:ins>
          </w:p>
          <w:p w14:paraId="051A4C43">
            <w:pPr>
              <w:pStyle w:val="91"/>
              <w:numPr>
                <w:ilvl w:val="0"/>
                <w:numId w:val="80"/>
              </w:numPr>
              <w:spacing w:line="276" w:lineRule="auto"/>
              <w:rPr>
                <w:ins w:id="1172" w:author="Author" w:date=""/>
                <w:del w:id="1173" w:author="Author" w:date=""/>
                <w:rFonts w:cs="Tahoma" w:asciiTheme="minorHAnsi" w:hAnsiTheme="minorHAnsi"/>
                <w:b/>
              </w:rPr>
            </w:pPr>
            <w:ins w:id="1174" w:author="Author">
              <w:del w:id="1175" w:author="Author">
                <w:r>
                  <w:rPr>
                    <w:rFonts w:cs="Tahoma" w:asciiTheme="minorHAnsi" w:hAnsiTheme="minorHAnsi"/>
                    <w:b/>
                  </w:rPr>
                  <w:delText>Documentation Review and Asset identification</w:delText>
                </w:r>
              </w:del>
            </w:ins>
          </w:p>
          <w:p w14:paraId="5CEC656E">
            <w:pPr>
              <w:pStyle w:val="91"/>
              <w:numPr>
                <w:ilvl w:val="0"/>
                <w:numId w:val="80"/>
              </w:numPr>
              <w:spacing w:line="276" w:lineRule="auto"/>
              <w:rPr>
                <w:ins w:id="1176" w:author="Author" w:date=""/>
                <w:del w:id="1177" w:author="Author" w:date=""/>
                <w:rFonts w:cs="Tahoma" w:asciiTheme="minorHAnsi" w:hAnsiTheme="minorHAnsi"/>
                <w:b/>
              </w:rPr>
            </w:pPr>
            <w:ins w:id="1178" w:author="Author">
              <w:del w:id="1179" w:author="Author">
                <w:r>
                  <w:rPr>
                    <w:rFonts w:cs="Tahoma" w:asciiTheme="minorHAnsi" w:hAnsiTheme="minorHAnsi"/>
                    <w:b/>
                  </w:rPr>
                  <w:delText>ISO 22301:2019 Compliance Gap Assessment</w:delText>
                </w:r>
              </w:del>
            </w:ins>
          </w:p>
          <w:p w14:paraId="73FC048D">
            <w:pPr>
              <w:pStyle w:val="91"/>
              <w:numPr>
                <w:ilvl w:val="0"/>
                <w:numId w:val="80"/>
              </w:numPr>
              <w:spacing w:line="276" w:lineRule="auto"/>
              <w:rPr>
                <w:ins w:id="1180" w:author="Author" w:date=""/>
                <w:del w:id="1181" w:author="Author" w:date=""/>
                <w:rFonts w:cs="Tahoma" w:asciiTheme="minorHAnsi" w:hAnsiTheme="minorHAnsi"/>
                <w:b/>
              </w:rPr>
            </w:pPr>
            <w:ins w:id="1182" w:author="Author">
              <w:del w:id="1183" w:author="Author">
                <w:r>
                  <w:rPr>
                    <w:rFonts w:cs="Tahoma" w:asciiTheme="minorHAnsi" w:hAnsiTheme="minorHAnsi"/>
                    <w:b/>
                  </w:rPr>
                  <w:delText>ISO 9001:2015 Compliance Gap Assessment</w:delText>
                </w:r>
              </w:del>
            </w:ins>
          </w:p>
          <w:p w14:paraId="26477C07">
            <w:pPr>
              <w:pStyle w:val="91"/>
              <w:numPr>
                <w:ilvl w:val="0"/>
                <w:numId w:val="80"/>
              </w:numPr>
              <w:spacing w:line="276" w:lineRule="auto"/>
              <w:rPr>
                <w:ins w:id="1184" w:author="Author" w:date=""/>
                <w:del w:id="1185" w:author="Author" w:date=""/>
                <w:rFonts w:cs="Tahoma" w:asciiTheme="minorHAnsi" w:hAnsiTheme="minorHAnsi"/>
                <w:b/>
              </w:rPr>
            </w:pPr>
            <w:ins w:id="1186" w:author="Author">
              <w:del w:id="1187" w:author="Author">
                <w:r>
                  <w:rPr>
                    <w:rFonts w:cs="Tahoma" w:asciiTheme="minorHAnsi" w:hAnsiTheme="minorHAnsi"/>
                    <w:b/>
                  </w:rPr>
                  <w:delText>Business Impact Analysis and Risk Assessment</w:delText>
                </w:r>
              </w:del>
            </w:ins>
          </w:p>
          <w:p w14:paraId="1F6DD41D">
            <w:pPr>
              <w:pStyle w:val="91"/>
              <w:numPr>
                <w:ilvl w:val="0"/>
                <w:numId w:val="80"/>
              </w:numPr>
              <w:spacing w:line="276" w:lineRule="auto"/>
              <w:rPr>
                <w:ins w:id="1188" w:author="Author" w:date=""/>
                <w:del w:id="1189" w:author="Author" w:date=""/>
                <w:rFonts w:cs="Tahoma" w:asciiTheme="minorHAnsi" w:hAnsiTheme="minorHAnsi"/>
                <w:b/>
              </w:rPr>
            </w:pPr>
            <w:ins w:id="1190" w:author="Author">
              <w:del w:id="1191" w:author="Author">
                <w:r>
                  <w:rPr>
                    <w:rFonts w:cs="Tahoma" w:asciiTheme="minorHAnsi" w:hAnsiTheme="minorHAnsi"/>
                    <w:b/>
                  </w:rPr>
                  <w:delText>Risk Treatment Plan</w:delText>
                </w:r>
              </w:del>
            </w:ins>
          </w:p>
          <w:p w14:paraId="536F1F85">
            <w:pPr>
              <w:pStyle w:val="91"/>
              <w:numPr>
                <w:ilvl w:val="0"/>
                <w:numId w:val="80"/>
              </w:numPr>
              <w:spacing w:line="276" w:lineRule="auto"/>
              <w:rPr>
                <w:ins w:id="1192" w:author="Author" w:date=""/>
                <w:del w:id="1193" w:author="Author" w:date=""/>
                <w:rFonts w:cs="Tahoma" w:asciiTheme="minorHAnsi" w:hAnsiTheme="minorHAnsi"/>
                <w:b/>
              </w:rPr>
            </w:pPr>
            <w:ins w:id="1194" w:author="Author">
              <w:del w:id="1195" w:author="Author">
                <w:r>
                  <w:rPr>
                    <w:rFonts w:cs="Tahoma" w:asciiTheme="minorHAnsi" w:hAnsiTheme="minorHAnsi"/>
                    <w:b/>
                  </w:rPr>
                  <w:delText>Gap Assessment Report and Presentation</w:delText>
                </w:r>
              </w:del>
            </w:ins>
          </w:p>
          <w:p w14:paraId="691919FD">
            <w:pPr>
              <w:pStyle w:val="91"/>
              <w:numPr>
                <w:ilvl w:val="0"/>
                <w:numId w:val="80"/>
              </w:numPr>
              <w:spacing w:line="276" w:lineRule="auto"/>
              <w:rPr>
                <w:ins w:id="1196" w:author="Author" w:date=""/>
                <w:del w:id="1197" w:author="Author" w:date=""/>
                <w:rFonts w:cs="Tahoma" w:asciiTheme="minorHAnsi" w:hAnsiTheme="minorHAnsi"/>
                <w:b/>
              </w:rPr>
            </w:pPr>
            <w:ins w:id="1198" w:author="Author">
              <w:del w:id="1199" w:author="Author">
                <w:r>
                  <w:rPr>
                    <w:rFonts w:cs="Tahoma" w:asciiTheme="minorHAnsi" w:hAnsiTheme="minorHAnsi"/>
                    <w:b/>
                  </w:rPr>
                  <w:delText>Business Impact Assessment Report and    Presentation</w:delText>
                </w:r>
              </w:del>
            </w:ins>
          </w:p>
        </w:tc>
      </w:tr>
      <w:tr w14:paraId="7F266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200" w:author="Author" w:date=""/>
          <w:del w:id="1201" w:author="Author" w:date=""/>
        </w:trPr>
        <w:tc>
          <w:tcPr>
            <w:tcW w:w="2859" w:type="dxa"/>
          </w:tcPr>
          <w:p w14:paraId="3D08BDA2">
            <w:pPr>
              <w:pStyle w:val="91"/>
              <w:rPr>
                <w:ins w:id="1202" w:author="Author" w:date=""/>
                <w:del w:id="1203" w:author="Author" w:date=""/>
                <w:rFonts w:cs="Tahoma" w:asciiTheme="minorHAnsi" w:hAnsiTheme="minorHAnsi"/>
                <w:b/>
              </w:rPr>
            </w:pPr>
            <w:ins w:id="1204" w:author="Author">
              <w:del w:id="1205" w:author="Author">
                <w:r>
                  <w:rPr>
                    <w:rFonts w:cs="Tahoma" w:asciiTheme="minorHAnsi" w:hAnsiTheme="minorHAnsi"/>
                    <w:b/>
                  </w:rPr>
                  <w:delText>Phase II:</w:delText>
                </w:r>
              </w:del>
            </w:ins>
          </w:p>
          <w:p w14:paraId="135FBB89">
            <w:pPr>
              <w:pStyle w:val="91"/>
              <w:rPr>
                <w:ins w:id="1206" w:author="Author" w:date=""/>
                <w:del w:id="1207" w:author="Author" w:date=""/>
                <w:rFonts w:cs="Tahoma" w:asciiTheme="minorHAnsi" w:hAnsiTheme="minorHAnsi"/>
                <w:b/>
              </w:rPr>
            </w:pPr>
            <w:ins w:id="1208" w:author="Author">
              <w:del w:id="1209" w:author="Author">
                <w:r>
                  <w:rPr>
                    <w:rFonts w:cs="Tahoma" w:asciiTheme="minorHAnsi" w:hAnsiTheme="minorHAnsi"/>
                    <w:b/>
                  </w:rPr>
                  <w:delText>Remediation Management and Implementation Support and Implementation Support</w:delText>
                </w:r>
              </w:del>
            </w:ins>
          </w:p>
        </w:tc>
        <w:tc>
          <w:tcPr>
            <w:tcW w:w="6491" w:type="dxa"/>
          </w:tcPr>
          <w:p w14:paraId="5AAA2C6B">
            <w:pPr>
              <w:pStyle w:val="91"/>
              <w:numPr>
                <w:ilvl w:val="0"/>
                <w:numId w:val="81"/>
              </w:numPr>
              <w:spacing w:line="276" w:lineRule="auto"/>
              <w:rPr>
                <w:ins w:id="1210" w:author="Author" w:date=""/>
                <w:del w:id="1211" w:author="Author" w:date=""/>
                <w:rFonts w:cs="Tahoma" w:asciiTheme="minorHAnsi" w:hAnsiTheme="minorHAnsi"/>
                <w:b/>
              </w:rPr>
            </w:pPr>
            <w:ins w:id="1212" w:author="Author">
              <w:del w:id="1213" w:author="Author">
                <w:r>
                  <w:rPr>
                    <w:rFonts w:cs="Tahoma" w:asciiTheme="minorHAnsi" w:hAnsiTheme="minorHAnsi"/>
                    <w:b/>
                  </w:rPr>
                  <w:delText>Recovery Point and Recovery Time-Objectives for Critical</w:delText>
                </w:r>
              </w:del>
            </w:ins>
          </w:p>
          <w:p w14:paraId="4D76E0CF">
            <w:pPr>
              <w:pStyle w:val="91"/>
              <w:spacing w:line="276" w:lineRule="auto"/>
              <w:rPr>
                <w:ins w:id="1214" w:author="Author" w:date=""/>
                <w:del w:id="1215" w:author="Author" w:date=""/>
                <w:rFonts w:cs="Tahoma" w:asciiTheme="minorHAnsi" w:hAnsiTheme="minorHAnsi"/>
                <w:b/>
              </w:rPr>
            </w:pPr>
            <w:ins w:id="1216" w:author="Author">
              <w:del w:id="1217" w:author="Author">
                <w:r>
                  <w:rPr>
                    <w:rFonts w:cs="Tahoma" w:asciiTheme="minorHAnsi" w:hAnsiTheme="minorHAnsi"/>
                    <w:b/>
                  </w:rPr>
                  <w:delText>Business processes</w:delText>
                </w:r>
              </w:del>
            </w:ins>
          </w:p>
          <w:p w14:paraId="649B3A2A">
            <w:pPr>
              <w:pStyle w:val="91"/>
              <w:spacing w:line="276" w:lineRule="auto"/>
              <w:rPr>
                <w:ins w:id="1218" w:author="Author" w:date=""/>
                <w:del w:id="1219" w:author="Author" w:date=""/>
                <w:rFonts w:cs="Tahoma" w:asciiTheme="minorHAnsi" w:hAnsiTheme="minorHAnsi"/>
                <w:b/>
              </w:rPr>
            </w:pPr>
          </w:p>
          <w:p w14:paraId="32135CB6">
            <w:pPr>
              <w:pStyle w:val="91"/>
              <w:numPr>
                <w:ilvl w:val="0"/>
                <w:numId w:val="81"/>
              </w:numPr>
              <w:spacing w:line="276" w:lineRule="auto"/>
              <w:rPr>
                <w:ins w:id="1220" w:author="Author" w:date=""/>
                <w:del w:id="1221" w:author="Author" w:date=""/>
                <w:rFonts w:cs="Tahoma" w:asciiTheme="minorHAnsi" w:hAnsiTheme="minorHAnsi"/>
                <w:b/>
              </w:rPr>
            </w:pPr>
            <w:ins w:id="1222" w:author="Author">
              <w:del w:id="1223" w:author="Author">
                <w:r>
                  <w:rPr>
                    <w:rFonts w:cs="Tahoma" w:asciiTheme="minorHAnsi" w:hAnsiTheme="minorHAnsi"/>
                    <w:b/>
                  </w:rPr>
                  <w:delText>Business Continuity Improvement Roadmap/Blueprint</w:delText>
                </w:r>
              </w:del>
            </w:ins>
          </w:p>
          <w:p w14:paraId="2BD88AD5">
            <w:pPr>
              <w:pStyle w:val="91"/>
              <w:numPr>
                <w:ilvl w:val="0"/>
                <w:numId w:val="81"/>
              </w:numPr>
              <w:spacing w:line="276" w:lineRule="auto"/>
              <w:rPr>
                <w:ins w:id="1224" w:author="Author" w:date=""/>
                <w:del w:id="1225" w:author="Author" w:date=""/>
                <w:rFonts w:cs="Tahoma" w:asciiTheme="minorHAnsi" w:hAnsiTheme="minorHAnsi"/>
                <w:b/>
              </w:rPr>
            </w:pPr>
            <w:ins w:id="1226" w:author="Author">
              <w:del w:id="1227" w:author="Author">
                <w:r>
                  <w:rPr>
                    <w:rFonts w:cs="Tahoma" w:asciiTheme="minorHAnsi" w:hAnsiTheme="minorHAnsi"/>
                    <w:b/>
                  </w:rPr>
                  <w:delText>Continuity Strategies and Procedures</w:delText>
                </w:r>
              </w:del>
            </w:ins>
          </w:p>
          <w:p w14:paraId="2D52E99E">
            <w:pPr>
              <w:pStyle w:val="91"/>
              <w:numPr>
                <w:ilvl w:val="0"/>
                <w:numId w:val="81"/>
              </w:numPr>
              <w:spacing w:line="276" w:lineRule="auto"/>
              <w:rPr>
                <w:ins w:id="1228" w:author="Author" w:date=""/>
                <w:del w:id="1229" w:author="Author" w:date=""/>
                <w:rFonts w:cs="Tahoma" w:asciiTheme="minorHAnsi" w:hAnsiTheme="minorHAnsi"/>
                <w:b/>
              </w:rPr>
            </w:pPr>
            <w:ins w:id="1230" w:author="Author">
              <w:del w:id="1231" w:author="Author">
                <w:r>
                  <w:rPr>
                    <w:rFonts w:cs="Tahoma" w:asciiTheme="minorHAnsi" w:hAnsiTheme="minorHAnsi"/>
                    <w:b/>
                  </w:rPr>
                  <w:delText>Documentation Development (i.e. Policies, Processes and procedures)</w:delText>
                </w:r>
              </w:del>
            </w:ins>
          </w:p>
          <w:p w14:paraId="60D91CE0">
            <w:pPr>
              <w:pStyle w:val="91"/>
              <w:numPr>
                <w:ilvl w:val="0"/>
                <w:numId w:val="81"/>
              </w:numPr>
              <w:spacing w:line="276" w:lineRule="auto"/>
              <w:rPr>
                <w:ins w:id="1232" w:author="Author" w:date=""/>
                <w:del w:id="1233" w:author="Author" w:date=""/>
                <w:rFonts w:cs="Tahoma" w:asciiTheme="minorHAnsi" w:hAnsiTheme="minorHAnsi"/>
                <w:b/>
              </w:rPr>
            </w:pPr>
            <w:ins w:id="1234" w:author="Author">
              <w:del w:id="1235" w:author="Author">
                <w:r>
                  <w:rPr>
                    <w:rFonts w:cs="Tahoma" w:asciiTheme="minorHAnsi" w:hAnsiTheme="minorHAnsi"/>
                    <w:b/>
                  </w:rPr>
                  <w:delText>Business Continuity, IT Disaster Recovery Plan, Communication Plan</w:delText>
                </w:r>
              </w:del>
            </w:ins>
          </w:p>
          <w:p w14:paraId="0435AC59">
            <w:pPr>
              <w:pStyle w:val="91"/>
              <w:numPr>
                <w:ilvl w:val="0"/>
                <w:numId w:val="81"/>
              </w:numPr>
              <w:spacing w:line="276" w:lineRule="auto"/>
              <w:rPr>
                <w:ins w:id="1236" w:author="Author" w:date=""/>
                <w:del w:id="1237" w:author="Author" w:date=""/>
                <w:rFonts w:cs="Tahoma" w:asciiTheme="minorHAnsi" w:hAnsiTheme="minorHAnsi"/>
                <w:b/>
              </w:rPr>
            </w:pPr>
            <w:ins w:id="1238" w:author="Author">
              <w:del w:id="1239" w:author="Author">
                <w:r>
                  <w:rPr>
                    <w:rFonts w:cs="Tahoma" w:asciiTheme="minorHAnsi" w:hAnsiTheme="minorHAnsi"/>
                    <w:b/>
                  </w:rPr>
                  <w:delText xml:space="preserve">Service specific continuity strategy and Plan Development </w:delText>
                </w:r>
              </w:del>
            </w:ins>
          </w:p>
          <w:p w14:paraId="1A21862F">
            <w:pPr>
              <w:pStyle w:val="91"/>
              <w:numPr>
                <w:ilvl w:val="0"/>
                <w:numId w:val="81"/>
              </w:numPr>
              <w:spacing w:line="276" w:lineRule="auto"/>
              <w:rPr>
                <w:ins w:id="1240" w:author="Author" w:date=""/>
                <w:del w:id="1241" w:author="Author" w:date=""/>
                <w:rFonts w:cs="Tahoma" w:asciiTheme="minorHAnsi" w:hAnsiTheme="minorHAnsi"/>
                <w:b/>
              </w:rPr>
            </w:pPr>
            <w:ins w:id="1242" w:author="Author">
              <w:del w:id="1243" w:author="Author">
                <w:r>
                  <w:rPr>
                    <w:rFonts w:cs="Tahoma" w:asciiTheme="minorHAnsi" w:hAnsiTheme="minorHAnsi"/>
                    <w:b/>
                  </w:rPr>
                  <w:delText>Development of quality manual</w:delText>
                </w:r>
              </w:del>
            </w:ins>
          </w:p>
          <w:p w14:paraId="1325873A">
            <w:pPr>
              <w:pStyle w:val="91"/>
              <w:numPr>
                <w:ilvl w:val="0"/>
                <w:numId w:val="81"/>
              </w:numPr>
              <w:spacing w:line="276" w:lineRule="auto"/>
              <w:rPr>
                <w:ins w:id="1244" w:author="Author" w:date=""/>
                <w:del w:id="1245" w:author="Author" w:date=""/>
                <w:rFonts w:cs="Tahoma" w:asciiTheme="minorHAnsi" w:hAnsiTheme="minorHAnsi"/>
                <w:b/>
              </w:rPr>
            </w:pPr>
            <w:ins w:id="1246" w:author="Author">
              <w:del w:id="1247" w:author="Author">
                <w:r>
                  <w:rPr>
                    <w:rFonts w:cs="Tahoma" w:asciiTheme="minorHAnsi" w:hAnsiTheme="minorHAnsi"/>
                    <w:b/>
                  </w:rPr>
                  <w:delText>Plan Exercising, Testing and Report</w:delText>
                </w:r>
              </w:del>
            </w:ins>
          </w:p>
          <w:p w14:paraId="21C180DB">
            <w:pPr>
              <w:pStyle w:val="91"/>
              <w:numPr>
                <w:ilvl w:val="0"/>
                <w:numId w:val="81"/>
              </w:numPr>
              <w:spacing w:line="276" w:lineRule="auto"/>
              <w:rPr>
                <w:ins w:id="1248" w:author="Author" w:date=""/>
                <w:del w:id="1249" w:author="Author" w:date=""/>
                <w:rFonts w:cs="Tahoma" w:asciiTheme="minorHAnsi" w:hAnsiTheme="minorHAnsi"/>
                <w:b/>
              </w:rPr>
            </w:pPr>
            <w:ins w:id="1250" w:author="Author">
              <w:del w:id="1251" w:author="Author">
                <w:r>
                  <w:rPr>
                    <w:rFonts w:cs="Tahoma" w:asciiTheme="minorHAnsi" w:hAnsiTheme="minorHAnsi"/>
                    <w:b/>
                  </w:rPr>
                  <w:delText>ISO 22301 &amp; 9001 Gap Remediation</w:delText>
                </w:r>
              </w:del>
            </w:ins>
          </w:p>
          <w:p w14:paraId="177921A9">
            <w:pPr>
              <w:pStyle w:val="91"/>
              <w:numPr>
                <w:ilvl w:val="0"/>
                <w:numId w:val="81"/>
              </w:numPr>
              <w:spacing w:line="276" w:lineRule="auto"/>
              <w:rPr>
                <w:ins w:id="1252" w:author="Author" w:date=""/>
                <w:del w:id="1253" w:author="Author" w:date=""/>
                <w:rFonts w:cs="Tahoma" w:asciiTheme="minorHAnsi" w:hAnsiTheme="minorHAnsi"/>
                <w:b/>
              </w:rPr>
            </w:pPr>
            <w:ins w:id="1254" w:author="Author">
              <w:del w:id="1255" w:author="Author">
                <w:r>
                  <w:rPr>
                    <w:rFonts w:cs="Tahoma" w:asciiTheme="minorHAnsi" w:hAnsiTheme="minorHAnsi"/>
                    <w:b/>
                  </w:rPr>
                  <w:delText>Risk Treatment and Monitoring.</w:delText>
                </w:r>
              </w:del>
            </w:ins>
          </w:p>
          <w:p w14:paraId="1D0D0A8B">
            <w:pPr>
              <w:pStyle w:val="91"/>
              <w:numPr>
                <w:ilvl w:val="0"/>
                <w:numId w:val="81"/>
              </w:numPr>
              <w:spacing w:line="276" w:lineRule="auto"/>
              <w:rPr>
                <w:ins w:id="1256" w:author="Author" w:date=""/>
                <w:del w:id="1257" w:author="Author" w:date=""/>
                <w:rFonts w:cs="Tahoma" w:asciiTheme="minorHAnsi" w:hAnsiTheme="minorHAnsi"/>
                <w:b/>
              </w:rPr>
            </w:pPr>
            <w:ins w:id="1258" w:author="Author">
              <w:del w:id="1259" w:author="Author">
                <w:r>
                  <w:rPr>
                    <w:rFonts w:cs="Tahoma" w:asciiTheme="minorHAnsi" w:hAnsiTheme="minorHAnsi"/>
                    <w:b/>
                  </w:rPr>
                  <w:delText>Internal Audit, Corrective and Preventive Action</w:delText>
                </w:r>
              </w:del>
            </w:ins>
          </w:p>
          <w:p w14:paraId="185A282D">
            <w:pPr>
              <w:pStyle w:val="91"/>
              <w:numPr>
                <w:ilvl w:val="0"/>
                <w:numId w:val="81"/>
              </w:numPr>
              <w:spacing w:line="276" w:lineRule="auto"/>
              <w:rPr>
                <w:ins w:id="1260" w:author="Author" w:date=""/>
                <w:del w:id="1261" w:author="Author" w:date=""/>
                <w:rFonts w:cs="Tahoma" w:asciiTheme="minorHAnsi" w:hAnsiTheme="minorHAnsi"/>
                <w:b/>
              </w:rPr>
            </w:pPr>
            <w:ins w:id="1262" w:author="Author">
              <w:del w:id="1263" w:author="Author">
                <w:r>
                  <w:rPr>
                    <w:rFonts w:cs="Tahoma" w:asciiTheme="minorHAnsi" w:hAnsiTheme="minorHAnsi"/>
                    <w:b/>
                  </w:rPr>
                  <w:delText>Mock Assessment/Audit</w:delText>
                </w:r>
              </w:del>
            </w:ins>
          </w:p>
          <w:p w14:paraId="55C40A3B">
            <w:pPr>
              <w:pStyle w:val="91"/>
              <w:numPr>
                <w:ilvl w:val="0"/>
                <w:numId w:val="81"/>
              </w:numPr>
              <w:spacing w:line="276" w:lineRule="auto"/>
              <w:rPr>
                <w:ins w:id="1264" w:author="Author" w:date=""/>
                <w:del w:id="1265" w:author="Author" w:date=""/>
                <w:rFonts w:cs="Tahoma" w:asciiTheme="minorHAnsi" w:hAnsiTheme="minorHAnsi"/>
                <w:b/>
              </w:rPr>
            </w:pPr>
            <w:ins w:id="1266" w:author="Author">
              <w:del w:id="1267" w:author="Author">
                <w:r>
                  <w:rPr>
                    <w:rFonts w:cs="Tahoma" w:asciiTheme="minorHAnsi" w:hAnsiTheme="minorHAnsi"/>
                    <w:b/>
                  </w:rPr>
                  <w:delText>Mock Assessment/Audit Report</w:delText>
                </w:r>
              </w:del>
            </w:ins>
          </w:p>
          <w:p w14:paraId="5CC96900">
            <w:pPr>
              <w:pStyle w:val="91"/>
              <w:numPr>
                <w:ilvl w:val="0"/>
                <w:numId w:val="81"/>
              </w:numPr>
              <w:spacing w:line="276" w:lineRule="auto"/>
              <w:rPr>
                <w:ins w:id="1268" w:author="Author" w:date=""/>
                <w:del w:id="1269" w:author="Author" w:date=""/>
                <w:rFonts w:cs="Tahoma" w:asciiTheme="minorHAnsi" w:hAnsiTheme="minorHAnsi"/>
                <w:b/>
              </w:rPr>
            </w:pPr>
            <w:ins w:id="1270" w:author="Author">
              <w:del w:id="1271" w:author="Author">
                <w:r>
                  <w:rPr>
                    <w:rFonts w:cs="Tahoma" w:asciiTheme="minorHAnsi" w:hAnsiTheme="minorHAnsi"/>
                    <w:b/>
                  </w:rPr>
                  <w:delText>Remediation Monitoring and Tracking</w:delText>
                </w:r>
              </w:del>
            </w:ins>
          </w:p>
          <w:p w14:paraId="35CE1099">
            <w:pPr>
              <w:pStyle w:val="91"/>
              <w:numPr>
                <w:ilvl w:val="0"/>
                <w:numId w:val="81"/>
              </w:numPr>
              <w:spacing w:line="276" w:lineRule="auto"/>
              <w:rPr>
                <w:ins w:id="1272" w:author="Author" w:date=""/>
                <w:del w:id="1273" w:author="Author" w:date=""/>
                <w:rFonts w:cs="Tahoma" w:asciiTheme="minorHAnsi" w:hAnsiTheme="minorHAnsi"/>
                <w:b/>
              </w:rPr>
            </w:pPr>
            <w:ins w:id="1274" w:author="Author">
              <w:del w:id="1275" w:author="Author">
                <w:r>
                  <w:rPr>
                    <w:rFonts w:cs="Tahoma" w:asciiTheme="minorHAnsi" w:hAnsiTheme="minorHAnsi"/>
                    <w:b/>
                  </w:rPr>
                  <w:delText>Management Review Meeting</w:delText>
                </w:r>
              </w:del>
            </w:ins>
          </w:p>
          <w:p w14:paraId="3D5F9121">
            <w:pPr>
              <w:pStyle w:val="91"/>
              <w:numPr>
                <w:ilvl w:val="0"/>
                <w:numId w:val="81"/>
              </w:numPr>
              <w:spacing w:line="276" w:lineRule="auto"/>
              <w:rPr>
                <w:ins w:id="1276" w:author="Author" w:date=""/>
                <w:del w:id="1277" w:author="Author" w:date=""/>
                <w:rFonts w:cs="Tahoma" w:asciiTheme="minorHAnsi" w:hAnsiTheme="minorHAnsi"/>
                <w:b/>
              </w:rPr>
            </w:pPr>
            <w:ins w:id="1278" w:author="Author">
              <w:del w:id="1279" w:author="Author">
                <w:r>
                  <w:rPr>
                    <w:rFonts w:cs="Tahoma" w:asciiTheme="minorHAnsi" w:hAnsiTheme="minorHAnsi"/>
                    <w:b/>
                  </w:rPr>
                  <w:delText>Certification Audit Support &amp; Hand-holding</w:delText>
                </w:r>
              </w:del>
            </w:ins>
          </w:p>
          <w:p w14:paraId="164F66C6">
            <w:pPr>
              <w:pStyle w:val="91"/>
              <w:numPr>
                <w:ilvl w:val="0"/>
                <w:numId w:val="81"/>
              </w:numPr>
              <w:spacing w:line="276" w:lineRule="auto"/>
              <w:rPr>
                <w:ins w:id="1280" w:author="Author" w:date=""/>
                <w:del w:id="1281" w:author="Author" w:date=""/>
                <w:rFonts w:cs="Tahoma" w:asciiTheme="minorHAnsi" w:hAnsiTheme="minorHAnsi"/>
                <w:b/>
              </w:rPr>
            </w:pPr>
            <w:ins w:id="1282" w:author="Author">
              <w:del w:id="1283" w:author="Author">
                <w:r>
                  <w:rPr>
                    <w:rFonts w:cs="Tahoma" w:asciiTheme="minorHAnsi" w:hAnsiTheme="minorHAnsi"/>
                    <w:b/>
                  </w:rPr>
                  <w:delText>Recovery/resumption procedures</w:delText>
                </w:r>
              </w:del>
            </w:ins>
          </w:p>
        </w:tc>
      </w:tr>
      <w:tr w14:paraId="45851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ins w:id="1284" w:author="Author" w:date=""/>
          <w:del w:id="1285" w:author="Author" w:date=""/>
        </w:trPr>
        <w:tc>
          <w:tcPr>
            <w:tcW w:w="2859" w:type="dxa"/>
          </w:tcPr>
          <w:p w14:paraId="00513FAE">
            <w:pPr>
              <w:pStyle w:val="91"/>
              <w:rPr>
                <w:ins w:id="1286" w:author="Author" w:date=""/>
                <w:del w:id="1287" w:author="Author" w:date=""/>
                <w:rFonts w:cs="Tahoma" w:asciiTheme="minorHAnsi" w:hAnsiTheme="minorHAnsi"/>
                <w:b/>
              </w:rPr>
            </w:pPr>
            <w:ins w:id="1288" w:author="Author">
              <w:del w:id="1289" w:author="Author">
                <w:r>
                  <w:rPr>
                    <w:rFonts w:cs="Tahoma" w:asciiTheme="minorHAnsi" w:hAnsiTheme="minorHAnsi"/>
                    <w:b/>
                  </w:rPr>
                  <w:delText>Phase III:</w:delText>
                </w:r>
              </w:del>
            </w:ins>
          </w:p>
          <w:p w14:paraId="4804B6E0">
            <w:pPr>
              <w:pStyle w:val="91"/>
              <w:rPr>
                <w:ins w:id="1290" w:author="Author" w:date=""/>
                <w:del w:id="1291" w:author="Author" w:date=""/>
                <w:rFonts w:cs="Tahoma" w:asciiTheme="minorHAnsi" w:hAnsiTheme="minorHAnsi"/>
                <w:b/>
              </w:rPr>
            </w:pPr>
            <w:ins w:id="1292" w:author="Author">
              <w:del w:id="1293" w:author="Author">
                <w:r>
                  <w:rPr>
                    <w:rFonts w:cs="Tahoma" w:asciiTheme="minorHAnsi" w:hAnsiTheme="minorHAnsi"/>
                    <w:b/>
                  </w:rPr>
                  <w:delText>Certification Audit</w:delText>
                </w:r>
              </w:del>
            </w:ins>
          </w:p>
        </w:tc>
        <w:tc>
          <w:tcPr>
            <w:tcW w:w="6491" w:type="dxa"/>
          </w:tcPr>
          <w:p w14:paraId="77E87FD9">
            <w:pPr>
              <w:pStyle w:val="91"/>
              <w:numPr>
                <w:ilvl w:val="0"/>
                <w:numId w:val="82"/>
              </w:numPr>
              <w:spacing w:line="276" w:lineRule="auto"/>
              <w:rPr>
                <w:ins w:id="1294" w:author="Author" w:date=""/>
                <w:del w:id="1295" w:author="Author" w:date=""/>
                <w:rFonts w:cs="Tahoma" w:asciiTheme="minorHAnsi" w:hAnsiTheme="minorHAnsi"/>
                <w:b/>
              </w:rPr>
            </w:pPr>
            <w:ins w:id="1296" w:author="Author">
              <w:del w:id="1297" w:author="Author">
                <w:r>
                  <w:rPr>
                    <w:rFonts w:cs="Tahoma" w:asciiTheme="minorHAnsi" w:hAnsiTheme="minorHAnsi"/>
                    <w:b/>
                  </w:rPr>
                  <w:delText>Full ISO 22301 and ISO 9001 Certification Audit</w:delText>
                </w:r>
              </w:del>
            </w:ins>
          </w:p>
          <w:p w14:paraId="2D7D9335">
            <w:pPr>
              <w:pStyle w:val="91"/>
              <w:spacing w:line="276" w:lineRule="auto"/>
              <w:rPr>
                <w:ins w:id="1298" w:author="Author" w:date=""/>
                <w:del w:id="1299" w:author="Author" w:date=""/>
                <w:rFonts w:cs="Tahoma" w:asciiTheme="minorHAnsi" w:hAnsiTheme="minorHAnsi"/>
                <w:b/>
              </w:rPr>
            </w:pPr>
            <w:ins w:id="1300" w:author="Author">
              <w:del w:id="1301" w:author="Author">
                <w:r>
                  <w:rPr>
                    <w:rFonts w:cs="Tahoma" w:asciiTheme="minorHAnsi" w:hAnsiTheme="minorHAnsi"/>
                    <w:b/>
                  </w:rPr>
                  <w:delText>( By certification body e.g. BSI or PECB)</w:delText>
                </w:r>
              </w:del>
            </w:ins>
          </w:p>
        </w:tc>
      </w:tr>
      <w:tr w14:paraId="1B536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302" w:author="Author" w:date=""/>
          <w:del w:id="1303" w:author="Author" w:date=""/>
        </w:trPr>
        <w:tc>
          <w:tcPr>
            <w:tcW w:w="2859" w:type="dxa"/>
          </w:tcPr>
          <w:p w14:paraId="1DCF0335">
            <w:pPr>
              <w:pStyle w:val="91"/>
              <w:rPr>
                <w:ins w:id="1304" w:author="Author" w:date=""/>
                <w:del w:id="1305" w:author="Author" w:date=""/>
                <w:rFonts w:cs="Tahoma" w:asciiTheme="minorHAnsi" w:hAnsiTheme="minorHAnsi"/>
                <w:b/>
              </w:rPr>
            </w:pPr>
            <w:ins w:id="1306" w:author="Author">
              <w:del w:id="1307" w:author="Author">
                <w:r>
                  <w:rPr>
                    <w:rFonts w:cs="Tahoma" w:asciiTheme="minorHAnsi" w:hAnsiTheme="minorHAnsi"/>
                    <w:b/>
                  </w:rPr>
                  <w:delText>Phase IV:</w:delText>
                </w:r>
              </w:del>
            </w:ins>
          </w:p>
          <w:p w14:paraId="29BADD4D">
            <w:pPr>
              <w:pStyle w:val="91"/>
              <w:rPr>
                <w:ins w:id="1308" w:author="Author" w:date=""/>
                <w:del w:id="1309" w:author="Author" w:date=""/>
                <w:rFonts w:cs="Tahoma" w:asciiTheme="minorHAnsi" w:hAnsiTheme="minorHAnsi"/>
                <w:b/>
              </w:rPr>
            </w:pPr>
            <w:ins w:id="1310" w:author="Author">
              <w:del w:id="1311" w:author="Author">
                <w:r>
                  <w:rPr>
                    <w:rFonts w:cs="Tahoma" w:asciiTheme="minorHAnsi" w:hAnsiTheme="minorHAnsi"/>
                    <w:b/>
                  </w:rPr>
                  <w:delText>Capacity Building</w:delText>
                </w:r>
              </w:del>
            </w:ins>
          </w:p>
          <w:p w14:paraId="00C88CAC">
            <w:pPr>
              <w:pStyle w:val="91"/>
              <w:spacing w:line="276" w:lineRule="auto"/>
              <w:rPr>
                <w:ins w:id="1312" w:author="Author" w:date=""/>
                <w:del w:id="1313" w:author="Author" w:date=""/>
                <w:rFonts w:cs="Tahoma" w:asciiTheme="minorHAnsi" w:hAnsiTheme="minorHAnsi"/>
                <w:b/>
              </w:rPr>
            </w:pPr>
          </w:p>
        </w:tc>
        <w:tc>
          <w:tcPr>
            <w:tcW w:w="6491" w:type="dxa"/>
          </w:tcPr>
          <w:p w14:paraId="28C950B8">
            <w:pPr>
              <w:pStyle w:val="91"/>
              <w:numPr>
                <w:ilvl w:val="0"/>
                <w:numId w:val="83"/>
              </w:numPr>
              <w:spacing w:line="276" w:lineRule="auto"/>
              <w:rPr>
                <w:ins w:id="1314" w:author="Author" w:date=""/>
                <w:del w:id="1315" w:author="Author" w:date=""/>
                <w:rFonts w:cs="Tahoma" w:asciiTheme="minorHAnsi" w:hAnsiTheme="minorHAnsi"/>
                <w:b/>
              </w:rPr>
            </w:pPr>
            <w:ins w:id="1316" w:author="Author">
              <w:del w:id="1317" w:author="Author">
                <w:r>
                  <w:rPr>
                    <w:rFonts w:cs="Tahoma" w:asciiTheme="minorHAnsi" w:hAnsiTheme="minorHAnsi"/>
                    <w:b/>
                  </w:rPr>
                  <w:delText>Hands-on awareness sessions on BCMS and QMS</w:delText>
                </w:r>
              </w:del>
            </w:ins>
          </w:p>
          <w:p w14:paraId="4E2A5918">
            <w:pPr>
              <w:pStyle w:val="91"/>
              <w:spacing w:line="276" w:lineRule="auto"/>
              <w:rPr>
                <w:ins w:id="1318" w:author="Author" w:date=""/>
                <w:del w:id="1319" w:author="Author" w:date=""/>
                <w:rFonts w:cs="Tahoma" w:asciiTheme="minorHAnsi" w:hAnsiTheme="minorHAnsi"/>
                <w:b/>
              </w:rPr>
            </w:pPr>
          </w:p>
          <w:p w14:paraId="49A8C02D">
            <w:pPr>
              <w:pStyle w:val="91"/>
              <w:numPr>
                <w:ilvl w:val="0"/>
                <w:numId w:val="83"/>
              </w:numPr>
              <w:spacing w:line="276" w:lineRule="auto"/>
              <w:rPr>
                <w:ins w:id="1320" w:author="Author" w:date=""/>
                <w:del w:id="1321" w:author="Author" w:date=""/>
                <w:rFonts w:cs="Tahoma" w:asciiTheme="minorHAnsi" w:hAnsiTheme="minorHAnsi"/>
                <w:b/>
              </w:rPr>
            </w:pPr>
            <w:ins w:id="1322" w:author="Author">
              <w:del w:id="1323" w:author="Author">
                <w:r>
                  <w:rPr>
                    <w:rFonts w:cs="Tahoma" w:asciiTheme="minorHAnsi" w:hAnsiTheme="minorHAnsi"/>
                    <w:b/>
                  </w:rPr>
                  <w:delText xml:space="preserve">ISO 22301  LI Certification Training - (2 delegates) </w:delText>
                </w:r>
              </w:del>
            </w:ins>
          </w:p>
          <w:p w14:paraId="69E16765">
            <w:pPr>
              <w:pStyle w:val="91"/>
              <w:numPr>
                <w:ilvl w:val="0"/>
                <w:numId w:val="83"/>
              </w:numPr>
              <w:spacing w:line="276" w:lineRule="auto"/>
              <w:rPr>
                <w:ins w:id="1324" w:author="Author" w:date=""/>
                <w:del w:id="1325" w:author="Author" w:date=""/>
                <w:rFonts w:cs="Tahoma" w:asciiTheme="minorHAnsi" w:hAnsiTheme="minorHAnsi"/>
                <w:b/>
              </w:rPr>
            </w:pPr>
            <w:ins w:id="1326" w:author="Author">
              <w:del w:id="1327" w:author="Author">
                <w:r>
                  <w:rPr>
                    <w:rFonts w:cs="Tahoma" w:asciiTheme="minorHAnsi" w:hAnsiTheme="minorHAnsi"/>
                    <w:b/>
                  </w:rPr>
                  <w:delText>ISO 22301  LA Certification Training – (2 Delegates)</w:delText>
                </w:r>
              </w:del>
            </w:ins>
          </w:p>
          <w:p w14:paraId="074880DC">
            <w:pPr>
              <w:pStyle w:val="91"/>
              <w:spacing w:line="276" w:lineRule="auto"/>
              <w:rPr>
                <w:ins w:id="1328" w:author="Author" w:date=""/>
                <w:del w:id="1329" w:author="Author" w:date=""/>
                <w:rFonts w:cs="Tahoma" w:asciiTheme="minorHAnsi" w:hAnsiTheme="minorHAnsi"/>
                <w:b/>
              </w:rPr>
            </w:pPr>
          </w:p>
          <w:p w14:paraId="0384325F">
            <w:pPr>
              <w:pStyle w:val="91"/>
              <w:numPr>
                <w:ilvl w:val="0"/>
                <w:numId w:val="83"/>
              </w:numPr>
              <w:spacing w:line="276" w:lineRule="auto"/>
              <w:rPr>
                <w:ins w:id="1330" w:author="Author" w:date=""/>
                <w:del w:id="1331" w:author="Author" w:date=""/>
                <w:rFonts w:cs="Tahoma" w:asciiTheme="minorHAnsi" w:hAnsiTheme="minorHAnsi"/>
                <w:b/>
              </w:rPr>
            </w:pPr>
            <w:ins w:id="1332" w:author="Author">
              <w:del w:id="1333" w:author="Author">
                <w:r>
                  <w:rPr>
                    <w:rFonts w:cs="Tahoma" w:asciiTheme="minorHAnsi" w:hAnsiTheme="minorHAnsi"/>
                    <w:b/>
                  </w:rPr>
                  <w:delText>ISO 9001   LI  Certification Training (2 delegates)</w:delText>
                </w:r>
              </w:del>
            </w:ins>
          </w:p>
          <w:p w14:paraId="018D0DB4">
            <w:pPr>
              <w:pStyle w:val="91"/>
              <w:numPr>
                <w:ilvl w:val="0"/>
                <w:numId w:val="83"/>
              </w:numPr>
              <w:spacing w:line="276" w:lineRule="auto"/>
              <w:rPr>
                <w:ins w:id="1334" w:author="Author" w:date=""/>
                <w:del w:id="1335" w:author="Author" w:date=""/>
                <w:rFonts w:cs="Tahoma" w:asciiTheme="minorHAnsi" w:hAnsiTheme="minorHAnsi"/>
                <w:b/>
              </w:rPr>
            </w:pPr>
            <w:ins w:id="1336" w:author="Author">
              <w:del w:id="1337" w:author="Author">
                <w:r>
                  <w:rPr>
                    <w:rFonts w:cs="Tahoma" w:asciiTheme="minorHAnsi" w:hAnsiTheme="minorHAnsi"/>
                    <w:b/>
                  </w:rPr>
                  <w:delText xml:space="preserve">ISO 9001   LA Certification Training (2 delegates) </w:delText>
                </w:r>
              </w:del>
            </w:ins>
          </w:p>
        </w:tc>
      </w:tr>
    </w:tbl>
    <w:p w14:paraId="4EBA8CAD">
      <w:pPr>
        <w:pStyle w:val="91"/>
        <w:numPr>
          <w:ilvl w:val="0"/>
          <w:numId w:val="84"/>
        </w:numPr>
        <w:spacing w:line="276" w:lineRule="auto"/>
        <w:rPr>
          <w:ins w:id="1338" w:author="Author" w:date=""/>
          <w:del w:id="1339" w:author="Author" w:date=""/>
          <w:rFonts w:cs="Tahoma" w:asciiTheme="minorHAnsi" w:hAnsiTheme="minorHAnsi"/>
          <w:b/>
          <w:color w:val="auto"/>
          <w:sz w:val="22"/>
          <w:szCs w:val="22"/>
          <w:lang w:val="en-GB"/>
        </w:rPr>
      </w:pPr>
      <w:ins w:id="1340" w:author="Author">
        <w:del w:id="1341" w:author="Author">
          <w:r>
            <w:rPr>
              <w:rFonts w:cs="Tahoma" w:asciiTheme="minorHAnsi" w:hAnsiTheme="minorHAnsi"/>
              <w:b/>
              <w:color w:val="auto"/>
              <w:sz w:val="22"/>
              <w:szCs w:val="22"/>
              <w:lang w:val="en-GB"/>
            </w:rPr>
            <w:delText>Scope Description</w:delText>
          </w:r>
        </w:del>
      </w:ins>
    </w:p>
    <w:tbl>
      <w:tblPr>
        <w:tblStyle w:val="12"/>
        <w:tblpPr w:leftFromText="180" w:rightFromText="180" w:vertAnchor="text" w:horzAnchor="margin" w:tblpX="-730" w:tblpY="186"/>
        <w:tblW w:w="104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35"/>
        <w:gridCol w:w="6300"/>
      </w:tblGrid>
      <w:tr w14:paraId="2A2B0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ins w:id="1342" w:author="Author" w:date=""/>
          <w:del w:id="1343" w:author="Author" w:date=""/>
        </w:trPr>
        <w:tc>
          <w:tcPr>
            <w:tcW w:w="4135" w:type="dxa"/>
            <w:shd w:val="clear" w:color="auto" w:fill="D8D8D8" w:themeFill="background1" w:themeFillShade="D9"/>
          </w:tcPr>
          <w:p w14:paraId="65B3A190">
            <w:pPr>
              <w:pStyle w:val="90"/>
              <w:spacing w:line="276" w:lineRule="auto"/>
              <w:rPr>
                <w:ins w:id="1344" w:author="Author" w:date=""/>
                <w:del w:id="1345" w:author="Author" w:date=""/>
                <w:rFonts w:asciiTheme="minorHAnsi" w:hAnsiTheme="minorHAnsi"/>
                <w:b/>
                <w:bCs/>
                <w:sz w:val="22"/>
                <w:szCs w:val="22"/>
              </w:rPr>
            </w:pPr>
            <w:ins w:id="1346" w:author="Author">
              <w:del w:id="1347" w:author="Author">
                <w:r>
                  <w:rPr>
                    <w:rFonts w:asciiTheme="minorHAnsi" w:hAnsiTheme="minorHAnsi"/>
                    <w:b/>
                    <w:bCs/>
                    <w:sz w:val="22"/>
                    <w:szCs w:val="22"/>
                  </w:rPr>
                  <w:delText>Scope</w:delText>
                </w:r>
              </w:del>
            </w:ins>
          </w:p>
        </w:tc>
        <w:tc>
          <w:tcPr>
            <w:tcW w:w="6300" w:type="dxa"/>
            <w:shd w:val="clear" w:color="auto" w:fill="D8D8D8" w:themeFill="background1" w:themeFillShade="D9"/>
          </w:tcPr>
          <w:p w14:paraId="3749ED8D">
            <w:pPr>
              <w:pStyle w:val="90"/>
              <w:spacing w:line="276" w:lineRule="auto"/>
              <w:rPr>
                <w:ins w:id="1348" w:author="Author" w:date=""/>
                <w:del w:id="1349" w:author="Author" w:date=""/>
                <w:rFonts w:asciiTheme="minorHAnsi" w:hAnsiTheme="minorHAnsi"/>
                <w:b/>
                <w:color w:val="auto"/>
                <w:sz w:val="22"/>
                <w:szCs w:val="22"/>
              </w:rPr>
            </w:pPr>
            <w:ins w:id="1350" w:author="Author">
              <w:del w:id="1351" w:author="Author">
                <w:r>
                  <w:rPr>
                    <w:rFonts w:asciiTheme="minorHAnsi" w:hAnsiTheme="minorHAnsi"/>
                    <w:b/>
                    <w:color w:val="auto"/>
                    <w:sz w:val="22"/>
                    <w:szCs w:val="22"/>
                  </w:rPr>
                  <w:delText xml:space="preserve">Description </w:delText>
                </w:r>
              </w:del>
            </w:ins>
          </w:p>
        </w:tc>
      </w:tr>
      <w:tr w14:paraId="1DC5A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ins w:id="1352" w:author="Author" w:date=""/>
          <w:del w:id="1353" w:author="Author" w:date=""/>
        </w:trPr>
        <w:tc>
          <w:tcPr>
            <w:tcW w:w="4135" w:type="dxa"/>
          </w:tcPr>
          <w:p w14:paraId="4F6035FF">
            <w:pPr>
              <w:pStyle w:val="90"/>
              <w:spacing w:line="276" w:lineRule="auto"/>
              <w:rPr>
                <w:ins w:id="1354" w:author="Author" w:date=""/>
                <w:del w:id="1355" w:author="Author" w:date=""/>
                <w:rFonts w:asciiTheme="minorHAnsi" w:hAnsiTheme="minorHAnsi"/>
                <w:sz w:val="22"/>
                <w:szCs w:val="22"/>
              </w:rPr>
            </w:pPr>
            <w:ins w:id="1356" w:author="Author">
              <w:del w:id="1357" w:author="Author">
                <w:r>
                  <w:rPr>
                    <w:rFonts w:asciiTheme="minorHAnsi" w:hAnsiTheme="minorHAnsi"/>
                    <w:sz w:val="22"/>
                    <w:szCs w:val="22"/>
                  </w:rPr>
                  <w:delText>Location of assets (systems) to be scanned</w:delText>
                </w:r>
              </w:del>
            </w:ins>
          </w:p>
          <w:p w14:paraId="390451DA">
            <w:pPr>
              <w:pStyle w:val="90"/>
              <w:spacing w:line="276" w:lineRule="auto"/>
              <w:rPr>
                <w:ins w:id="1358" w:author="Author" w:date=""/>
                <w:del w:id="1359" w:author="Author" w:date=""/>
                <w:rFonts w:asciiTheme="minorHAnsi" w:hAnsiTheme="minorHAnsi"/>
                <w:bCs/>
                <w:sz w:val="22"/>
                <w:szCs w:val="22"/>
              </w:rPr>
            </w:pPr>
          </w:p>
        </w:tc>
        <w:tc>
          <w:tcPr>
            <w:tcW w:w="6300" w:type="dxa"/>
          </w:tcPr>
          <w:p w14:paraId="75C4E658">
            <w:pPr>
              <w:pStyle w:val="85"/>
              <w:numPr>
                <w:ilvl w:val="0"/>
                <w:numId w:val="85"/>
              </w:numPr>
              <w:shd w:val="clear" w:color="auto" w:fill="FFFFFF"/>
              <w:spacing w:after="200" w:line="276" w:lineRule="auto"/>
              <w:jc w:val="both"/>
              <w:rPr>
                <w:ins w:id="1360" w:author="Author" w:date=""/>
                <w:del w:id="1361" w:author="Author" w:date=""/>
                <w:rFonts w:asciiTheme="minorHAnsi" w:hAnsiTheme="minorHAnsi"/>
              </w:rPr>
            </w:pPr>
            <w:ins w:id="1362" w:author="Author">
              <w:del w:id="1363" w:author="Author">
                <w:r>
                  <w:rPr>
                    <w:rFonts w:asciiTheme="minorHAnsi" w:hAnsiTheme="minorHAnsi" w:cstheme="minorHAnsi"/>
                  </w:rPr>
                  <w:delText>National Shared Service Center (NSSC) Plot 1243, Kur Muhammad Street, Off Ahmadu Bello Way, CBD, Abuja</w:delText>
                </w:r>
              </w:del>
            </w:ins>
          </w:p>
        </w:tc>
      </w:tr>
      <w:tr w14:paraId="73A91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ins w:id="1364" w:author="Author" w:date=""/>
          <w:del w:id="1365" w:author="Author" w:date=""/>
        </w:trPr>
        <w:tc>
          <w:tcPr>
            <w:tcW w:w="4135" w:type="dxa"/>
          </w:tcPr>
          <w:p w14:paraId="42F5B426">
            <w:pPr>
              <w:pStyle w:val="90"/>
              <w:spacing w:line="276" w:lineRule="auto"/>
              <w:rPr>
                <w:ins w:id="1366" w:author="Author" w:date=""/>
                <w:del w:id="1367" w:author="Author" w:date=""/>
                <w:rFonts w:asciiTheme="minorHAnsi" w:hAnsiTheme="minorHAnsi"/>
                <w:bCs/>
                <w:sz w:val="22"/>
                <w:szCs w:val="22"/>
              </w:rPr>
            </w:pPr>
            <w:ins w:id="1368" w:author="Author">
              <w:del w:id="1369" w:author="Author">
                <w:r>
                  <w:rPr>
                    <w:rFonts w:asciiTheme="minorHAnsi" w:hAnsiTheme="minorHAnsi"/>
                    <w:bCs/>
                    <w:sz w:val="22"/>
                    <w:szCs w:val="22"/>
                  </w:rPr>
                  <w:delText>Frequency (weekly, monthly, quarterly)</w:delText>
                </w:r>
              </w:del>
            </w:ins>
          </w:p>
        </w:tc>
        <w:tc>
          <w:tcPr>
            <w:tcW w:w="6300" w:type="dxa"/>
          </w:tcPr>
          <w:p w14:paraId="670CDDE2">
            <w:pPr>
              <w:pStyle w:val="90"/>
              <w:numPr>
                <w:ilvl w:val="0"/>
                <w:numId w:val="85"/>
              </w:numPr>
              <w:spacing w:line="276" w:lineRule="auto"/>
              <w:ind w:left="180" w:hanging="180"/>
              <w:rPr>
                <w:ins w:id="1370" w:author="Author" w:date=""/>
                <w:del w:id="1371" w:author="Author" w:date=""/>
                <w:rFonts w:asciiTheme="minorHAnsi" w:hAnsiTheme="minorHAnsi"/>
                <w:sz w:val="22"/>
                <w:szCs w:val="22"/>
              </w:rPr>
            </w:pPr>
            <w:ins w:id="1372" w:author="Author">
              <w:del w:id="1373" w:author="Author">
                <w:r>
                  <w:rPr>
                    <w:rFonts w:asciiTheme="minorHAnsi" w:hAnsiTheme="minorHAnsi"/>
                    <w:sz w:val="22"/>
                    <w:szCs w:val="22"/>
                  </w:rPr>
                  <w:delText>Quarterly</w:delText>
                </w:r>
              </w:del>
            </w:ins>
          </w:p>
        </w:tc>
      </w:tr>
      <w:tr w14:paraId="494F9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7" w:hRule="atLeast"/>
          <w:ins w:id="1374" w:author="Author" w:date=""/>
          <w:del w:id="1375" w:author="Author" w:date=""/>
        </w:trPr>
        <w:tc>
          <w:tcPr>
            <w:tcW w:w="4135" w:type="dxa"/>
          </w:tcPr>
          <w:p w14:paraId="39D47E57">
            <w:pPr>
              <w:pStyle w:val="90"/>
              <w:spacing w:line="276" w:lineRule="auto"/>
              <w:rPr>
                <w:ins w:id="1376" w:author="Author" w:date=""/>
                <w:del w:id="1377" w:author="Author" w:date=""/>
                <w:rFonts w:asciiTheme="minorHAnsi" w:hAnsiTheme="minorHAnsi"/>
                <w:bCs/>
                <w:sz w:val="22"/>
                <w:szCs w:val="22"/>
              </w:rPr>
            </w:pPr>
            <w:ins w:id="1378" w:author="Author">
              <w:del w:id="1379" w:author="Author">
                <w:r>
                  <w:rPr>
                    <w:rFonts w:asciiTheme="minorHAnsi" w:hAnsiTheme="minorHAnsi"/>
                    <w:bCs/>
                    <w:sz w:val="22"/>
                    <w:szCs w:val="22"/>
                  </w:rPr>
                  <w:delText>Number of assets required to be scanned</w:delText>
                </w:r>
              </w:del>
            </w:ins>
          </w:p>
        </w:tc>
        <w:tc>
          <w:tcPr>
            <w:tcW w:w="6300" w:type="dxa"/>
          </w:tcPr>
          <w:p w14:paraId="27FF91C5">
            <w:pPr>
              <w:pStyle w:val="90"/>
              <w:numPr>
                <w:ilvl w:val="0"/>
                <w:numId w:val="85"/>
              </w:numPr>
              <w:spacing w:line="276" w:lineRule="auto"/>
              <w:ind w:left="180" w:hanging="180"/>
              <w:rPr>
                <w:ins w:id="1380" w:author="Author" w:date=""/>
                <w:del w:id="1381" w:author="Author" w:date=""/>
                <w:rFonts w:asciiTheme="minorHAnsi" w:hAnsiTheme="minorHAnsi"/>
                <w:sz w:val="22"/>
                <w:szCs w:val="22"/>
              </w:rPr>
            </w:pPr>
            <w:ins w:id="1382" w:author="Author">
              <w:del w:id="1383" w:author="Author">
                <w:r>
                  <w:rPr>
                    <w:rFonts w:asciiTheme="minorHAnsi" w:hAnsiTheme="minorHAnsi"/>
                    <w:sz w:val="22"/>
                    <w:szCs w:val="22"/>
                  </w:rPr>
                  <w:delText>Internal Network ____50____________</w:delText>
                </w:r>
              </w:del>
            </w:ins>
          </w:p>
          <w:p w14:paraId="1287F4F5">
            <w:pPr>
              <w:pStyle w:val="90"/>
              <w:numPr>
                <w:ilvl w:val="0"/>
                <w:numId w:val="85"/>
              </w:numPr>
              <w:spacing w:line="276" w:lineRule="auto"/>
              <w:ind w:left="180" w:hanging="180"/>
              <w:rPr>
                <w:ins w:id="1384" w:author="Author" w:date=""/>
                <w:del w:id="1385" w:author="Author" w:date=""/>
                <w:rFonts w:asciiTheme="minorHAnsi" w:hAnsiTheme="minorHAnsi"/>
                <w:sz w:val="22"/>
                <w:szCs w:val="22"/>
              </w:rPr>
            </w:pPr>
            <w:ins w:id="1386" w:author="Author">
              <w:del w:id="1387" w:author="Author">
                <w:r>
                  <w:rPr>
                    <w:rFonts w:asciiTheme="minorHAnsi" w:hAnsiTheme="minorHAnsi"/>
                    <w:sz w:val="22"/>
                    <w:szCs w:val="22"/>
                  </w:rPr>
                  <w:delText>External Network _____50____________</w:delText>
                </w:r>
              </w:del>
            </w:ins>
          </w:p>
          <w:p w14:paraId="04CD0BF0">
            <w:pPr>
              <w:pStyle w:val="90"/>
              <w:numPr>
                <w:ilvl w:val="0"/>
                <w:numId w:val="85"/>
              </w:numPr>
              <w:spacing w:line="276" w:lineRule="auto"/>
              <w:ind w:left="180" w:hanging="180"/>
              <w:rPr>
                <w:ins w:id="1388" w:author="Author" w:date=""/>
                <w:del w:id="1389" w:author="Author" w:date=""/>
                <w:rFonts w:asciiTheme="minorHAnsi" w:hAnsiTheme="minorHAnsi"/>
                <w:sz w:val="22"/>
                <w:szCs w:val="22"/>
              </w:rPr>
            </w:pPr>
            <w:ins w:id="1390" w:author="Author">
              <w:del w:id="1391" w:author="Author">
                <w:r>
                  <w:rPr>
                    <w:rFonts w:asciiTheme="minorHAnsi" w:hAnsiTheme="minorHAnsi"/>
                    <w:sz w:val="22"/>
                    <w:szCs w:val="22"/>
                  </w:rPr>
                  <w:delText>PCI External _______50______________</w:delText>
                </w:r>
              </w:del>
            </w:ins>
          </w:p>
        </w:tc>
      </w:tr>
      <w:tr w14:paraId="70C2D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1" w:hRule="atLeast"/>
          <w:ins w:id="1392" w:author="Author" w:date=""/>
          <w:del w:id="1393" w:author="Author" w:date=""/>
        </w:trPr>
        <w:tc>
          <w:tcPr>
            <w:tcW w:w="4135" w:type="dxa"/>
          </w:tcPr>
          <w:p w14:paraId="0DF0AA2B">
            <w:pPr>
              <w:pStyle w:val="90"/>
              <w:spacing w:line="276" w:lineRule="auto"/>
              <w:rPr>
                <w:ins w:id="1394" w:author="Author" w:date=""/>
                <w:del w:id="1395" w:author="Author" w:date=""/>
                <w:rFonts w:asciiTheme="minorHAnsi" w:hAnsiTheme="minorHAnsi"/>
                <w:bCs/>
                <w:sz w:val="22"/>
                <w:szCs w:val="22"/>
              </w:rPr>
            </w:pPr>
            <w:ins w:id="1396" w:author="Author">
              <w:del w:id="1397" w:author="Author">
                <w:r>
                  <w:rPr>
                    <w:rFonts w:asciiTheme="minorHAnsi" w:hAnsiTheme="minorHAnsi"/>
                    <w:bCs/>
                    <w:sz w:val="22"/>
                    <w:szCs w:val="22"/>
                  </w:rPr>
                  <w:delText>Information Security Risk Assessment of the GBB Technology Infrastructure</w:delText>
                </w:r>
              </w:del>
            </w:ins>
          </w:p>
        </w:tc>
        <w:tc>
          <w:tcPr>
            <w:tcW w:w="6300" w:type="dxa"/>
          </w:tcPr>
          <w:p w14:paraId="64BCF51B">
            <w:pPr>
              <w:pStyle w:val="90"/>
              <w:numPr>
                <w:ilvl w:val="0"/>
                <w:numId w:val="85"/>
              </w:numPr>
              <w:spacing w:line="276" w:lineRule="auto"/>
              <w:ind w:left="180" w:hanging="180"/>
              <w:rPr>
                <w:ins w:id="1398" w:author="Author" w:date=""/>
                <w:del w:id="1399" w:author="Author" w:date=""/>
                <w:rFonts w:asciiTheme="minorHAnsi" w:hAnsiTheme="minorHAnsi"/>
                <w:sz w:val="22"/>
                <w:szCs w:val="22"/>
              </w:rPr>
            </w:pPr>
            <w:ins w:id="1400" w:author="Author">
              <w:del w:id="1401" w:author="Author">
                <w:r>
                  <w:rPr>
                    <w:rFonts w:asciiTheme="minorHAnsi" w:hAnsiTheme="minorHAnsi"/>
                    <w:sz w:val="22"/>
                    <w:szCs w:val="22"/>
                  </w:rPr>
                  <w:delText>Conduct Information Security Risk Assessment of the Galaxy Backbone  Technology Infrastructure</w:delText>
                </w:r>
              </w:del>
            </w:ins>
          </w:p>
          <w:p w14:paraId="40140392">
            <w:pPr>
              <w:pStyle w:val="90"/>
              <w:numPr>
                <w:ilvl w:val="0"/>
                <w:numId w:val="85"/>
              </w:numPr>
              <w:spacing w:line="276" w:lineRule="auto"/>
              <w:ind w:left="180" w:hanging="180"/>
              <w:rPr>
                <w:ins w:id="1402" w:author="Author" w:date=""/>
                <w:del w:id="1403" w:author="Author" w:date=""/>
                <w:rFonts w:asciiTheme="minorHAnsi" w:hAnsiTheme="minorHAnsi"/>
                <w:sz w:val="22"/>
                <w:szCs w:val="22"/>
              </w:rPr>
            </w:pPr>
            <w:ins w:id="1404" w:author="Author">
              <w:del w:id="1405" w:author="Author">
                <w:r>
                  <w:rPr>
                    <w:rFonts w:asciiTheme="minorHAnsi" w:hAnsiTheme="minorHAnsi"/>
                    <w:sz w:val="22"/>
                    <w:szCs w:val="22"/>
                  </w:rPr>
                  <w:delText>Understand the security posture of Galaxy Backbone technology infrastructure and services</w:delText>
                </w:r>
              </w:del>
            </w:ins>
          </w:p>
          <w:p w14:paraId="5AD9CE0E">
            <w:pPr>
              <w:pStyle w:val="90"/>
              <w:numPr>
                <w:ilvl w:val="0"/>
                <w:numId w:val="85"/>
              </w:numPr>
              <w:spacing w:line="276" w:lineRule="auto"/>
              <w:ind w:left="180" w:hanging="180"/>
              <w:rPr>
                <w:ins w:id="1406" w:author="Author" w:date=""/>
                <w:del w:id="1407" w:author="Author" w:date=""/>
                <w:rFonts w:asciiTheme="minorHAnsi" w:hAnsiTheme="minorHAnsi"/>
                <w:sz w:val="22"/>
                <w:szCs w:val="22"/>
              </w:rPr>
            </w:pPr>
            <w:ins w:id="1408" w:author="Author">
              <w:del w:id="1409" w:author="Author">
                <w:r>
                  <w:rPr>
                    <w:rFonts w:asciiTheme="minorHAnsi" w:hAnsiTheme="minorHAnsi"/>
                    <w:sz w:val="22"/>
                    <w:szCs w:val="22"/>
                  </w:rPr>
                  <w:delText>Recommendations &amp; roadmaps to close identified risks</w:delText>
                </w:r>
              </w:del>
            </w:ins>
          </w:p>
        </w:tc>
      </w:tr>
      <w:tr w14:paraId="1B815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1" w:hRule="atLeast"/>
          <w:ins w:id="1410" w:author="Author" w:date=""/>
          <w:del w:id="1411" w:author="Author" w:date=""/>
        </w:trPr>
        <w:tc>
          <w:tcPr>
            <w:tcW w:w="4135" w:type="dxa"/>
          </w:tcPr>
          <w:p w14:paraId="7EA55B1B">
            <w:pPr>
              <w:pStyle w:val="90"/>
              <w:spacing w:line="276" w:lineRule="auto"/>
              <w:rPr>
                <w:ins w:id="1412" w:author="Author" w:date=""/>
                <w:del w:id="1413" w:author="Author" w:date=""/>
                <w:rFonts w:asciiTheme="minorHAnsi" w:hAnsiTheme="minorHAnsi"/>
                <w:b/>
                <w:bCs/>
                <w:sz w:val="22"/>
                <w:szCs w:val="22"/>
              </w:rPr>
            </w:pPr>
            <w:ins w:id="1414" w:author="Author">
              <w:del w:id="1415" w:author="Author">
                <w:r>
                  <w:rPr>
                    <w:rFonts w:asciiTheme="minorHAnsi" w:hAnsiTheme="minorHAnsi"/>
                    <w:color w:val="383637"/>
                    <w:sz w:val="22"/>
                    <w:szCs w:val="22"/>
                    <w:shd w:val="clear" w:color="auto" w:fill="FFFFFF"/>
                  </w:rPr>
                  <w:delText>External vulnerability scanning and penetration testing to validate adherence of Galaxy Backbone with the external scanning requirements of PCI DSS.</w:delText>
                </w:r>
              </w:del>
            </w:ins>
          </w:p>
          <w:p w14:paraId="28A522CE">
            <w:pPr>
              <w:pStyle w:val="90"/>
              <w:spacing w:line="276" w:lineRule="auto"/>
              <w:rPr>
                <w:ins w:id="1416" w:author="Author" w:date=""/>
                <w:del w:id="1417" w:author="Author" w:date=""/>
                <w:rFonts w:asciiTheme="minorHAnsi" w:hAnsiTheme="minorHAnsi"/>
                <w:b/>
                <w:bCs/>
                <w:sz w:val="22"/>
                <w:szCs w:val="22"/>
              </w:rPr>
            </w:pPr>
          </w:p>
        </w:tc>
        <w:tc>
          <w:tcPr>
            <w:tcW w:w="6300" w:type="dxa"/>
          </w:tcPr>
          <w:p w14:paraId="62350663">
            <w:pPr>
              <w:pStyle w:val="90"/>
              <w:numPr>
                <w:ilvl w:val="0"/>
                <w:numId w:val="85"/>
              </w:numPr>
              <w:spacing w:line="276" w:lineRule="auto"/>
              <w:ind w:left="171" w:hanging="180"/>
              <w:rPr>
                <w:ins w:id="1418" w:author="Author" w:date=""/>
                <w:del w:id="1419" w:author="Author" w:date=""/>
                <w:rFonts w:asciiTheme="minorHAnsi" w:hAnsiTheme="minorHAnsi"/>
                <w:sz w:val="22"/>
                <w:szCs w:val="22"/>
              </w:rPr>
            </w:pPr>
            <w:ins w:id="1420" w:author="Author">
              <w:del w:id="1421" w:author="Author">
                <w:r>
                  <w:rPr>
                    <w:rFonts w:asciiTheme="minorHAnsi" w:hAnsiTheme="minorHAnsi"/>
                    <w:sz w:val="22"/>
                    <w:szCs w:val="22"/>
                  </w:rPr>
                  <w:delText>The vendor will be responsible for determining the threats, vulnerabilities, exposures and gaps in the Galaxy Backbone technology Infrastructure assessed for vulnerabilities.</w:delText>
                </w:r>
              </w:del>
            </w:ins>
          </w:p>
          <w:p w14:paraId="2742DDBB">
            <w:pPr>
              <w:pStyle w:val="90"/>
              <w:numPr>
                <w:ilvl w:val="0"/>
                <w:numId w:val="85"/>
              </w:numPr>
              <w:spacing w:line="276" w:lineRule="auto"/>
              <w:ind w:left="171" w:hanging="180"/>
              <w:rPr>
                <w:ins w:id="1422" w:author="Author" w:date=""/>
                <w:del w:id="1423" w:author="Author" w:date=""/>
                <w:rFonts w:asciiTheme="minorHAnsi" w:hAnsiTheme="minorHAnsi"/>
                <w:sz w:val="22"/>
                <w:szCs w:val="22"/>
              </w:rPr>
            </w:pPr>
            <w:ins w:id="1424" w:author="Author">
              <w:del w:id="1425" w:author="Author">
                <w:r>
                  <w:rPr>
                    <w:rFonts w:asciiTheme="minorHAnsi" w:hAnsiTheme="minorHAnsi"/>
                    <w:sz w:val="22"/>
                    <w:szCs w:val="22"/>
                  </w:rPr>
                  <w:delText>Ensure compliance with the external scanning requirements of PCI DSS Requirement 11.2.2</w:delText>
                </w:r>
              </w:del>
            </w:ins>
          </w:p>
          <w:p w14:paraId="4B4119A3">
            <w:pPr>
              <w:pStyle w:val="90"/>
              <w:numPr>
                <w:ilvl w:val="0"/>
                <w:numId w:val="85"/>
              </w:numPr>
              <w:spacing w:line="276" w:lineRule="auto"/>
              <w:ind w:left="171" w:hanging="180"/>
              <w:rPr>
                <w:ins w:id="1426" w:author="Author" w:date=""/>
                <w:del w:id="1427" w:author="Author" w:date=""/>
                <w:rFonts w:asciiTheme="minorHAnsi" w:hAnsiTheme="minorHAnsi"/>
                <w:sz w:val="22"/>
                <w:szCs w:val="22"/>
              </w:rPr>
            </w:pPr>
            <w:ins w:id="1428" w:author="Author">
              <w:del w:id="1429" w:author="Author">
                <w:r>
                  <w:rPr>
                    <w:rFonts w:asciiTheme="minorHAnsi" w:hAnsiTheme="minorHAnsi"/>
                    <w:sz w:val="22"/>
                    <w:szCs w:val="22"/>
                  </w:rPr>
                  <w:delText>Validate reports to confirm compliance with Requirement 11.2.2</w:delText>
                </w:r>
              </w:del>
            </w:ins>
          </w:p>
        </w:tc>
      </w:tr>
      <w:tr w14:paraId="4ED22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ins w:id="1430" w:author="Author" w:date=""/>
          <w:del w:id="1431" w:author="Author" w:date=""/>
        </w:trPr>
        <w:tc>
          <w:tcPr>
            <w:tcW w:w="4135" w:type="dxa"/>
          </w:tcPr>
          <w:p w14:paraId="4D42306C">
            <w:pPr>
              <w:pStyle w:val="90"/>
              <w:spacing w:line="276" w:lineRule="auto"/>
              <w:rPr>
                <w:ins w:id="1432" w:author="Author" w:date=""/>
                <w:del w:id="1433" w:author="Author" w:date=""/>
                <w:rFonts w:asciiTheme="minorHAnsi" w:hAnsiTheme="minorHAnsi"/>
                <w:bCs/>
                <w:sz w:val="22"/>
                <w:szCs w:val="22"/>
              </w:rPr>
            </w:pPr>
            <w:ins w:id="1434" w:author="Author">
              <w:del w:id="1435" w:author="Author">
                <w:r>
                  <w:rPr>
                    <w:rFonts w:asciiTheme="minorHAnsi" w:hAnsiTheme="minorHAnsi"/>
                    <w:bCs/>
                    <w:sz w:val="22"/>
                    <w:szCs w:val="22"/>
                  </w:rPr>
                  <w:delText>Knowledge Transfer</w:delText>
                </w:r>
              </w:del>
            </w:ins>
          </w:p>
          <w:p w14:paraId="7F486E81">
            <w:pPr>
              <w:pStyle w:val="90"/>
              <w:spacing w:line="276" w:lineRule="auto"/>
              <w:rPr>
                <w:ins w:id="1436" w:author="Author" w:date=""/>
                <w:del w:id="1437" w:author="Author" w:date=""/>
                <w:rFonts w:asciiTheme="minorHAnsi" w:hAnsiTheme="minorHAnsi"/>
                <w:bCs/>
                <w:sz w:val="22"/>
                <w:szCs w:val="22"/>
              </w:rPr>
            </w:pPr>
          </w:p>
        </w:tc>
        <w:tc>
          <w:tcPr>
            <w:tcW w:w="6300" w:type="dxa"/>
          </w:tcPr>
          <w:p w14:paraId="18C451D0">
            <w:pPr>
              <w:pStyle w:val="90"/>
              <w:numPr>
                <w:ilvl w:val="0"/>
                <w:numId w:val="86"/>
              </w:numPr>
              <w:rPr>
                <w:ins w:id="1438" w:author="Author" w:date=""/>
                <w:del w:id="1439" w:author="Author" w:date=""/>
                <w:rFonts w:asciiTheme="minorHAnsi" w:hAnsiTheme="minorHAnsi"/>
                <w:sz w:val="22"/>
                <w:szCs w:val="22"/>
              </w:rPr>
            </w:pPr>
            <w:ins w:id="1440" w:author="Author">
              <w:del w:id="1441" w:author="Author">
                <w:r>
                  <w:rPr>
                    <w:rFonts w:asciiTheme="minorHAnsi" w:hAnsiTheme="minorHAnsi"/>
                    <w:sz w:val="22"/>
                    <w:szCs w:val="22"/>
                  </w:rPr>
                  <w:delText>Vendor to  transfer knowledge to the internal GBB Security team to know how to carry out VAPT and PCI scan</w:delText>
                </w:r>
              </w:del>
            </w:ins>
          </w:p>
          <w:p w14:paraId="3E835149">
            <w:pPr>
              <w:pStyle w:val="90"/>
              <w:ind w:left="360"/>
              <w:rPr>
                <w:ins w:id="1442" w:author="Author" w:date=""/>
                <w:del w:id="1443" w:author="Author" w:date=""/>
                <w:rFonts w:asciiTheme="minorHAnsi" w:hAnsiTheme="minorHAnsi"/>
                <w:sz w:val="22"/>
                <w:szCs w:val="22"/>
              </w:rPr>
            </w:pPr>
          </w:p>
        </w:tc>
      </w:tr>
      <w:tr w14:paraId="2B0E6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9" w:hRule="atLeast"/>
          <w:ins w:id="1444" w:author="Author" w:date=""/>
          <w:del w:id="1445" w:author="Author" w:date=""/>
        </w:trPr>
        <w:tc>
          <w:tcPr>
            <w:tcW w:w="4135" w:type="dxa"/>
          </w:tcPr>
          <w:p w14:paraId="6EC59712">
            <w:pPr>
              <w:pStyle w:val="90"/>
              <w:spacing w:line="276" w:lineRule="auto"/>
              <w:rPr>
                <w:ins w:id="1446" w:author="Author" w:date=""/>
                <w:del w:id="1447" w:author="Author" w:date=""/>
                <w:rFonts w:asciiTheme="minorHAnsi" w:hAnsiTheme="minorHAnsi"/>
                <w:bCs/>
                <w:sz w:val="22"/>
                <w:szCs w:val="22"/>
              </w:rPr>
            </w:pPr>
            <w:ins w:id="1448" w:author="Author">
              <w:del w:id="1449" w:author="Author">
                <w:r>
                  <w:rPr>
                    <w:rFonts w:asciiTheme="minorHAnsi" w:hAnsiTheme="minorHAnsi"/>
                    <w:color w:val="383637"/>
                    <w:sz w:val="22"/>
                    <w:szCs w:val="22"/>
                    <w:shd w:val="clear" w:color="auto" w:fill="FFFFFF"/>
                  </w:rPr>
                  <w:delText>ASV scan solution</w:delText>
                </w:r>
              </w:del>
            </w:ins>
          </w:p>
          <w:p w14:paraId="2D4175FE">
            <w:pPr>
              <w:pStyle w:val="90"/>
              <w:spacing w:line="276" w:lineRule="auto"/>
              <w:rPr>
                <w:ins w:id="1450" w:author="Author" w:date=""/>
                <w:del w:id="1451" w:author="Author" w:date=""/>
                <w:rFonts w:asciiTheme="minorHAnsi" w:hAnsiTheme="minorHAnsi"/>
                <w:bCs/>
                <w:sz w:val="22"/>
                <w:szCs w:val="22"/>
              </w:rPr>
            </w:pPr>
          </w:p>
          <w:p w14:paraId="43584CD7">
            <w:pPr>
              <w:pStyle w:val="90"/>
              <w:spacing w:line="276" w:lineRule="auto"/>
              <w:rPr>
                <w:ins w:id="1452" w:author="Author" w:date=""/>
                <w:del w:id="1453" w:author="Author" w:date=""/>
                <w:rFonts w:asciiTheme="minorHAnsi" w:hAnsiTheme="minorHAnsi"/>
                <w:bCs/>
                <w:sz w:val="22"/>
                <w:szCs w:val="22"/>
              </w:rPr>
            </w:pPr>
          </w:p>
        </w:tc>
        <w:tc>
          <w:tcPr>
            <w:tcW w:w="6300" w:type="dxa"/>
          </w:tcPr>
          <w:p w14:paraId="2D88BD75">
            <w:pPr>
              <w:pStyle w:val="90"/>
              <w:numPr>
                <w:ilvl w:val="0"/>
                <w:numId w:val="87"/>
              </w:numPr>
              <w:rPr>
                <w:ins w:id="1454" w:author="Author" w:date=""/>
                <w:del w:id="1455" w:author="Author" w:date=""/>
                <w:rFonts w:asciiTheme="minorHAnsi" w:hAnsiTheme="minorHAnsi"/>
                <w:sz w:val="22"/>
                <w:szCs w:val="22"/>
              </w:rPr>
            </w:pPr>
            <w:ins w:id="1456" w:author="Author">
              <w:del w:id="1457" w:author="Author">
                <w:r>
                  <w:rPr>
                    <w:rFonts w:asciiTheme="minorHAnsi" w:hAnsiTheme="minorHAnsi"/>
                    <w:sz w:val="22"/>
                    <w:szCs w:val="22"/>
                  </w:rPr>
                  <w:delText>Vendor to provide needed tools (ASV scan solution) to carry out the scan.</w:delText>
                </w:r>
              </w:del>
            </w:ins>
          </w:p>
          <w:p w14:paraId="71D8F3D0">
            <w:pPr>
              <w:pStyle w:val="90"/>
              <w:numPr>
                <w:ilvl w:val="0"/>
                <w:numId w:val="87"/>
              </w:numPr>
              <w:rPr>
                <w:ins w:id="1458" w:author="Author" w:date=""/>
                <w:del w:id="1459" w:author="Author" w:date=""/>
                <w:rFonts w:asciiTheme="minorHAnsi" w:hAnsiTheme="minorHAnsi"/>
                <w:sz w:val="22"/>
                <w:szCs w:val="22"/>
              </w:rPr>
            </w:pPr>
            <w:ins w:id="1460" w:author="Author">
              <w:del w:id="1461" w:author="Author">
                <w:r>
                  <w:rPr>
                    <w:rFonts w:asciiTheme="minorHAnsi" w:hAnsiTheme="minorHAnsi"/>
                    <w:sz w:val="22"/>
                    <w:szCs w:val="22"/>
                  </w:rPr>
                  <w:delText xml:space="preserve">Galaxy Backbone may be able to provide a virtual infrastructure to host the vendor’s scanners </w:delText>
                </w:r>
              </w:del>
            </w:ins>
          </w:p>
        </w:tc>
      </w:tr>
    </w:tbl>
    <w:p w14:paraId="761B2995">
      <w:pPr>
        <w:spacing w:line="273" w:lineRule="auto"/>
        <w:jc w:val="both"/>
        <w:rPr>
          <w:ins w:id="1462" w:author="Author" w:date=""/>
          <w:rFonts w:ascii="Times New Roman" w:hAnsi="Times New Roman" w:cs="Times New Roman"/>
          <w:lang w:val="en-GB"/>
        </w:rPr>
      </w:pPr>
    </w:p>
    <w:p w14:paraId="76FC71C7">
      <w:pPr>
        <w:spacing w:line="273" w:lineRule="auto"/>
        <w:jc w:val="both"/>
        <w:rPr>
          <w:ins w:id="1463" w:author="Author" w:date=""/>
          <w:rFonts w:ascii="Times New Roman" w:hAnsi="Times New Roman" w:cs="Times New Roman"/>
          <w:lang w:val="en-GB"/>
        </w:rPr>
      </w:pPr>
    </w:p>
    <w:p w14:paraId="4DA5C605">
      <w:pPr>
        <w:spacing w:line="273" w:lineRule="auto"/>
        <w:jc w:val="both"/>
        <w:rPr>
          <w:ins w:id="1464" w:author="Author" w:date=""/>
          <w:rFonts w:ascii="Times New Roman" w:hAnsi="Times New Roman" w:cs="Times New Roman"/>
          <w:lang w:val="en-GB"/>
        </w:rPr>
      </w:pPr>
    </w:p>
    <w:p w14:paraId="6BAA88DA">
      <w:pPr>
        <w:spacing w:line="273" w:lineRule="auto"/>
        <w:jc w:val="both"/>
        <w:rPr>
          <w:ins w:id="1465" w:author="Author" w:date=""/>
          <w:rFonts w:ascii="Times New Roman" w:hAnsi="Times New Roman" w:cs="Times New Roman"/>
          <w:lang w:val="en-GB"/>
        </w:rPr>
      </w:pPr>
    </w:p>
    <w:p w14:paraId="085107A3">
      <w:pPr>
        <w:spacing w:line="273" w:lineRule="auto"/>
        <w:jc w:val="both"/>
        <w:rPr>
          <w:ins w:id="1466" w:author="Author" w:date=""/>
          <w:rFonts w:ascii="Times New Roman" w:hAnsi="Times New Roman" w:cs="Times New Roman"/>
          <w:lang w:val="en-GB"/>
        </w:rPr>
      </w:pPr>
    </w:p>
    <w:p w14:paraId="0EBFE4DF">
      <w:pPr>
        <w:spacing w:line="273" w:lineRule="auto"/>
        <w:jc w:val="both"/>
        <w:rPr>
          <w:del w:id="1467" w:author="Author" w:date=""/>
          <w:rFonts w:ascii="Times New Roman" w:hAnsi="Times New Roman" w:cs="Times New Roman"/>
          <w:lang w:val="en-GB"/>
        </w:rPr>
      </w:pPr>
    </w:p>
    <w:p w14:paraId="3BAB4FBB">
      <w:pPr>
        <w:pStyle w:val="2"/>
        <w:rPr>
          <w:rFonts w:ascii="Times New Roman" w:hAnsi="Times New Roman" w:cs="Times New Roman"/>
        </w:rPr>
      </w:pPr>
      <w:del w:id="1468" w:author="Author">
        <w:r>
          <w:rPr>
            <w:rFonts w:ascii="Times New Roman" w:hAnsi="Times New Roman" w:cs="Times New Roman"/>
            <w:b w:val="0"/>
            <w:bCs w:val="0"/>
            <w:sz w:val="22"/>
            <w:szCs w:val="22"/>
            <w:lang w:val="en-GB"/>
          </w:rPr>
          <w:delText xml:space="preserve"> </w:delText>
        </w:r>
      </w:del>
      <w:del w:id="1469" w:author="Author">
        <w:r>
          <w:rPr>
            <w:rFonts w:ascii="Times New Roman" w:hAnsi="Times New Roman" w:cs="Times New Roman"/>
            <w:b w:val="0"/>
            <w:bCs w:val="0"/>
            <w:sz w:val="22"/>
            <w:szCs w:val="22"/>
            <w:lang w:val="en-GB"/>
          </w:rPr>
          <w:br w:type="page"/>
        </w:r>
      </w:del>
      <w:bookmarkStart w:id="632" w:name="_Toc506545788"/>
      <w:bookmarkStart w:id="633" w:name="_Toc79817620"/>
      <w:bookmarkStart w:id="634" w:name="_Toc79817716"/>
      <w:r>
        <w:rPr>
          <w:rFonts w:ascii="Times New Roman" w:hAnsi="Times New Roman" w:cs="Times New Roman"/>
          <w:sz w:val="32"/>
          <w:szCs w:val="32"/>
        </w:rPr>
        <w:t>Section 4.</w:t>
      </w:r>
      <w:r>
        <w:rPr>
          <w:rFonts w:ascii="Times New Roman" w:hAnsi="Times New Roman" w:cs="Times New Roman"/>
          <w:sz w:val="32"/>
          <w:szCs w:val="32"/>
        </w:rPr>
        <w:tab/>
      </w:r>
      <w:bookmarkStart w:id="635" w:name="_Toc140186401"/>
      <w:r>
        <w:rPr>
          <w:rFonts w:ascii="Times New Roman" w:hAnsi="Times New Roman" w:cs="Times New Roman"/>
        </w:rPr>
        <w:t>Proposal &amp; Contract Forms</w:t>
      </w:r>
      <w:bookmarkEnd w:id="632"/>
      <w:bookmarkEnd w:id="635"/>
    </w:p>
    <w:p w14:paraId="361E8463">
      <w:pPr>
        <w:jc w:val="center"/>
        <w:rPr>
          <w:rFonts w:ascii="Times New Roman" w:hAnsi="Times New Roman" w:cs="Times New Roman"/>
          <w:sz w:val="32"/>
        </w:rPr>
      </w:pPr>
    </w:p>
    <w:p w14:paraId="4BC9A06F">
      <w:pPr>
        <w:pStyle w:val="4"/>
        <w:jc w:val="center"/>
        <w:rPr>
          <w:rFonts w:ascii="Times New Roman" w:hAnsi="Times New Roman" w:cs="Times New Roman"/>
          <w:b w:val="0"/>
          <w:bCs w:val="0"/>
        </w:rPr>
      </w:pPr>
      <w:bookmarkStart w:id="636" w:name="_Toc506545789"/>
      <w:bookmarkStart w:id="637" w:name="_Toc48551137"/>
      <w:bookmarkStart w:id="638" w:name="_Toc140186402"/>
      <w:r>
        <w:rPr>
          <w:rFonts w:ascii="Times New Roman" w:hAnsi="Times New Roman" w:cs="Times New Roman"/>
          <w:b w:val="0"/>
          <w:bCs w:val="0"/>
        </w:rPr>
        <w:t>4A.</w:t>
      </w:r>
      <w:r>
        <w:rPr>
          <w:rFonts w:ascii="Times New Roman" w:hAnsi="Times New Roman" w:cs="Times New Roman"/>
          <w:b w:val="0"/>
          <w:bCs w:val="0"/>
        </w:rPr>
        <w:tab/>
      </w:r>
      <w:r>
        <w:rPr>
          <w:rFonts w:ascii="Times New Roman" w:hAnsi="Times New Roman" w:cs="Times New Roman"/>
          <w:b w:val="0"/>
          <w:bCs w:val="0"/>
        </w:rPr>
        <w:t>Technical Proposal - Standard Forms</w:t>
      </w:r>
      <w:bookmarkEnd w:id="636"/>
      <w:bookmarkEnd w:id="637"/>
      <w:bookmarkEnd w:id="638"/>
    </w:p>
    <w:p w14:paraId="111C8D55">
      <w:pPr>
        <w:ind w:left="540" w:hanging="540"/>
        <w:rPr>
          <w:rFonts w:ascii="Times New Roman" w:hAnsi="Times New Roman" w:cs="Times New Roman"/>
          <w:lang w:val="en-GB"/>
        </w:rPr>
      </w:pPr>
    </w:p>
    <w:p w14:paraId="0F66A28A">
      <w:pPr>
        <w:ind w:left="540" w:hanging="540"/>
        <w:rPr>
          <w:rFonts w:ascii="Times New Roman" w:hAnsi="Times New Roman" w:cs="Times New Roman"/>
          <w:lang w:val="en-GB"/>
        </w:rPr>
      </w:pPr>
    </w:p>
    <w:p w14:paraId="6F76457F">
      <w:pPr>
        <w:ind w:left="720" w:hanging="720"/>
        <w:rPr>
          <w:rFonts w:ascii="Times New Roman" w:hAnsi="Times New Roman" w:cs="Times New Roman"/>
          <w:lang w:val="en-GB"/>
        </w:rPr>
      </w:pPr>
      <w:r>
        <w:rPr>
          <w:rFonts w:ascii="Times New Roman" w:hAnsi="Times New Roman" w:cs="Times New Roman"/>
          <w:lang w:val="en-GB"/>
        </w:rPr>
        <w:t>4A1</w:t>
      </w:r>
      <w:r>
        <w:rPr>
          <w:rFonts w:ascii="Times New Roman" w:hAnsi="Times New Roman" w:cs="Times New Roman"/>
          <w:lang w:val="en-GB"/>
        </w:rPr>
        <w:tab/>
      </w:r>
      <w:r>
        <w:rPr>
          <w:rFonts w:ascii="Times New Roman" w:hAnsi="Times New Roman" w:cs="Times New Roman"/>
          <w:lang w:val="en-GB"/>
        </w:rPr>
        <w:t>Technical Proposal Submission Form</w:t>
      </w:r>
    </w:p>
    <w:p w14:paraId="27551046">
      <w:pPr>
        <w:ind w:left="720" w:hanging="720"/>
        <w:rPr>
          <w:rFonts w:ascii="Times New Roman" w:hAnsi="Times New Roman" w:cs="Times New Roman"/>
          <w:lang w:val="en-GB"/>
        </w:rPr>
      </w:pPr>
    </w:p>
    <w:p w14:paraId="055E2014">
      <w:pPr>
        <w:ind w:left="720" w:hanging="720"/>
        <w:rPr>
          <w:rFonts w:ascii="Times New Roman" w:hAnsi="Times New Roman" w:cs="Times New Roman"/>
          <w:lang w:val="en-GB"/>
        </w:rPr>
      </w:pPr>
      <w:r>
        <w:rPr>
          <w:rFonts w:ascii="Times New Roman" w:hAnsi="Times New Roman" w:cs="Times New Roman"/>
          <w:lang w:val="en-GB"/>
        </w:rPr>
        <w:t>4A2</w:t>
      </w:r>
      <w:r>
        <w:rPr>
          <w:rFonts w:ascii="Times New Roman" w:hAnsi="Times New Roman" w:cs="Times New Roman"/>
          <w:lang w:val="en-GB"/>
        </w:rPr>
        <w:tab/>
      </w:r>
      <w:r>
        <w:rPr>
          <w:rFonts w:ascii="Times New Roman" w:hAnsi="Times New Roman" w:cs="Times New Roman"/>
          <w:lang w:val="en-GB"/>
        </w:rPr>
        <w:t>Consultant’s Organization and Experience</w:t>
      </w:r>
    </w:p>
    <w:p w14:paraId="07016028">
      <w:pPr>
        <w:numPr>
          <w:ilvl w:val="0"/>
          <w:numId w:val="88"/>
        </w:numPr>
        <w:tabs>
          <w:tab w:val="clear" w:pos="900"/>
        </w:tabs>
        <w:ind w:left="720" w:firstLine="0"/>
        <w:rPr>
          <w:rFonts w:ascii="Times New Roman" w:hAnsi="Times New Roman" w:cs="Times New Roman"/>
          <w:lang w:val="en-GB"/>
        </w:rPr>
      </w:pPr>
      <w:r>
        <w:rPr>
          <w:rFonts w:ascii="Times New Roman" w:hAnsi="Times New Roman" w:cs="Times New Roman"/>
          <w:lang w:val="en-GB"/>
        </w:rPr>
        <w:t>Consultant’s Organization</w:t>
      </w:r>
    </w:p>
    <w:p w14:paraId="5AD29D8B">
      <w:pPr>
        <w:numPr>
          <w:ilvl w:val="0"/>
          <w:numId w:val="88"/>
        </w:numPr>
        <w:tabs>
          <w:tab w:val="clear" w:pos="900"/>
        </w:tabs>
        <w:ind w:left="720" w:firstLine="0"/>
        <w:rPr>
          <w:rFonts w:ascii="Times New Roman" w:hAnsi="Times New Roman" w:cs="Times New Roman"/>
          <w:lang w:val="en-GB"/>
        </w:rPr>
      </w:pPr>
      <w:r>
        <w:rPr>
          <w:rFonts w:ascii="Times New Roman" w:hAnsi="Times New Roman" w:cs="Times New Roman"/>
          <w:lang w:val="en-GB"/>
        </w:rPr>
        <w:t>Consultant’s Experience</w:t>
      </w:r>
    </w:p>
    <w:p w14:paraId="5CF2D47B">
      <w:pPr>
        <w:ind w:left="720" w:hanging="720"/>
        <w:rPr>
          <w:rFonts w:ascii="Times New Roman" w:hAnsi="Times New Roman" w:cs="Times New Roman"/>
          <w:lang w:val="en-GB"/>
        </w:rPr>
      </w:pPr>
    </w:p>
    <w:p w14:paraId="6ACE5D9B">
      <w:pPr>
        <w:ind w:left="720" w:hanging="720"/>
        <w:rPr>
          <w:rFonts w:ascii="Times New Roman" w:hAnsi="Times New Roman" w:cs="Times New Roman"/>
          <w:lang w:val="en-GB"/>
        </w:rPr>
      </w:pPr>
      <w:r>
        <w:rPr>
          <w:rFonts w:ascii="Times New Roman" w:hAnsi="Times New Roman" w:cs="Times New Roman"/>
          <w:lang w:val="en-GB"/>
        </w:rPr>
        <w:t>4A3</w:t>
      </w:r>
      <w:r>
        <w:rPr>
          <w:rFonts w:ascii="Times New Roman" w:hAnsi="Times New Roman" w:cs="Times New Roman"/>
          <w:lang w:val="en-GB"/>
        </w:rPr>
        <w:tab/>
      </w:r>
      <w:r>
        <w:rPr>
          <w:rFonts w:ascii="Times New Roman" w:hAnsi="Times New Roman" w:cs="Times New Roman"/>
          <w:lang w:val="en-GB"/>
        </w:rPr>
        <w:t>Comments or Suggestions on the Terms of Reference and on Counterpart Staff and Facilities to be provided by the Client</w:t>
      </w:r>
    </w:p>
    <w:p w14:paraId="09E9E4DE">
      <w:pPr>
        <w:numPr>
          <w:ilvl w:val="0"/>
          <w:numId w:val="89"/>
        </w:numPr>
        <w:tabs>
          <w:tab w:val="clear" w:pos="900"/>
        </w:tabs>
        <w:ind w:left="720" w:firstLine="0"/>
        <w:rPr>
          <w:rFonts w:ascii="Times New Roman" w:hAnsi="Times New Roman" w:cs="Times New Roman"/>
          <w:lang w:val="en-GB"/>
        </w:rPr>
      </w:pPr>
      <w:r>
        <w:rPr>
          <w:rFonts w:ascii="Times New Roman" w:hAnsi="Times New Roman" w:cs="Times New Roman"/>
          <w:lang w:val="en-GB"/>
        </w:rPr>
        <w:t>On the Terms of Reference</w:t>
      </w:r>
    </w:p>
    <w:p w14:paraId="6CFDDF4E">
      <w:pPr>
        <w:numPr>
          <w:ilvl w:val="0"/>
          <w:numId w:val="89"/>
        </w:numPr>
        <w:tabs>
          <w:tab w:val="clear" w:pos="900"/>
        </w:tabs>
        <w:ind w:left="720" w:firstLine="0"/>
        <w:rPr>
          <w:rFonts w:ascii="Times New Roman" w:hAnsi="Times New Roman" w:cs="Times New Roman"/>
          <w:lang w:val="en-GB"/>
        </w:rPr>
      </w:pPr>
      <w:r>
        <w:rPr>
          <w:rFonts w:ascii="Times New Roman" w:hAnsi="Times New Roman" w:cs="Times New Roman"/>
          <w:lang w:val="en-GB"/>
        </w:rPr>
        <w:t>On the Counterpart Staff and Facilities</w:t>
      </w:r>
    </w:p>
    <w:p w14:paraId="626C9830">
      <w:pPr>
        <w:ind w:left="720" w:hanging="720"/>
        <w:rPr>
          <w:rFonts w:ascii="Times New Roman" w:hAnsi="Times New Roman" w:cs="Times New Roman"/>
          <w:lang w:val="en-GB"/>
        </w:rPr>
      </w:pPr>
    </w:p>
    <w:p w14:paraId="7B175628">
      <w:pPr>
        <w:ind w:left="720" w:hanging="720"/>
        <w:rPr>
          <w:rFonts w:ascii="Times New Roman" w:hAnsi="Times New Roman" w:cs="Times New Roman"/>
          <w:lang w:val="en-GB"/>
        </w:rPr>
      </w:pPr>
      <w:r>
        <w:rPr>
          <w:rFonts w:ascii="Times New Roman" w:hAnsi="Times New Roman" w:cs="Times New Roman"/>
          <w:lang w:val="en-GB"/>
        </w:rPr>
        <w:t>4A4</w:t>
      </w:r>
      <w:r>
        <w:rPr>
          <w:rFonts w:ascii="Times New Roman" w:hAnsi="Times New Roman" w:cs="Times New Roman"/>
          <w:lang w:val="en-GB"/>
        </w:rPr>
        <w:tab/>
      </w:r>
      <w:r>
        <w:rPr>
          <w:rFonts w:ascii="Times New Roman" w:hAnsi="Times New Roman" w:cs="Times New Roman"/>
          <w:lang w:val="en-GB"/>
        </w:rPr>
        <w:t>Descriptions of the Approach, Methodology, and Work Plan for Performing the Assignment</w:t>
      </w:r>
    </w:p>
    <w:p w14:paraId="49512BE0">
      <w:pPr>
        <w:ind w:left="720" w:hanging="720"/>
        <w:rPr>
          <w:rFonts w:ascii="Times New Roman" w:hAnsi="Times New Roman" w:cs="Times New Roman"/>
          <w:lang w:val="en-GB"/>
        </w:rPr>
      </w:pPr>
    </w:p>
    <w:p w14:paraId="4A0D0737">
      <w:pPr>
        <w:ind w:left="720" w:hanging="720"/>
        <w:rPr>
          <w:rFonts w:ascii="Times New Roman" w:hAnsi="Times New Roman" w:cs="Times New Roman"/>
          <w:lang w:val="en-GB"/>
        </w:rPr>
      </w:pPr>
      <w:r>
        <w:rPr>
          <w:rFonts w:ascii="Times New Roman" w:hAnsi="Times New Roman" w:cs="Times New Roman"/>
          <w:lang w:val="en-GB"/>
        </w:rPr>
        <w:t>4A5</w:t>
      </w:r>
      <w:r>
        <w:rPr>
          <w:rFonts w:ascii="Times New Roman" w:hAnsi="Times New Roman" w:cs="Times New Roman"/>
          <w:lang w:val="en-GB"/>
        </w:rPr>
        <w:tab/>
      </w:r>
      <w:r>
        <w:rPr>
          <w:rFonts w:ascii="Times New Roman" w:hAnsi="Times New Roman" w:cs="Times New Roman"/>
          <w:lang w:val="en-GB"/>
        </w:rPr>
        <w:t xml:space="preserve">Work Schedule </w:t>
      </w:r>
    </w:p>
    <w:p w14:paraId="70DAB6D3">
      <w:pPr>
        <w:ind w:left="720" w:hanging="720"/>
        <w:rPr>
          <w:rFonts w:ascii="Times New Roman" w:hAnsi="Times New Roman" w:cs="Times New Roman"/>
          <w:lang w:val="en-GB"/>
        </w:rPr>
      </w:pPr>
    </w:p>
    <w:p w14:paraId="11A4A16F">
      <w:pPr>
        <w:ind w:left="720" w:hanging="720"/>
        <w:rPr>
          <w:rFonts w:ascii="Times New Roman" w:hAnsi="Times New Roman" w:cs="Times New Roman"/>
          <w:lang w:val="en-GB"/>
        </w:rPr>
      </w:pPr>
      <w:r>
        <w:rPr>
          <w:rFonts w:ascii="Times New Roman" w:hAnsi="Times New Roman" w:cs="Times New Roman"/>
          <w:lang w:val="en-GB"/>
        </w:rPr>
        <w:t>4A6</w:t>
      </w:r>
      <w:r>
        <w:rPr>
          <w:rFonts w:ascii="Times New Roman" w:hAnsi="Times New Roman" w:cs="Times New Roman"/>
          <w:lang w:val="en-GB"/>
        </w:rPr>
        <w:tab/>
      </w:r>
      <w:r>
        <w:rPr>
          <w:rFonts w:ascii="Times New Roman" w:hAnsi="Times New Roman" w:cs="Times New Roman"/>
          <w:lang w:val="en-GB"/>
        </w:rPr>
        <w:t>Team Composition and Task Assignments</w:t>
      </w:r>
    </w:p>
    <w:p w14:paraId="73D1DEA3">
      <w:pPr>
        <w:ind w:left="720" w:hanging="720"/>
        <w:rPr>
          <w:rFonts w:ascii="Times New Roman" w:hAnsi="Times New Roman" w:cs="Times New Roman"/>
          <w:lang w:val="en-GB"/>
        </w:rPr>
      </w:pPr>
    </w:p>
    <w:p w14:paraId="5556FFB6">
      <w:pPr>
        <w:ind w:left="720" w:hanging="720"/>
        <w:rPr>
          <w:rFonts w:ascii="Times New Roman" w:hAnsi="Times New Roman" w:cs="Times New Roman"/>
          <w:lang w:val="en-GB"/>
        </w:rPr>
      </w:pPr>
      <w:r>
        <w:rPr>
          <w:rFonts w:ascii="Times New Roman" w:hAnsi="Times New Roman" w:cs="Times New Roman"/>
          <w:lang w:val="en-GB"/>
        </w:rPr>
        <w:t>4A7</w:t>
      </w:r>
      <w:r>
        <w:rPr>
          <w:rFonts w:ascii="Times New Roman" w:hAnsi="Times New Roman" w:cs="Times New Roman"/>
          <w:lang w:val="en-GB"/>
        </w:rPr>
        <w:tab/>
      </w:r>
      <w:r>
        <w:rPr>
          <w:rFonts w:ascii="Times New Roman" w:hAnsi="Times New Roman" w:cs="Times New Roman"/>
          <w:lang w:val="en-GB"/>
        </w:rPr>
        <w:t xml:space="preserve">Staffing Schedule </w:t>
      </w:r>
    </w:p>
    <w:p w14:paraId="059CC38F">
      <w:pPr>
        <w:ind w:left="720" w:hanging="720"/>
        <w:jc w:val="center"/>
        <w:rPr>
          <w:rFonts w:ascii="Times New Roman" w:hAnsi="Times New Roman" w:cs="Times New Roman"/>
          <w:lang w:val="en-GB"/>
        </w:rPr>
      </w:pPr>
    </w:p>
    <w:p w14:paraId="6A0701A4">
      <w:pPr>
        <w:ind w:left="720" w:hanging="720"/>
        <w:rPr>
          <w:rFonts w:ascii="Times New Roman" w:hAnsi="Times New Roman" w:cs="Times New Roman"/>
          <w:b/>
          <w:lang w:val="en-GB"/>
        </w:rPr>
      </w:pPr>
      <w:r>
        <w:rPr>
          <w:rFonts w:ascii="Times New Roman" w:hAnsi="Times New Roman" w:cs="Times New Roman"/>
          <w:lang w:val="en-GB"/>
        </w:rPr>
        <w:t>4A8</w:t>
      </w:r>
      <w:r>
        <w:rPr>
          <w:rFonts w:ascii="Times New Roman" w:hAnsi="Times New Roman" w:cs="Times New Roman"/>
          <w:lang w:val="en-GB"/>
        </w:rPr>
        <w:tab/>
      </w:r>
      <w:r>
        <w:rPr>
          <w:rFonts w:ascii="Times New Roman" w:hAnsi="Times New Roman" w:cs="Times New Roman"/>
          <w:lang w:val="en-GB"/>
        </w:rPr>
        <w:t>Curriculum Vitae (CV) for Proposed Professional Staff</w:t>
      </w:r>
    </w:p>
    <w:p w14:paraId="29D6CF5D">
      <w:pPr>
        <w:tabs>
          <w:tab w:val="right" w:pos="8460"/>
        </w:tabs>
        <w:ind w:left="720"/>
        <w:jc w:val="both"/>
        <w:rPr>
          <w:rFonts w:ascii="Times New Roman" w:hAnsi="Times New Roman" w:cs="Times New Roman"/>
          <w:u w:val="single"/>
          <w:lang w:val="en-GB"/>
        </w:rPr>
      </w:pPr>
    </w:p>
    <w:p w14:paraId="30DDF402">
      <w:pPr>
        <w:pStyle w:val="4"/>
        <w:jc w:val="center"/>
        <w:rPr>
          <w:rFonts w:ascii="Times New Roman" w:hAnsi="Times New Roman" w:cs="Times New Roman"/>
          <w:b w:val="0"/>
          <w:bCs w:val="0"/>
        </w:rPr>
      </w:pPr>
      <w:r>
        <w:rPr>
          <w:rFonts w:ascii="Times New Roman" w:hAnsi="Times New Roman" w:cs="Times New Roman"/>
        </w:rPr>
        <w:br w:type="page"/>
      </w:r>
      <w:bookmarkStart w:id="639" w:name="_Toc140186403"/>
      <w:bookmarkStart w:id="640" w:name="_Toc67815167"/>
      <w:bookmarkStart w:id="641" w:name="_Toc506545790"/>
      <w:r>
        <w:rPr>
          <w:rFonts w:ascii="Times New Roman" w:hAnsi="Times New Roman" w:cs="Times New Roman"/>
          <w:b w:val="0"/>
          <w:bCs w:val="0"/>
        </w:rPr>
        <w:t>Form 4A1</w:t>
      </w:r>
      <w:r>
        <w:rPr>
          <w:rFonts w:ascii="Times New Roman" w:hAnsi="Times New Roman" w:cs="Times New Roman"/>
          <w:b w:val="0"/>
          <w:bCs w:val="0"/>
        </w:rPr>
        <w:tab/>
      </w:r>
      <w:r>
        <w:rPr>
          <w:rFonts w:ascii="Times New Roman" w:hAnsi="Times New Roman" w:cs="Times New Roman"/>
          <w:b w:val="0"/>
          <w:bCs w:val="0"/>
          <w:highlight w:val="yellow"/>
        </w:rPr>
        <w:t>Technical Proposal Submission Form</w:t>
      </w:r>
      <w:bookmarkEnd w:id="639"/>
      <w:bookmarkEnd w:id="640"/>
      <w:bookmarkEnd w:id="641"/>
    </w:p>
    <w:p w14:paraId="4DE6C6AB">
      <w:pPr>
        <w:jc w:val="right"/>
        <w:rPr>
          <w:rFonts w:ascii="Times New Roman" w:hAnsi="Times New Roman" w:cs="Times New Roman"/>
          <w:lang w:val="en-GB"/>
        </w:rPr>
      </w:pPr>
    </w:p>
    <w:p w14:paraId="29607513">
      <w:pPr>
        <w:tabs>
          <w:tab w:val="left" w:pos="5460"/>
          <w:tab w:val="right" w:pos="9027"/>
        </w:tabs>
        <w:rPr>
          <w:rFonts w:ascii="Times New Roman" w:hAnsi="Times New Roman" w:cs="Times New Roman"/>
          <w:lang w:val="en-GB"/>
        </w:rPr>
      </w:pPr>
      <w:r>
        <w:rPr>
          <w:rFonts w:ascii="Times New Roman" w:hAnsi="Times New Roman" w:cs="Times New Roman"/>
          <w:lang w:val="en-GB"/>
        </w:rPr>
        <w:tab/>
      </w:r>
      <w:r>
        <w:rPr>
          <w:rFonts w:ascii="Times New Roman" w:hAnsi="Times New Roman" w:cs="Times New Roman"/>
          <w:lang w:val="en-GB"/>
        </w:rPr>
        <w:tab/>
      </w:r>
      <w:r>
        <w:rPr>
          <w:rFonts w:ascii="Times New Roman" w:hAnsi="Times New Roman" w:cs="Times New Roman"/>
          <w:lang w:val="en-GB"/>
        </w:rPr>
        <w:t>[</w:t>
      </w:r>
      <w:r>
        <w:rPr>
          <w:rFonts w:ascii="Times New Roman" w:hAnsi="Times New Roman" w:cs="Times New Roman"/>
          <w:i/>
          <w:lang w:val="en-GB"/>
        </w:rPr>
        <w:t>Location, Date</w:t>
      </w:r>
      <w:r>
        <w:rPr>
          <w:rFonts w:ascii="Times New Roman" w:hAnsi="Times New Roman" w:cs="Times New Roman"/>
          <w:lang w:val="en-GB"/>
        </w:rPr>
        <w:t>]</w:t>
      </w:r>
    </w:p>
    <w:p w14:paraId="74782367">
      <w:pPr>
        <w:rPr>
          <w:rFonts w:ascii="Times New Roman" w:hAnsi="Times New Roman" w:cs="Times New Roman"/>
          <w:lang w:val="en-GB"/>
        </w:rPr>
      </w:pPr>
    </w:p>
    <w:p w14:paraId="3FF32DE3">
      <w:pPr>
        <w:rPr>
          <w:rFonts w:ascii="Times New Roman" w:hAnsi="Times New Roman" w:cs="Times New Roman"/>
          <w:lang w:val="en-GB"/>
        </w:rPr>
      </w:pPr>
    </w:p>
    <w:p w14:paraId="6F3446E3">
      <w:pPr>
        <w:rPr>
          <w:rFonts w:ascii="Times New Roman" w:hAnsi="Times New Roman" w:cs="Times New Roman"/>
          <w:lang w:val="en-GB"/>
        </w:rPr>
      </w:pPr>
      <w:r>
        <w:rPr>
          <w:rFonts w:ascii="Times New Roman" w:hAnsi="Times New Roman" w:cs="Times New Roman"/>
          <w:lang w:val="en-GB"/>
        </w:rPr>
        <w:t>To:</w:t>
      </w:r>
      <w:r>
        <w:rPr>
          <w:rFonts w:ascii="Times New Roman" w:hAnsi="Times New Roman" w:cs="Times New Roman"/>
          <w:lang w:val="en-GB"/>
        </w:rPr>
        <w:tab/>
      </w:r>
      <w:r>
        <w:rPr>
          <w:rFonts w:ascii="Times New Roman" w:hAnsi="Times New Roman" w:cs="Times New Roman"/>
          <w:lang w:val="en-GB"/>
        </w:rPr>
        <w:t>[</w:t>
      </w:r>
      <w:r>
        <w:rPr>
          <w:rFonts w:ascii="Times New Roman" w:hAnsi="Times New Roman" w:cs="Times New Roman"/>
          <w:i/>
          <w:lang w:val="en-GB"/>
        </w:rPr>
        <w:t>Name and address of Client</w:t>
      </w:r>
      <w:r>
        <w:rPr>
          <w:rFonts w:ascii="Times New Roman" w:hAnsi="Times New Roman" w:cs="Times New Roman"/>
          <w:lang w:val="en-GB"/>
        </w:rPr>
        <w:t>]</w:t>
      </w:r>
    </w:p>
    <w:p w14:paraId="4390621C">
      <w:pPr>
        <w:rPr>
          <w:rFonts w:ascii="Times New Roman" w:hAnsi="Times New Roman" w:cs="Times New Roman"/>
          <w:lang w:val="en-GB"/>
        </w:rPr>
      </w:pPr>
    </w:p>
    <w:p w14:paraId="15109887">
      <w:pPr>
        <w:rPr>
          <w:rFonts w:ascii="Times New Roman" w:hAnsi="Times New Roman" w:cs="Times New Roman"/>
          <w:lang w:val="en-GB"/>
        </w:rPr>
      </w:pPr>
    </w:p>
    <w:p w14:paraId="38B82A0B">
      <w:pPr>
        <w:rPr>
          <w:rFonts w:ascii="Times New Roman" w:hAnsi="Times New Roman" w:cs="Times New Roman"/>
          <w:lang w:val="en-GB"/>
        </w:rPr>
      </w:pPr>
    </w:p>
    <w:p w14:paraId="0C31A7EA">
      <w:pPr>
        <w:rPr>
          <w:rFonts w:ascii="Times New Roman" w:hAnsi="Times New Roman" w:cs="Times New Roman"/>
          <w:lang w:val="en-GB"/>
        </w:rPr>
      </w:pPr>
      <w:r>
        <w:rPr>
          <w:rFonts w:ascii="Times New Roman" w:hAnsi="Times New Roman" w:cs="Times New Roman"/>
          <w:lang w:val="en-GB"/>
        </w:rPr>
        <w:t>Dear Sirs:</w:t>
      </w:r>
    </w:p>
    <w:p w14:paraId="68036D29">
      <w:pPr>
        <w:rPr>
          <w:rFonts w:ascii="Times New Roman" w:hAnsi="Times New Roman" w:cs="Times New Roman"/>
          <w:lang w:val="en-GB"/>
        </w:rPr>
      </w:pPr>
    </w:p>
    <w:p w14:paraId="667F9DBA">
      <w:pPr>
        <w:jc w:val="both"/>
        <w:rPr>
          <w:rFonts w:ascii="Times New Roman" w:hAnsi="Times New Roman" w:cs="Times New Roman"/>
          <w:lang w:val="en-GB"/>
        </w:rPr>
      </w:pPr>
      <w:r>
        <w:rPr>
          <w:rFonts w:ascii="Times New Roman" w:hAnsi="Times New Roman" w:cs="Times New Roman"/>
          <w:lang w:val="en-GB"/>
        </w:rPr>
        <w:tab/>
      </w:r>
      <w:r>
        <w:rPr>
          <w:rFonts w:ascii="Times New Roman" w:hAnsi="Times New Roman" w:cs="Times New Roman"/>
          <w:lang w:val="en-GB"/>
        </w:rPr>
        <w:t>We, the undersigned, offer to provide the consulting services for [</w:t>
      </w:r>
      <w:r>
        <w:rPr>
          <w:rFonts w:ascii="Times New Roman" w:hAnsi="Times New Roman" w:cs="Times New Roman"/>
          <w:i/>
          <w:lang w:val="en-GB"/>
        </w:rPr>
        <w:t>Insert title of assignment</w:t>
      </w:r>
      <w:r>
        <w:rPr>
          <w:rFonts w:ascii="Times New Roman" w:hAnsi="Times New Roman" w:cs="Times New Roman"/>
          <w:lang w:val="en-GB"/>
        </w:rPr>
        <w:t>] in accordance with your Request for Proposal dated [</w:t>
      </w:r>
      <w:r>
        <w:rPr>
          <w:rFonts w:ascii="Times New Roman" w:hAnsi="Times New Roman" w:cs="Times New Roman"/>
          <w:i/>
          <w:lang w:val="en-GB"/>
        </w:rPr>
        <w:t>Insert Date</w:t>
      </w:r>
      <w:r>
        <w:rPr>
          <w:rFonts w:ascii="Times New Roman" w:hAnsi="Times New Roman" w:cs="Times New Roman"/>
          <w:lang w:val="en-GB"/>
        </w:rPr>
        <w:t xml:space="preserve">] and our Proposal.  We are hereby submitting our Proposal, which includes the </w:t>
      </w:r>
      <w:r>
        <w:rPr>
          <w:rFonts w:ascii="Times New Roman" w:hAnsi="Times New Roman" w:cs="Times New Roman"/>
          <w:spacing w:val="-2"/>
          <w:lang w:val="en-GB"/>
        </w:rPr>
        <w:t>Technical Proposal</w:t>
      </w:r>
      <w:r>
        <w:rPr>
          <w:rFonts w:ascii="Times New Roman" w:hAnsi="Times New Roman" w:cs="Times New Roman"/>
          <w:lang w:val="en-GB"/>
        </w:rPr>
        <w:t>, and the Financial Proposal sealed under two separate envelopes.</w:t>
      </w:r>
    </w:p>
    <w:p w14:paraId="48D2CE9F">
      <w:pPr>
        <w:jc w:val="both"/>
        <w:rPr>
          <w:rFonts w:ascii="Times New Roman" w:hAnsi="Times New Roman" w:cs="Times New Roman"/>
          <w:lang w:val="en-GB"/>
        </w:rPr>
      </w:pPr>
    </w:p>
    <w:p w14:paraId="5A4D92BC">
      <w:pPr>
        <w:jc w:val="both"/>
        <w:rPr>
          <w:rFonts w:ascii="Times New Roman" w:hAnsi="Times New Roman" w:cs="Times New Roman"/>
          <w:i/>
          <w:lang w:val="en-GB"/>
        </w:rPr>
      </w:pPr>
      <w:r>
        <w:rPr>
          <w:rFonts w:ascii="Times New Roman" w:hAnsi="Times New Roman" w:cs="Times New Roman"/>
          <w:lang w:val="en-GB"/>
        </w:rPr>
        <w:tab/>
      </w:r>
      <w:r>
        <w:rPr>
          <w:rFonts w:ascii="Times New Roman" w:hAnsi="Times New Roman" w:cs="Times New Roman"/>
          <w:lang w:val="en-GB"/>
        </w:rPr>
        <w:t>We are submitting our Proposal in association with: [</w:t>
      </w:r>
      <w:r>
        <w:rPr>
          <w:rFonts w:ascii="Times New Roman" w:hAnsi="Times New Roman" w:cs="Times New Roman"/>
          <w:i/>
          <w:lang w:val="en-GB"/>
        </w:rPr>
        <w:t>Insert a list with full name and address of each associated Consultant, also specify, whether they are in joint venture or sub consultancy].</w:t>
      </w:r>
    </w:p>
    <w:p w14:paraId="6D03227E">
      <w:pPr>
        <w:jc w:val="both"/>
        <w:rPr>
          <w:rFonts w:ascii="Times New Roman" w:hAnsi="Times New Roman" w:cs="Times New Roman"/>
          <w:lang w:val="en-GB"/>
        </w:rPr>
      </w:pPr>
    </w:p>
    <w:p w14:paraId="2C4F20B4">
      <w:pPr>
        <w:jc w:val="both"/>
        <w:rPr>
          <w:rFonts w:ascii="Times New Roman" w:hAnsi="Times New Roman" w:cs="Times New Roman"/>
          <w:lang w:val="en-GB"/>
        </w:rPr>
      </w:pPr>
      <w:r>
        <w:rPr>
          <w:rFonts w:ascii="Times New Roman" w:hAnsi="Times New Roman" w:cs="Times New Roman"/>
          <w:lang w:val="en-GB"/>
        </w:rPr>
        <w:tab/>
      </w:r>
      <w:r>
        <w:rPr>
          <w:rFonts w:ascii="Times New Roman" w:hAnsi="Times New Roman" w:cs="Times New Roman"/>
          <w:lang w:val="en-GB"/>
        </w:rPr>
        <w:t>If negotiations are held during the period of validity of the Proposal, i.e., before the date indicated in Clause Reference 25 of the Special Instructions to Consultants, we undertake to negotiate on the basis of the proposed staff.  Our Proposal is binding upon us and subject to the modifications resulting from Contract negotiations.</w:t>
      </w:r>
    </w:p>
    <w:p w14:paraId="72A666A4">
      <w:pPr>
        <w:jc w:val="both"/>
        <w:rPr>
          <w:rFonts w:ascii="Times New Roman" w:hAnsi="Times New Roman" w:cs="Times New Roman"/>
          <w:lang w:val="en-GB"/>
        </w:rPr>
      </w:pPr>
    </w:p>
    <w:p w14:paraId="74BC85D4">
      <w:pPr>
        <w:pStyle w:val="69"/>
        <w:rPr>
          <w:rFonts w:cs="Times New Roman"/>
        </w:rPr>
      </w:pPr>
      <w:r>
        <w:rPr>
          <w:rFonts w:cs="Times New Roman"/>
        </w:rPr>
        <w:tab/>
      </w:r>
      <w:r>
        <w:rPr>
          <w:rFonts w:cs="Times New Roman"/>
        </w:rPr>
        <w:t>We undertake, if our Proposal is accepted, to initiate the consulting services related to the assignment not later than the date indicated in Clause Reference 48 of the Special Instructions to Consultants.</w:t>
      </w:r>
    </w:p>
    <w:p w14:paraId="7F6717B7">
      <w:pPr>
        <w:jc w:val="both"/>
        <w:rPr>
          <w:rFonts w:ascii="Times New Roman" w:hAnsi="Times New Roman" w:cs="Times New Roman"/>
          <w:lang w:val="en-GB"/>
        </w:rPr>
      </w:pPr>
    </w:p>
    <w:p w14:paraId="3105B181">
      <w:pPr>
        <w:jc w:val="both"/>
        <w:rPr>
          <w:rFonts w:ascii="Times New Roman" w:hAnsi="Times New Roman" w:cs="Times New Roman"/>
          <w:lang w:val="en-GB"/>
        </w:rPr>
      </w:pPr>
      <w:r>
        <w:rPr>
          <w:rFonts w:ascii="Times New Roman" w:hAnsi="Times New Roman" w:cs="Times New Roman"/>
          <w:lang w:val="en-GB"/>
        </w:rPr>
        <w:tab/>
      </w:r>
      <w:r>
        <w:rPr>
          <w:rFonts w:ascii="Times New Roman" w:hAnsi="Times New Roman" w:cs="Times New Roman"/>
          <w:lang w:val="en-GB"/>
        </w:rPr>
        <w:t>We also confirm that the Federal Government of Nigeria has not declared us, or any sub consultants for any part of the Contract, ineligible on charges of engaging in corrupt, fraudulent, collusive or coercive practices. We furthermore, pledge not to indulge in such practices in competing for or in executing the Contract, and we are aware of the relevant provisions of the Proposal Document (ITC Clause 3).</w:t>
      </w:r>
    </w:p>
    <w:p w14:paraId="42777C9A">
      <w:pPr>
        <w:jc w:val="both"/>
        <w:rPr>
          <w:rFonts w:ascii="Times New Roman" w:hAnsi="Times New Roman" w:cs="Times New Roman"/>
          <w:lang w:val="en-GB"/>
        </w:rPr>
      </w:pPr>
    </w:p>
    <w:p w14:paraId="7CF3F882">
      <w:pPr>
        <w:jc w:val="both"/>
        <w:rPr>
          <w:rFonts w:ascii="Times New Roman" w:hAnsi="Times New Roman" w:cs="Times New Roman"/>
          <w:lang w:val="en-GB"/>
        </w:rPr>
      </w:pPr>
      <w:r>
        <w:rPr>
          <w:rFonts w:ascii="Times New Roman" w:hAnsi="Times New Roman" w:cs="Times New Roman"/>
          <w:lang w:val="en-GB"/>
        </w:rPr>
        <w:tab/>
      </w:r>
      <w:r>
        <w:rPr>
          <w:rFonts w:ascii="Times New Roman" w:hAnsi="Times New Roman" w:cs="Times New Roman"/>
          <w:lang w:val="en-GB"/>
        </w:rPr>
        <w:t>We understand you are not bound to accept any Proposal you receive.</w:t>
      </w:r>
    </w:p>
    <w:p w14:paraId="369187E4">
      <w:pPr>
        <w:jc w:val="both"/>
        <w:rPr>
          <w:rFonts w:ascii="Times New Roman" w:hAnsi="Times New Roman" w:cs="Times New Roman"/>
          <w:lang w:val="en-GB"/>
        </w:rPr>
      </w:pPr>
    </w:p>
    <w:p w14:paraId="081708A1">
      <w:pPr>
        <w:pStyle w:val="32"/>
        <w:tabs>
          <w:tab w:val="clear" w:pos="4320"/>
          <w:tab w:val="clear" w:pos="8640"/>
        </w:tabs>
        <w:rPr>
          <w:rFonts w:ascii="Times New Roman" w:hAnsi="Times New Roman" w:cs="Times New Roman"/>
          <w:lang w:val="en-GB" w:eastAsia="it-IT"/>
        </w:rPr>
      </w:pPr>
      <w:r>
        <w:rPr>
          <w:rFonts w:ascii="Times New Roman" w:hAnsi="Times New Roman" w:cs="Times New Roman"/>
          <w:lang w:val="en-GB" w:eastAsia="it-IT"/>
        </w:rPr>
        <w:tab/>
      </w:r>
      <w:r>
        <w:rPr>
          <w:rFonts w:ascii="Times New Roman" w:hAnsi="Times New Roman" w:cs="Times New Roman"/>
          <w:lang w:val="en-GB" w:eastAsia="it-IT"/>
        </w:rPr>
        <w:t>We remain,</w:t>
      </w:r>
    </w:p>
    <w:p w14:paraId="76B2B0F2">
      <w:pPr>
        <w:rPr>
          <w:rFonts w:ascii="Times New Roman" w:hAnsi="Times New Roman" w:cs="Times New Roman"/>
          <w:lang w:val="en-GB"/>
        </w:rPr>
      </w:pPr>
    </w:p>
    <w:p w14:paraId="403B376A">
      <w:pPr>
        <w:ind w:firstLine="708"/>
        <w:jc w:val="both"/>
        <w:rPr>
          <w:rFonts w:ascii="Times New Roman" w:hAnsi="Times New Roman" w:cs="Times New Roman"/>
          <w:lang w:val="en-GB"/>
        </w:rPr>
      </w:pPr>
      <w:r>
        <w:rPr>
          <w:rFonts w:ascii="Times New Roman" w:hAnsi="Times New Roman" w:cs="Times New Roman"/>
          <w:lang w:val="en-GB"/>
        </w:rPr>
        <w:t>Yours sincerely,</w:t>
      </w:r>
    </w:p>
    <w:tbl>
      <w:tblPr>
        <w:tblStyle w:val="12"/>
        <w:tblW w:w="0" w:type="auto"/>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6017"/>
      </w:tblGrid>
      <w:tr w14:paraId="6C534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3AC9AEF5">
            <w:pPr>
              <w:spacing w:line="360" w:lineRule="auto"/>
              <w:jc w:val="both"/>
              <w:rPr>
                <w:rFonts w:ascii="Times New Roman" w:hAnsi="Times New Roman" w:cs="Times New Roman"/>
                <w:lang w:val="en-GB"/>
              </w:rPr>
            </w:pPr>
            <w:r>
              <w:rPr>
                <w:rFonts w:ascii="Times New Roman" w:hAnsi="Times New Roman" w:cs="Times New Roman"/>
                <w:lang w:val="en-GB"/>
              </w:rPr>
              <w:t>Authorised Signature</w:t>
            </w:r>
          </w:p>
          <w:p w14:paraId="6649B17D">
            <w:pPr>
              <w:spacing w:line="360" w:lineRule="auto"/>
              <w:jc w:val="both"/>
              <w:rPr>
                <w:rFonts w:ascii="Times New Roman" w:hAnsi="Times New Roman" w:cs="Times New Roman"/>
                <w:lang w:val="en-GB"/>
              </w:rPr>
            </w:pPr>
            <w:r>
              <w:rPr>
                <w:rFonts w:ascii="Times New Roman" w:hAnsi="Times New Roman" w:cs="Times New Roman"/>
                <w:i/>
                <w:iCs/>
                <w:lang w:val="en-GB"/>
              </w:rPr>
              <w:t>[in full and initials</w:t>
            </w:r>
            <w:r>
              <w:rPr>
                <w:rFonts w:ascii="Times New Roman" w:hAnsi="Times New Roman" w:cs="Times New Roman"/>
                <w:lang w:val="en-GB"/>
              </w:rPr>
              <w:t>]</w:t>
            </w:r>
          </w:p>
        </w:tc>
        <w:tc>
          <w:tcPr>
            <w:tcW w:w="6017" w:type="dxa"/>
          </w:tcPr>
          <w:p w14:paraId="342AE300">
            <w:pPr>
              <w:spacing w:line="360" w:lineRule="auto"/>
              <w:jc w:val="both"/>
              <w:rPr>
                <w:rFonts w:ascii="Times New Roman" w:hAnsi="Times New Roman" w:cs="Times New Roman"/>
                <w:lang w:val="en-GB"/>
              </w:rPr>
            </w:pPr>
          </w:p>
        </w:tc>
      </w:tr>
      <w:tr w14:paraId="22AA0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51099408">
            <w:pPr>
              <w:pStyle w:val="84"/>
              <w:tabs>
                <w:tab w:val="clear" w:pos="-720"/>
              </w:tabs>
              <w:suppressAutoHyphens w:val="0"/>
              <w:spacing w:line="360" w:lineRule="auto"/>
              <w:rPr>
                <w:rFonts w:ascii="Times New Roman" w:hAnsi="Times New Roman" w:cs="Times New Roman"/>
                <w:spacing w:val="0"/>
                <w:szCs w:val="22"/>
                <w:lang w:val="en-GB" w:eastAsia="en-US"/>
              </w:rPr>
            </w:pPr>
            <w:r>
              <w:rPr>
                <w:rFonts w:ascii="Times New Roman" w:hAnsi="Times New Roman" w:cs="Times New Roman"/>
                <w:spacing w:val="0"/>
                <w:szCs w:val="22"/>
                <w:lang w:val="en-GB" w:eastAsia="en-US"/>
              </w:rPr>
              <w:t>Name and title of Signatory</w:t>
            </w:r>
          </w:p>
        </w:tc>
        <w:tc>
          <w:tcPr>
            <w:tcW w:w="6017" w:type="dxa"/>
          </w:tcPr>
          <w:p w14:paraId="7780C8F3">
            <w:pPr>
              <w:spacing w:line="360" w:lineRule="auto"/>
              <w:jc w:val="both"/>
              <w:rPr>
                <w:rFonts w:ascii="Times New Roman" w:hAnsi="Times New Roman" w:cs="Times New Roman"/>
                <w:lang w:val="en-GB"/>
              </w:rPr>
            </w:pPr>
          </w:p>
        </w:tc>
      </w:tr>
      <w:tr w14:paraId="0F10E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70FB715B">
            <w:pPr>
              <w:spacing w:line="360" w:lineRule="auto"/>
              <w:jc w:val="both"/>
              <w:rPr>
                <w:rFonts w:ascii="Times New Roman" w:hAnsi="Times New Roman" w:cs="Times New Roman"/>
                <w:lang w:val="en-GB"/>
              </w:rPr>
            </w:pPr>
            <w:r>
              <w:rPr>
                <w:rFonts w:ascii="Times New Roman" w:hAnsi="Times New Roman" w:cs="Times New Roman"/>
                <w:lang w:val="en-GB"/>
              </w:rPr>
              <w:t>Name of Firm</w:t>
            </w:r>
          </w:p>
        </w:tc>
        <w:tc>
          <w:tcPr>
            <w:tcW w:w="6017" w:type="dxa"/>
          </w:tcPr>
          <w:p w14:paraId="7938B1FB">
            <w:pPr>
              <w:spacing w:line="360" w:lineRule="auto"/>
              <w:jc w:val="both"/>
              <w:rPr>
                <w:rFonts w:ascii="Times New Roman" w:hAnsi="Times New Roman" w:cs="Times New Roman"/>
                <w:lang w:val="en-GB"/>
              </w:rPr>
            </w:pPr>
          </w:p>
        </w:tc>
      </w:tr>
      <w:tr w14:paraId="65B98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Pr>
          <w:p w14:paraId="16CEABC9">
            <w:pPr>
              <w:spacing w:line="360" w:lineRule="auto"/>
              <w:jc w:val="both"/>
              <w:rPr>
                <w:rFonts w:ascii="Times New Roman" w:hAnsi="Times New Roman" w:cs="Times New Roman"/>
                <w:lang w:val="en-GB"/>
              </w:rPr>
            </w:pPr>
            <w:r>
              <w:rPr>
                <w:rFonts w:ascii="Times New Roman" w:hAnsi="Times New Roman" w:cs="Times New Roman"/>
                <w:lang w:val="en-GB"/>
              </w:rPr>
              <w:t>Address</w:t>
            </w:r>
          </w:p>
        </w:tc>
        <w:tc>
          <w:tcPr>
            <w:tcW w:w="6017" w:type="dxa"/>
          </w:tcPr>
          <w:p w14:paraId="11A0ED3A">
            <w:pPr>
              <w:spacing w:line="360" w:lineRule="auto"/>
              <w:jc w:val="both"/>
              <w:rPr>
                <w:rFonts w:ascii="Times New Roman" w:hAnsi="Times New Roman" w:cs="Times New Roman"/>
                <w:lang w:val="en-GB"/>
              </w:rPr>
            </w:pPr>
          </w:p>
        </w:tc>
      </w:tr>
    </w:tbl>
    <w:p w14:paraId="1A9058D3">
      <w:pPr>
        <w:tabs>
          <w:tab w:val="right" w:pos="8460"/>
        </w:tabs>
        <w:jc w:val="both"/>
        <w:rPr>
          <w:rFonts w:ascii="Times New Roman" w:hAnsi="Times New Roman" w:cs="Times New Roman"/>
          <w:lang w:val="en-GB" w:eastAsia="it-IT"/>
        </w:rPr>
      </w:pPr>
    </w:p>
    <w:p w14:paraId="2EAC4F86">
      <w:pPr>
        <w:pStyle w:val="4"/>
        <w:jc w:val="center"/>
        <w:rPr>
          <w:rFonts w:ascii="Times New Roman" w:hAnsi="Times New Roman" w:cs="Times New Roman"/>
          <w:b w:val="0"/>
          <w:bCs w:val="0"/>
        </w:rPr>
      </w:pPr>
      <w:bookmarkStart w:id="642" w:name="_Toc48804171"/>
      <w:bookmarkStart w:id="643" w:name="_Toc48812470"/>
      <w:bookmarkStart w:id="644" w:name="_Toc48895474"/>
      <w:bookmarkStart w:id="645" w:name="_Toc48551139"/>
      <w:bookmarkStart w:id="646" w:name="_Toc48896256"/>
      <w:bookmarkStart w:id="647" w:name="_Toc48804340"/>
      <w:bookmarkStart w:id="648" w:name="_Toc48798521"/>
      <w:bookmarkStart w:id="649" w:name="_Toc48892683"/>
      <w:bookmarkStart w:id="650" w:name="_Toc48894515"/>
      <w:bookmarkStart w:id="651" w:name="_Toc48800960"/>
      <w:bookmarkStart w:id="652" w:name="_Toc48895288"/>
      <w:bookmarkStart w:id="653" w:name="_Toc38696497"/>
      <w:bookmarkStart w:id="654" w:name="_Toc48552767"/>
      <w:bookmarkStart w:id="655" w:name="_Toc48803157"/>
      <w:bookmarkStart w:id="656" w:name="_Toc48800791"/>
      <w:bookmarkStart w:id="657" w:name="_Toc48803833"/>
      <w:bookmarkStart w:id="658" w:name="_Toc48803495"/>
      <w:bookmarkStart w:id="659" w:name="_Toc48803326"/>
      <w:bookmarkStart w:id="660" w:name="_Toc48804847"/>
      <w:r>
        <w:rPr>
          <w:rFonts w:ascii="Times New Roman" w:hAnsi="Times New Roman" w:cs="Times New Roman"/>
        </w:rPr>
        <w:br w:type="page"/>
      </w:r>
      <w:bookmarkStart w:id="661" w:name="_Toc48969041"/>
      <w:bookmarkStart w:id="662" w:name="_Toc48969372"/>
      <w:bookmarkStart w:id="663" w:name="_Toc48970295"/>
      <w:bookmarkStart w:id="664" w:name="_Toc48974119"/>
      <w:bookmarkStart w:id="665" w:name="_Toc48978615"/>
      <w:bookmarkStart w:id="666" w:name="_Toc48979376"/>
      <w:bookmarkStart w:id="667" w:name="_Toc140186404"/>
      <w:bookmarkStart w:id="668" w:name="_Toc49159701"/>
      <w:bookmarkStart w:id="669" w:name="_Toc67815168"/>
      <w:bookmarkStart w:id="670" w:name="_Toc48980628"/>
      <w:bookmarkStart w:id="671" w:name="_Toc49159888"/>
      <w:bookmarkStart w:id="672" w:name="_Toc506545791"/>
      <w:bookmarkStart w:id="673" w:name="_Toc48979563"/>
      <w:r>
        <w:rPr>
          <w:rFonts w:ascii="Times New Roman" w:hAnsi="Times New Roman" w:cs="Times New Roman"/>
          <w:b w:val="0"/>
          <w:bCs w:val="0"/>
        </w:rPr>
        <w:t>Form 4A2</w:t>
      </w:r>
      <w:r>
        <w:rPr>
          <w:rFonts w:ascii="Times New Roman" w:hAnsi="Times New Roman" w:cs="Times New Roman"/>
          <w:b w:val="0"/>
          <w:bCs w:val="0"/>
        </w:rPr>
        <w:tab/>
      </w:r>
      <w:r>
        <w:rPr>
          <w:rFonts w:ascii="Times New Roman" w:hAnsi="Times New Roman" w:cs="Times New Roman"/>
          <w:b w:val="0"/>
          <w:bCs w:val="0"/>
          <w:highlight w:val="yellow"/>
        </w:rPr>
        <w:t>Consultant’s Organization and Experience</w:t>
      </w:r>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p>
    <w:p w14:paraId="23739C5A">
      <w:pPr>
        <w:rPr>
          <w:rFonts w:ascii="Times New Roman" w:hAnsi="Times New Roman" w:cs="Times New Roman"/>
          <w:b/>
          <w:bCs/>
        </w:rPr>
      </w:pPr>
    </w:p>
    <w:p w14:paraId="2541E5EA">
      <w:pPr>
        <w:rPr>
          <w:rFonts w:ascii="Times New Roman" w:hAnsi="Times New Roman" w:cs="Times New Roman"/>
          <w:b/>
          <w:bCs/>
          <w:lang w:val="en-GB"/>
        </w:rPr>
      </w:pPr>
      <w:r>
        <w:rPr>
          <w:rFonts w:ascii="Times New Roman" w:hAnsi="Times New Roman" w:cs="Times New Roman"/>
          <w:b/>
          <w:bCs/>
          <w:lang w:val="en-GB"/>
        </w:rPr>
        <w:t>Consultant’s Organisation</w:t>
      </w:r>
    </w:p>
    <w:p w14:paraId="6C1E04D7">
      <w:pPr>
        <w:rPr>
          <w:rFonts w:ascii="Times New Roman" w:hAnsi="Times New Roman" w:cs="Times New Roman"/>
          <w:lang w:val="en-GB"/>
        </w:rPr>
      </w:pPr>
      <w:r>
        <w:rPr>
          <w:rFonts w:ascii="Times New Roman" w:hAnsi="Times New Roman" w:cs="Times New Roman"/>
          <w:lang w:val="en-GB"/>
        </w:rPr>
        <w:t>[</w:t>
      </w:r>
      <w:r>
        <w:rPr>
          <w:rFonts w:ascii="Times New Roman" w:hAnsi="Times New Roman" w:cs="Times New Roman"/>
          <w:i/>
          <w:iCs/>
          <w:lang w:val="en-GB"/>
        </w:rPr>
        <w:t>Provide here a brief description (maximum two pages) of the background and organization of the Consultant</w:t>
      </w:r>
      <w:r>
        <w:rPr>
          <w:rFonts w:ascii="Times New Roman" w:hAnsi="Times New Roman" w:cs="Times New Roman"/>
          <w:lang w:val="en-GB"/>
        </w:rPr>
        <w:t>]</w:t>
      </w:r>
    </w:p>
    <w:p w14:paraId="56ACAD35">
      <w:pPr>
        <w:jc w:val="center"/>
        <w:rPr>
          <w:rFonts w:ascii="Times New Roman" w:hAnsi="Times New Roman" w:cs="Times New Roman"/>
          <w:b/>
          <w:bCs/>
          <w:smallCaps/>
          <w:lang w:val="en-GB"/>
        </w:rPr>
      </w:pPr>
    </w:p>
    <w:p w14:paraId="397DA2E5">
      <w:pPr>
        <w:pStyle w:val="79"/>
        <w:spacing w:before="0" w:after="0"/>
        <w:rPr>
          <w:rFonts w:ascii="Times New Roman" w:hAnsi="Times New Roman" w:cs="Times New Roman"/>
          <w:bCs/>
          <w:szCs w:val="22"/>
          <w:lang w:val="en-GB"/>
        </w:rPr>
      </w:pPr>
      <w:r>
        <w:rPr>
          <w:rFonts w:ascii="Times New Roman" w:hAnsi="Times New Roman" w:cs="Times New Roman"/>
          <w:bCs/>
          <w:szCs w:val="22"/>
          <w:lang w:val="en-GB"/>
        </w:rPr>
        <w:t>Consultant’s Experience</w:t>
      </w:r>
    </w:p>
    <w:p w14:paraId="23DF0076">
      <w:pPr>
        <w:rPr>
          <w:rFonts w:ascii="Times New Roman" w:hAnsi="Times New Roman" w:cs="Times New Roman"/>
          <w:b/>
          <w:bCs/>
          <w:lang w:val="en-GB"/>
        </w:rPr>
      </w:pPr>
    </w:p>
    <w:p w14:paraId="3D217D78">
      <w:pPr>
        <w:jc w:val="center"/>
        <w:rPr>
          <w:rFonts w:ascii="Times New Roman" w:hAnsi="Times New Roman" w:cs="Times New Roman"/>
          <w:b/>
          <w:bCs/>
          <w:lang w:val="en-GB"/>
        </w:rPr>
      </w:pPr>
      <w:r>
        <w:rPr>
          <w:rFonts w:ascii="Times New Roman" w:hAnsi="Times New Roman" w:cs="Times New Roman"/>
          <w:b/>
          <w:bCs/>
          <w:lang w:val="en-GB"/>
        </w:rPr>
        <w:t>Major Work Undertaken during the last Five Years that best</w:t>
      </w:r>
    </w:p>
    <w:p w14:paraId="48D72CD3">
      <w:pPr>
        <w:jc w:val="center"/>
        <w:rPr>
          <w:rFonts w:ascii="Times New Roman" w:hAnsi="Times New Roman" w:cs="Times New Roman"/>
          <w:b/>
          <w:bCs/>
          <w:smallCaps/>
          <w:lang w:val="en-GB"/>
        </w:rPr>
      </w:pPr>
      <w:r>
        <w:rPr>
          <w:rFonts w:ascii="Times New Roman" w:hAnsi="Times New Roman" w:cs="Times New Roman"/>
          <w:b/>
          <w:bCs/>
          <w:lang w:val="en-GB"/>
        </w:rPr>
        <w:t>Illustrates Qualifications</w:t>
      </w:r>
    </w:p>
    <w:p w14:paraId="01DF7864">
      <w:pPr>
        <w:pStyle w:val="63"/>
        <w:rPr>
          <w:rFonts w:ascii="Times New Roman" w:hAnsi="Times New Roman" w:cs="Times New Roman"/>
          <w:lang w:val="en-GB"/>
        </w:rPr>
      </w:pPr>
    </w:p>
    <w:p w14:paraId="751A50B8">
      <w:pPr>
        <w:jc w:val="both"/>
        <w:rPr>
          <w:rFonts w:ascii="Times New Roman" w:hAnsi="Times New Roman" w:cs="Times New Roman"/>
          <w:i/>
          <w:lang w:val="en-GB"/>
        </w:rPr>
      </w:pPr>
      <w:r>
        <w:rPr>
          <w:rFonts w:ascii="Times New Roman" w:hAnsi="Times New Roman" w:cs="Times New Roman"/>
          <w:i/>
          <w:lang w:val="en-GB"/>
        </w:rPr>
        <w:t>[using the format below, provide information on each assignment for which your firm was legally contracted for carrying out consulting services similar to the ones requested under this assignment. ]</w:t>
      </w:r>
    </w:p>
    <w:p w14:paraId="0D978C20">
      <w:pPr>
        <w:rPr>
          <w:rFonts w:ascii="Times New Roman" w:hAnsi="Times New Roman" w:cs="Times New Roman"/>
          <w:lang w:val="en-GB"/>
        </w:rPr>
      </w:pPr>
    </w:p>
    <w:tbl>
      <w:tblPr>
        <w:tblStyle w:val="12"/>
        <w:tblW w:w="9043" w:type="dxa"/>
        <w:tblInd w:w="7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72" w:type="dxa"/>
          <w:bottom w:w="0" w:type="dxa"/>
          <w:right w:w="72" w:type="dxa"/>
        </w:tblCellMar>
      </w:tblPr>
      <w:tblGrid>
        <w:gridCol w:w="43"/>
        <w:gridCol w:w="2117"/>
        <w:gridCol w:w="111"/>
        <w:gridCol w:w="2229"/>
        <w:gridCol w:w="4500"/>
        <w:gridCol w:w="43"/>
      </w:tblGrid>
      <w:tr w14:paraId="15D6FE5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72" w:type="dxa"/>
            <w:bottom w:w="0" w:type="dxa"/>
            <w:right w:w="72" w:type="dxa"/>
          </w:tblCellMar>
        </w:tblPrEx>
        <w:trPr>
          <w:gridBefore w:val="1"/>
          <w:wBefore w:w="43" w:type="dxa"/>
        </w:trPr>
        <w:tc>
          <w:tcPr>
            <w:tcW w:w="4457" w:type="dxa"/>
            <w:gridSpan w:val="3"/>
          </w:tcPr>
          <w:p w14:paraId="09E7539D">
            <w:pPr>
              <w:rPr>
                <w:rFonts w:ascii="Times New Roman" w:hAnsi="Times New Roman" w:cs="Times New Roman"/>
                <w:sz w:val="20"/>
                <w:szCs w:val="20"/>
                <w:lang w:val="en-GB"/>
              </w:rPr>
            </w:pPr>
            <w:r>
              <w:rPr>
                <w:rFonts w:ascii="Times New Roman" w:hAnsi="Times New Roman" w:cs="Times New Roman"/>
                <w:sz w:val="20"/>
                <w:szCs w:val="20"/>
                <w:lang w:val="en-GB"/>
              </w:rPr>
              <w:t>Assignment name:</w:t>
            </w:r>
          </w:p>
          <w:p w14:paraId="0A7F530E">
            <w:pPr>
              <w:rPr>
                <w:rFonts w:ascii="Times New Roman" w:hAnsi="Times New Roman" w:cs="Times New Roman"/>
                <w:sz w:val="20"/>
                <w:szCs w:val="20"/>
                <w:lang w:val="en-GB"/>
              </w:rPr>
            </w:pPr>
          </w:p>
          <w:p w14:paraId="51A1E939">
            <w:pPr>
              <w:rPr>
                <w:rFonts w:ascii="Times New Roman" w:hAnsi="Times New Roman" w:cs="Times New Roman"/>
                <w:sz w:val="20"/>
                <w:szCs w:val="20"/>
                <w:lang w:val="en-GB"/>
              </w:rPr>
            </w:pPr>
          </w:p>
        </w:tc>
        <w:tc>
          <w:tcPr>
            <w:tcW w:w="4543" w:type="dxa"/>
            <w:gridSpan w:val="2"/>
          </w:tcPr>
          <w:p w14:paraId="4B7CFED5">
            <w:pPr>
              <w:rPr>
                <w:rFonts w:ascii="Times New Roman" w:hAnsi="Times New Roman" w:cs="Times New Roman"/>
                <w:sz w:val="20"/>
                <w:szCs w:val="20"/>
                <w:lang w:val="en-GB"/>
              </w:rPr>
            </w:pPr>
            <w:r>
              <w:rPr>
                <w:rFonts w:ascii="Times New Roman" w:hAnsi="Times New Roman" w:cs="Times New Roman"/>
                <w:sz w:val="20"/>
                <w:szCs w:val="20"/>
                <w:lang w:val="en-GB"/>
              </w:rPr>
              <w:t>Country:</w:t>
            </w:r>
          </w:p>
          <w:p w14:paraId="15490407">
            <w:pPr>
              <w:rPr>
                <w:rFonts w:ascii="Times New Roman" w:hAnsi="Times New Roman" w:cs="Times New Roman"/>
                <w:sz w:val="20"/>
                <w:szCs w:val="20"/>
                <w:lang w:val="en-GB"/>
              </w:rPr>
            </w:pPr>
          </w:p>
          <w:p w14:paraId="2D2C416F">
            <w:pPr>
              <w:rPr>
                <w:rFonts w:ascii="Times New Roman" w:hAnsi="Times New Roman" w:cs="Times New Roman"/>
                <w:sz w:val="20"/>
                <w:szCs w:val="20"/>
                <w:lang w:val="en-GB"/>
              </w:rPr>
            </w:pPr>
          </w:p>
        </w:tc>
      </w:tr>
      <w:tr w14:paraId="630E38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72" w:type="dxa"/>
            <w:bottom w:w="0" w:type="dxa"/>
            <w:right w:w="72" w:type="dxa"/>
          </w:tblCellMar>
        </w:tblPrEx>
        <w:trPr>
          <w:gridBefore w:val="1"/>
          <w:wBefore w:w="43" w:type="dxa"/>
        </w:trPr>
        <w:tc>
          <w:tcPr>
            <w:tcW w:w="4457" w:type="dxa"/>
            <w:gridSpan w:val="3"/>
          </w:tcPr>
          <w:p w14:paraId="73E8203A">
            <w:pPr>
              <w:rPr>
                <w:rFonts w:ascii="Times New Roman" w:hAnsi="Times New Roman" w:cs="Times New Roman"/>
                <w:sz w:val="20"/>
                <w:szCs w:val="20"/>
                <w:lang w:val="en-GB"/>
              </w:rPr>
            </w:pPr>
            <w:r>
              <w:rPr>
                <w:rFonts w:ascii="Times New Roman" w:hAnsi="Times New Roman" w:cs="Times New Roman"/>
                <w:sz w:val="20"/>
                <w:szCs w:val="20"/>
                <w:lang w:val="en-GB"/>
              </w:rPr>
              <w:t>Assignment Location</w:t>
            </w:r>
          </w:p>
          <w:p w14:paraId="2B293BFF">
            <w:pPr>
              <w:rPr>
                <w:rFonts w:ascii="Times New Roman" w:hAnsi="Times New Roman" w:cs="Times New Roman"/>
                <w:sz w:val="20"/>
                <w:szCs w:val="20"/>
                <w:lang w:val="en-GB"/>
              </w:rPr>
            </w:pPr>
            <w:r>
              <w:rPr>
                <w:rFonts w:ascii="Times New Roman" w:hAnsi="Times New Roman" w:cs="Times New Roman"/>
                <w:sz w:val="20"/>
                <w:szCs w:val="20"/>
                <w:lang w:val="en-GB"/>
              </w:rPr>
              <w:t>within country:</w:t>
            </w:r>
          </w:p>
          <w:p w14:paraId="67EF60E7">
            <w:pPr>
              <w:rPr>
                <w:rFonts w:ascii="Times New Roman" w:hAnsi="Times New Roman" w:cs="Times New Roman"/>
                <w:sz w:val="20"/>
                <w:szCs w:val="20"/>
                <w:lang w:val="en-GB"/>
              </w:rPr>
            </w:pPr>
          </w:p>
        </w:tc>
        <w:tc>
          <w:tcPr>
            <w:tcW w:w="4543" w:type="dxa"/>
            <w:gridSpan w:val="2"/>
          </w:tcPr>
          <w:p w14:paraId="656571C1">
            <w:pPr>
              <w:rPr>
                <w:rFonts w:ascii="Times New Roman" w:hAnsi="Times New Roman" w:cs="Times New Roman"/>
                <w:sz w:val="20"/>
                <w:szCs w:val="20"/>
                <w:lang w:val="en-GB"/>
              </w:rPr>
            </w:pPr>
            <w:r>
              <w:rPr>
                <w:rFonts w:ascii="Times New Roman" w:hAnsi="Times New Roman" w:cs="Times New Roman"/>
                <w:sz w:val="20"/>
                <w:szCs w:val="20"/>
                <w:lang w:val="en-GB"/>
              </w:rPr>
              <w:t>Duration of assignment (months):</w:t>
            </w:r>
          </w:p>
          <w:p w14:paraId="7FC9F245">
            <w:pPr>
              <w:rPr>
                <w:rFonts w:ascii="Times New Roman" w:hAnsi="Times New Roman" w:cs="Times New Roman"/>
                <w:sz w:val="20"/>
                <w:szCs w:val="20"/>
                <w:lang w:val="en-GB"/>
              </w:rPr>
            </w:pPr>
          </w:p>
          <w:p w14:paraId="01603642">
            <w:pPr>
              <w:rPr>
                <w:rFonts w:ascii="Times New Roman" w:hAnsi="Times New Roman" w:cs="Times New Roman"/>
                <w:sz w:val="20"/>
                <w:szCs w:val="20"/>
                <w:lang w:val="en-GB"/>
              </w:rPr>
            </w:pPr>
          </w:p>
        </w:tc>
      </w:tr>
      <w:tr w14:paraId="6F6CF6C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72" w:type="dxa"/>
            <w:bottom w:w="0" w:type="dxa"/>
            <w:right w:w="72" w:type="dxa"/>
          </w:tblCellMar>
        </w:tblPrEx>
        <w:trPr>
          <w:gridBefore w:val="1"/>
          <w:wBefore w:w="43" w:type="dxa"/>
          <w:cantSplit/>
        </w:trPr>
        <w:tc>
          <w:tcPr>
            <w:tcW w:w="4457" w:type="dxa"/>
            <w:gridSpan w:val="3"/>
          </w:tcPr>
          <w:p w14:paraId="33A3EF20">
            <w:pPr>
              <w:rPr>
                <w:rFonts w:ascii="Times New Roman" w:hAnsi="Times New Roman" w:cs="Times New Roman"/>
                <w:sz w:val="20"/>
                <w:szCs w:val="20"/>
                <w:lang w:val="en-GB"/>
              </w:rPr>
            </w:pPr>
            <w:r>
              <w:rPr>
                <w:rFonts w:ascii="Times New Roman" w:hAnsi="Times New Roman" w:cs="Times New Roman"/>
                <w:sz w:val="20"/>
                <w:szCs w:val="20"/>
                <w:lang w:val="en-GB"/>
              </w:rPr>
              <w:t>Name of Client:</w:t>
            </w:r>
          </w:p>
          <w:p w14:paraId="3319679B">
            <w:pPr>
              <w:rPr>
                <w:rFonts w:ascii="Times New Roman" w:hAnsi="Times New Roman" w:cs="Times New Roman"/>
                <w:sz w:val="20"/>
                <w:szCs w:val="20"/>
                <w:lang w:val="en-GB"/>
              </w:rPr>
            </w:pPr>
          </w:p>
          <w:p w14:paraId="70A87BFF">
            <w:pPr>
              <w:rPr>
                <w:rFonts w:ascii="Times New Roman" w:hAnsi="Times New Roman" w:cs="Times New Roman"/>
                <w:sz w:val="20"/>
                <w:szCs w:val="20"/>
                <w:lang w:val="en-GB"/>
              </w:rPr>
            </w:pPr>
          </w:p>
        </w:tc>
        <w:tc>
          <w:tcPr>
            <w:tcW w:w="4543" w:type="dxa"/>
            <w:gridSpan w:val="2"/>
            <w:vMerge w:val="restart"/>
          </w:tcPr>
          <w:p w14:paraId="0AA9EBE9">
            <w:pPr>
              <w:rPr>
                <w:rFonts w:ascii="Times New Roman" w:hAnsi="Times New Roman" w:cs="Times New Roman"/>
                <w:sz w:val="20"/>
                <w:szCs w:val="20"/>
                <w:lang w:val="en-GB"/>
              </w:rPr>
            </w:pPr>
            <w:r>
              <w:rPr>
                <w:rFonts w:ascii="Times New Roman" w:hAnsi="Times New Roman" w:cs="Times New Roman"/>
                <w:sz w:val="20"/>
                <w:szCs w:val="20"/>
                <w:lang w:val="en-GB"/>
              </w:rPr>
              <w:t>Professional Staff provided by your Organisation:</w:t>
            </w:r>
          </w:p>
          <w:p w14:paraId="33CC104E">
            <w:pPr>
              <w:rPr>
                <w:rFonts w:ascii="Times New Roman" w:hAnsi="Times New Roman" w:cs="Times New Roman"/>
                <w:sz w:val="20"/>
                <w:szCs w:val="20"/>
                <w:lang w:val="en-GB"/>
              </w:rPr>
            </w:pPr>
            <w:r>
              <w:rPr>
                <w:rFonts w:ascii="Times New Roman" w:hAnsi="Times New Roman" w:cs="Times New Roman"/>
                <w:sz w:val="20"/>
                <w:szCs w:val="20"/>
                <w:lang w:val="en-GB"/>
              </w:rPr>
              <w:t>No of Staff:</w:t>
            </w:r>
          </w:p>
          <w:p w14:paraId="369A3ED4">
            <w:pPr>
              <w:rPr>
                <w:rFonts w:ascii="Times New Roman" w:hAnsi="Times New Roman" w:cs="Times New Roman"/>
                <w:sz w:val="20"/>
                <w:szCs w:val="20"/>
                <w:lang w:val="en-GB"/>
              </w:rPr>
            </w:pPr>
          </w:p>
          <w:p w14:paraId="56691139">
            <w:pPr>
              <w:rPr>
                <w:rFonts w:ascii="Times New Roman" w:hAnsi="Times New Roman" w:cs="Times New Roman"/>
                <w:sz w:val="20"/>
                <w:szCs w:val="20"/>
                <w:lang w:val="en-GB"/>
              </w:rPr>
            </w:pPr>
            <w:r>
              <w:rPr>
                <w:rFonts w:ascii="Times New Roman" w:hAnsi="Times New Roman" w:cs="Times New Roman"/>
                <w:sz w:val="20"/>
                <w:szCs w:val="20"/>
                <w:lang w:val="en-GB"/>
              </w:rPr>
              <w:t>No of Person-Months</w:t>
            </w:r>
          </w:p>
          <w:p w14:paraId="17C6991E">
            <w:pPr>
              <w:rPr>
                <w:rFonts w:ascii="Times New Roman" w:hAnsi="Times New Roman" w:cs="Times New Roman"/>
                <w:sz w:val="20"/>
                <w:szCs w:val="20"/>
                <w:lang w:val="en-GB"/>
              </w:rPr>
            </w:pPr>
          </w:p>
          <w:p w14:paraId="38ECCC78">
            <w:pPr>
              <w:rPr>
                <w:rFonts w:ascii="Times New Roman" w:hAnsi="Times New Roman" w:cs="Times New Roman"/>
                <w:sz w:val="20"/>
                <w:szCs w:val="20"/>
                <w:lang w:val="en-GB"/>
              </w:rPr>
            </w:pPr>
          </w:p>
        </w:tc>
      </w:tr>
      <w:tr w14:paraId="1DADEE9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72" w:type="dxa"/>
            <w:bottom w:w="0" w:type="dxa"/>
            <w:right w:w="72" w:type="dxa"/>
          </w:tblCellMar>
        </w:tblPrEx>
        <w:trPr>
          <w:gridBefore w:val="1"/>
          <w:wBefore w:w="43" w:type="dxa"/>
          <w:cantSplit/>
        </w:trPr>
        <w:tc>
          <w:tcPr>
            <w:tcW w:w="2228" w:type="dxa"/>
            <w:gridSpan w:val="2"/>
          </w:tcPr>
          <w:p w14:paraId="424317D0">
            <w:pPr>
              <w:rPr>
                <w:rFonts w:ascii="Times New Roman" w:hAnsi="Times New Roman" w:cs="Times New Roman"/>
                <w:sz w:val="20"/>
                <w:szCs w:val="20"/>
                <w:lang w:val="en-GB"/>
              </w:rPr>
            </w:pPr>
            <w:r>
              <w:rPr>
                <w:rFonts w:ascii="Times New Roman" w:hAnsi="Times New Roman" w:cs="Times New Roman"/>
                <w:sz w:val="20"/>
                <w:szCs w:val="20"/>
                <w:lang w:val="en-GB"/>
              </w:rPr>
              <w:t>Start Date</w:t>
            </w:r>
          </w:p>
          <w:p w14:paraId="22F56E57">
            <w:pPr>
              <w:rPr>
                <w:rFonts w:ascii="Times New Roman" w:hAnsi="Times New Roman" w:cs="Times New Roman"/>
                <w:sz w:val="20"/>
                <w:szCs w:val="20"/>
                <w:lang w:val="en-GB"/>
              </w:rPr>
            </w:pPr>
            <w:r>
              <w:rPr>
                <w:rFonts w:ascii="Times New Roman" w:hAnsi="Times New Roman" w:cs="Times New Roman"/>
                <w:sz w:val="20"/>
                <w:szCs w:val="20"/>
                <w:lang w:val="en-GB"/>
              </w:rPr>
              <w:t>(Month/Year)</w:t>
            </w:r>
          </w:p>
        </w:tc>
        <w:tc>
          <w:tcPr>
            <w:tcW w:w="2229" w:type="dxa"/>
          </w:tcPr>
          <w:p w14:paraId="3C96C909">
            <w:pPr>
              <w:rPr>
                <w:rFonts w:ascii="Times New Roman" w:hAnsi="Times New Roman" w:cs="Times New Roman"/>
                <w:sz w:val="20"/>
                <w:szCs w:val="20"/>
                <w:lang w:val="en-GB"/>
              </w:rPr>
            </w:pPr>
            <w:r>
              <w:rPr>
                <w:rFonts w:ascii="Times New Roman" w:hAnsi="Times New Roman" w:cs="Times New Roman"/>
                <w:sz w:val="20"/>
                <w:szCs w:val="20"/>
                <w:lang w:val="en-GB"/>
              </w:rPr>
              <w:t>Completion Date</w:t>
            </w:r>
          </w:p>
          <w:p w14:paraId="7FAB3868">
            <w:pPr>
              <w:rPr>
                <w:rFonts w:ascii="Times New Roman" w:hAnsi="Times New Roman" w:cs="Times New Roman"/>
                <w:sz w:val="20"/>
                <w:szCs w:val="20"/>
                <w:lang w:val="en-GB"/>
              </w:rPr>
            </w:pPr>
            <w:r>
              <w:rPr>
                <w:rFonts w:ascii="Times New Roman" w:hAnsi="Times New Roman" w:cs="Times New Roman"/>
                <w:sz w:val="20"/>
                <w:szCs w:val="20"/>
                <w:lang w:val="en-GB"/>
              </w:rPr>
              <w:t>(Month/Year)</w:t>
            </w:r>
          </w:p>
        </w:tc>
        <w:tc>
          <w:tcPr>
            <w:tcW w:w="4543" w:type="dxa"/>
            <w:gridSpan w:val="2"/>
            <w:vMerge w:val="continue"/>
          </w:tcPr>
          <w:p w14:paraId="669FDB53">
            <w:pPr>
              <w:rPr>
                <w:rFonts w:ascii="Times New Roman" w:hAnsi="Times New Roman" w:cs="Times New Roman"/>
                <w:sz w:val="20"/>
                <w:szCs w:val="20"/>
                <w:lang w:val="en-GB"/>
              </w:rPr>
            </w:pPr>
          </w:p>
        </w:tc>
      </w:tr>
      <w:tr w14:paraId="6D69C58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72" w:type="dxa"/>
            <w:bottom w:w="0" w:type="dxa"/>
            <w:right w:w="72" w:type="dxa"/>
          </w:tblCellMar>
        </w:tblPrEx>
        <w:trPr>
          <w:gridBefore w:val="1"/>
          <w:wBefore w:w="43" w:type="dxa"/>
        </w:trPr>
        <w:tc>
          <w:tcPr>
            <w:tcW w:w="4457" w:type="dxa"/>
            <w:gridSpan w:val="3"/>
          </w:tcPr>
          <w:p w14:paraId="34A634B3">
            <w:pPr>
              <w:rPr>
                <w:rFonts w:ascii="Times New Roman" w:hAnsi="Times New Roman" w:cs="Times New Roman"/>
                <w:sz w:val="20"/>
                <w:szCs w:val="20"/>
                <w:lang w:val="en-GB"/>
              </w:rPr>
            </w:pPr>
            <w:r>
              <w:rPr>
                <w:rFonts w:ascii="Times New Roman" w:hAnsi="Times New Roman" w:cs="Times New Roman"/>
                <w:sz w:val="20"/>
                <w:szCs w:val="20"/>
                <w:lang w:val="en-GB"/>
              </w:rPr>
              <w:t>Name of associated Consultants, if any:</w:t>
            </w:r>
          </w:p>
          <w:p w14:paraId="674092D0">
            <w:pPr>
              <w:rPr>
                <w:rFonts w:ascii="Times New Roman" w:hAnsi="Times New Roman" w:cs="Times New Roman"/>
                <w:sz w:val="20"/>
                <w:szCs w:val="20"/>
                <w:lang w:val="en-GB"/>
              </w:rPr>
            </w:pPr>
          </w:p>
        </w:tc>
        <w:tc>
          <w:tcPr>
            <w:tcW w:w="4543" w:type="dxa"/>
            <w:gridSpan w:val="2"/>
          </w:tcPr>
          <w:p w14:paraId="334D22F5">
            <w:pPr>
              <w:rPr>
                <w:rFonts w:ascii="Times New Roman" w:hAnsi="Times New Roman" w:cs="Times New Roman"/>
                <w:sz w:val="20"/>
                <w:szCs w:val="20"/>
                <w:lang w:val="en-GB"/>
              </w:rPr>
            </w:pPr>
            <w:r>
              <w:rPr>
                <w:rFonts w:ascii="Times New Roman" w:hAnsi="Times New Roman" w:cs="Times New Roman"/>
                <w:sz w:val="20"/>
                <w:szCs w:val="20"/>
                <w:lang w:val="en-GB"/>
              </w:rPr>
              <w:t>N</w:t>
            </w:r>
            <w:r>
              <w:rPr>
                <w:rFonts w:ascii="Times New Roman" w:hAnsi="Times New Roman" w:cs="Times New Roman"/>
                <w:sz w:val="20"/>
                <w:szCs w:val="20"/>
                <w:u w:val="single"/>
                <w:vertAlign w:val="superscript"/>
                <w:lang w:val="en-GB"/>
              </w:rPr>
              <w:t>o</w:t>
            </w:r>
            <w:r>
              <w:rPr>
                <w:rFonts w:ascii="Times New Roman" w:hAnsi="Times New Roman" w:cs="Times New Roman"/>
                <w:sz w:val="20"/>
                <w:szCs w:val="20"/>
                <w:lang w:val="en-GB"/>
              </w:rPr>
              <w:t xml:space="preserve"> of Person-Months of Professional Staff provided by associated Consultants:</w:t>
            </w:r>
          </w:p>
          <w:p w14:paraId="3142F256">
            <w:pPr>
              <w:rPr>
                <w:rFonts w:ascii="Times New Roman" w:hAnsi="Times New Roman" w:cs="Times New Roman"/>
                <w:sz w:val="20"/>
                <w:szCs w:val="20"/>
                <w:lang w:val="en-GB"/>
              </w:rPr>
            </w:pPr>
          </w:p>
          <w:p w14:paraId="7057A535">
            <w:pPr>
              <w:rPr>
                <w:rFonts w:ascii="Times New Roman" w:hAnsi="Times New Roman" w:cs="Times New Roman"/>
                <w:sz w:val="20"/>
                <w:szCs w:val="20"/>
                <w:lang w:val="en-GB"/>
              </w:rPr>
            </w:pPr>
          </w:p>
        </w:tc>
      </w:tr>
      <w:tr w14:paraId="6AF2CD0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72" w:type="dxa"/>
            <w:bottom w:w="0" w:type="dxa"/>
            <w:right w:w="72" w:type="dxa"/>
          </w:tblCellMar>
        </w:tblPrEx>
        <w:trPr>
          <w:gridBefore w:val="1"/>
          <w:wBefore w:w="43" w:type="dxa"/>
        </w:trPr>
        <w:tc>
          <w:tcPr>
            <w:tcW w:w="9000" w:type="dxa"/>
            <w:gridSpan w:val="5"/>
          </w:tcPr>
          <w:p w14:paraId="0DCBE62D">
            <w:pPr>
              <w:jc w:val="both"/>
              <w:rPr>
                <w:rFonts w:ascii="Times New Roman" w:hAnsi="Times New Roman" w:cs="Times New Roman"/>
                <w:sz w:val="20"/>
                <w:szCs w:val="20"/>
                <w:lang w:val="en-GB"/>
              </w:rPr>
            </w:pPr>
            <w:r>
              <w:rPr>
                <w:rFonts w:ascii="Times New Roman" w:hAnsi="Times New Roman" w:cs="Times New Roman"/>
                <w:sz w:val="20"/>
                <w:szCs w:val="20"/>
                <w:lang w:val="en-GB"/>
              </w:rPr>
              <w:t>Name of Senior Staff (Project Director/Coordinator, Team Leader) Involved and Functions Performed:</w:t>
            </w:r>
          </w:p>
          <w:p w14:paraId="6249F1E3">
            <w:pPr>
              <w:jc w:val="both"/>
              <w:rPr>
                <w:rFonts w:ascii="Times New Roman" w:hAnsi="Times New Roman" w:cs="Times New Roman"/>
                <w:sz w:val="20"/>
                <w:szCs w:val="20"/>
                <w:lang w:val="en-GB"/>
              </w:rPr>
            </w:pPr>
          </w:p>
          <w:p w14:paraId="49D16B61">
            <w:pPr>
              <w:jc w:val="both"/>
              <w:rPr>
                <w:rFonts w:ascii="Times New Roman" w:hAnsi="Times New Roman" w:cs="Times New Roman"/>
                <w:sz w:val="20"/>
                <w:szCs w:val="20"/>
                <w:lang w:val="en-GB"/>
              </w:rPr>
            </w:pPr>
          </w:p>
          <w:p w14:paraId="021140E2">
            <w:pPr>
              <w:rPr>
                <w:rFonts w:ascii="Times New Roman" w:hAnsi="Times New Roman" w:cs="Times New Roman"/>
                <w:sz w:val="20"/>
                <w:szCs w:val="20"/>
                <w:lang w:val="en-GB"/>
              </w:rPr>
            </w:pPr>
          </w:p>
        </w:tc>
      </w:tr>
      <w:tr w14:paraId="030EE9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72" w:type="dxa"/>
            <w:bottom w:w="0" w:type="dxa"/>
            <w:right w:w="72" w:type="dxa"/>
          </w:tblCellMar>
        </w:tblPrEx>
        <w:trPr>
          <w:gridBefore w:val="1"/>
          <w:wBefore w:w="43" w:type="dxa"/>
        </w:trPr>
        <w:tc>
          <w:tcPr>
            <w:tcW w:w="9000" w:type="dxa"/>
            <w:gridSpan w:val="5"/>
          </w:tcPr>
          <w:p w14:paraId="7FAF9453">
            <w:pPr>
              <w:rPr>
                <w:rFonts w:ascii="Times New Roman" w:hAnsi="Times New Roman" w:cs="Times New Roman"/>
                <w:sz w:val="20"/>
                <w:szCs w:val="20"/>
                <w:lang w:val="en-GB"/>
              </w:rPr>
            </w:pPr>
            <w:r>
              <w:rPr>
                <w:rFonts w:ascii="Times New Roman" w:hAnsi="Times New Roman" w:cs="Times New Roman"/>
                <w:sz w:val="20"/>
                <w:szCs w:val="20"/>
                <w:lang w:val="en-GB"/>
              </w:rPr>
              <w:t>Detailed Narrative Description of Project:</w:t>
            </w:r>
          </w:p>
          <w:p w14:paraId="0DDA39C1">
            <w:pPr>
              <w:rPr>
                <w:rFonts w:ascii="Times New Roman" w:hAnsi="Times New Roman" w:cs="Times New Roman"/>
                <w:sz w:val="20"/>
                <w:szCs w:val="20"/>
                <w:lang w:val="en-GB"/>
              </w:rPr>
            </w:pPr>
          </w:p>
          <w:p w14:paraId="07E64F7F">
            <w:pPr>
              <w:rPr>
                <w:rFonts w:ascii="Times New Roman" w:hAnsi="Times New Roman" w:cs="Times New Roman"/>
                <w:sz w:val="20"/>
                <w:szCs w:val="20"/>
                <w:lang w:val="en-GB"/>
              </w:rPr>
            </w:pPr>
          </w:p>
          <w:p w14:paraId="29847F53">
            <w:pPr>
              <w:rPr>
                <w:rFonts w:ascii="Times New Roman" w:hAnsi="Times New Roman" w:cs="Times New Roman"/>
                <w:sz w:val="20"/>
                <w:szCs w:val="20"/>
                <w:lang w:val="en-GB"/>
              </w:rPr>
            </w:pPr>
          </w:p>
          <w:p w14:paraId="5B1551DE">
            <w:pPr>
              <w:rPr>
                <w:rFonts w:ascii="Times New Roman" w:hAnsi="Times New Roman" w:cs="Times New Roman"/>
                <w:sz w:val="20"/>
                <w:szCs w:val="20"/>
                <w:lang w:val="en-GB"/>
              </w:rPr>
            </w:pPr>
          </w:p>
          <w:p w14:paraId="5BF28CC3">
            <w:pPr>
              <w:rPr>
                <w:rFonts w:ascii="Times New Roman" w:hAnsi="Times New Roman" w:cs="Times New Roman"/>
                <w:sz w:val="20"/>
                <w:szCs w:val="20"/>
                <w:lang w:val="en-GB"/>
              </w:rPr>
            </w:pPr>
          </w:p>
        </w:tc>
      </w:tr>
      <w:tr w14:paraId="71EFDBA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72" w:type="dxa"/>
            <w:bottom w:w="0" w:type="dxa"/>
            <w:right w:w="72" w:type="dxa"/>
          </w:tblCellMar>
        </w:tblPrEx>
        <w:trPr>
          <w:gridBefore w:val="1"/>
          <w:wBefore w:w="43" w:type="dxa"/>
        </w:trPr>
        <w:tc>
          <w:tcPr>
            <w:tcW w:w="9000" w:type="dxa"/>
            <w:gridSpan w:val="5"/>
          </w:tcPr>
          <w:p w14:paraId="6E2F6328">
            <w:pPr>
              <w:rPr>
                <w:rFonts w:ascii="Times New Roman" w:hAnsi="Times New Roman" w:cs="Times New Roman"/>
                <w:sz w:val="20"/>
                <w:szCs w:val="20"/>
                <w:lang w:val="en-GB"/>
              </w:rPr>
            </w:pPr>
            <w:r>
              <w:rPr>
                <w:rFonts w:ascii="Times New Roman" w:hAnsi="Times New Roman" w:cs="Times New Roman"/>
                <w:sz w:val="20"/>
                <w:szCs w:val="20"/>
                <w:lang w:val="en-GB"/>
              </w:rPr>
              <w:t>Detailed Description of Actual Services Provided by your Staff:</w:t>
            </w:r>
          </w:p>
          <w:p w14:paraId="2AFBF07E">
            <w:pPr>
              <w:rPr>
                <w:rFonts w:ascii="Times New Roman" w:hAnsi="Times New Roman" w:cs="Times New Roman"/>
                <w:sz w:val="20"/>
                <w:szCs w:val="20"/>
                <w:lang w:val="en-GB"/>
              </w:rPr>
            </w:pPr>
          </w:p>
          <w:p w14:paraId="1E45DF07">
            <w:pPr>
              <w:rPr>
                <w:rFonts w:ascii="Times New Roman" w:hAnsi="Times New Roman" w:cs="Times New Roman"/>
                <w:sz w:val="20"/>
                <w:szCs w:val="20"/>
                <w:lang w:val="en-GB"/>
              </w:rPr>
            </w:pPr>
          </w:p>
          <w:p w14:paraId="7989CD6E">
            <w:pPr>
              <w:rPr>
                <w:rFonts w:ascii="Times New Roman" w:hAnsi="Times New Roman" w:cs="Times New Roman"/>
                <w:sz w:val="20"/>
                <w:szCs w:val="20"/>
                <w:lang w:val="en-GB"/>
              </w:rPr>
            </w:pPr>
          </w:p>
          <w:p w14:paraId="369AF683">
            <w:pPr>
              <w:rPr>
                <w:rFonts w:ascii="Times New Roman" w:hAnsi="Times New Roman" w:cs="Times New Roman"/>
                <w:sz w:val="20"/>
                <w:szCs w:val="20"/>
                <w:lang w:val="en-GB"/>
              </w:rPr>
            </w:pPr>
          </w:p>
        </w:tc>
      </w:tr>
      <w:tr w14:paraId="3255D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2160" w:type="dxa"/>
            <w:gridSpan w:val="2"/>
          </w:tcPr>
          <w:p w14:paraId="19CB5EC1">
            <w:pPr>
              <w:pStyle w:val="15"/>
              <w:tabs>
                <w:tab w:val="left" w:pos="8820"/>
              </w:tabs>
              <w:suppressAutoHyphens w:val="0"/>
              <w:spacing w:after="0" w:line="360" w:lineRule="auto"/>
              <w:rPr>
                <w:rFonts w:ascii="Times New Roman" w:hAnsi="Times New Roman" w:cs="Times New Roman"/>
                <w:lang w:val="en-GB"/>
              </w:rPr>
            </w:pPr>
            <w:r>
              <w:rPr>
                <w:rFonts w:ascii="Times New Roman" w:hAnsi="Times New Roman" w:cs="Times New Roman"/>
                <w:lang w:val="en-GB"/>
              </w:rPr>
              <w:t>Firm’s Name:</w:t>
            </w:r>
          </w:p>
        </w:tc>
        <w:tc>
          <w:tcPr>
            <w:tcW w:w="6840" w:type="dxa"/>
            <w:gridSpan w:val="3"/>
          </w:tcPr>
          <w:p w14:paraId="29FEE2F6">
            <w:pPr>
              <w:pStyle w:val="15"/>
              <w:tabs>
                <w:tab w:val="left" w:pos="8820"/>
              </w:tabs>
              <w:suppressAutoHyphens w:val="0"/>
              <w:spacing w:after="0" w:line="360" w:lineRule="auto"/>
              <w:rPr>
                <w:rFonts w:ascii="Times New Roman" w:hAnsi="Times New Roman" w:cs="Times New Roman"/>
                <w:lang w:val="en-GB"/>
              </w:rPr>
            </w:pPr>
          </w:p>
        </w:tc>
      </w:tr>
      <w:tr w14:paraId="377D2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3" w:type="dxa"/>
        </w:trPr>
        <w:tc>
          <w:tcPr>
            <w:tcW w:w="2160" w:type="dxa"/>
            <w:gridSpan w:val="2"/>
          </w:tcPr>
          <w:p w14:paraId="21395093">
            <w:pPr>
              <w:pStyle w:val="15"/>
              <w:tabs>
                <w:tab w:val="left" w:pos="8820"/>
              </w:tabs>
              <w:suppressAutoHyphens w:val="0"/>
              <w:spacing w:after="0" w:line="360" w:lineRule="auto"/>
              <w:jc w:val="left"/>
              <w:rPr>
                <w:rFonts w:ascii="Times New Roman" w:hAnsi="Times New Roman" w:cs="Times New Roman"/>
                <w:lang w:val="en-GB"/>
              </w:rPr>
            </w:pPr>
            <w:r>
              <w:rPr>
                <w:rFonts w:ascii="Times New Roman" w:hAnsi="Times New Roman" w:cs="Times New Roman"/>
                <w:lang w:val="en-GB"/>
              </w:rPr>
              <w:t>Authorised Signature/Name of Representative/Date</w:t>
            </w:r>
          </w:p>
        </w:tc>
        <w:tc>
          <w:tcPr>
            <w:tcW w:w="6840" w:type="dxa"/>
            <w:gridSpan w:val="3"/>
          </w:tcPr>
          <w:p w14:paraId="2ED4DF09">
            <w:pPr>
              <w:pStyle w:val="15"/>
              <w:tabs>
                <w:tab w:val="left" w:pos="8820"/>
              </w:tabs>
              <w:suppressAutoHyphens w:val="0"/>
              <w:spacing w:after="0" w:line="360" w:lineRule="auto"/>
              <w:rPr>
                <w:rFonts w:ascii="Times New Roman" w:hAnsi="Times New Roman" w:cs="Times New Roman"/>
                <w:lang w:val="en-GB"/>
              </w:rPr>
            </w:pPr>
          </w:p>
        </w:tc>
      </w:tr>
    </w:tbl>
    <w:p w14:paraId="578C391F">
      <w:pPr>
        <w:tabs>
          <w:tab w:val="left" w:pos="8820"/>
        </w:tabs>
        <w:spacing w:line="360" w:lineRule="auto"/>
        <w:jc w:val="both"/>
        <w:rPr>
          <w:rFonts w:ascii="Times New Roman" w:hAnsi="Times New Roman" w:cs="Times New Roman"/>
        </w:rPr>
      </w:pPr>
    </w:p>
    <w:p w14:paraId="3978408A">
      <w:pPr>
        <w:pStyle w:val="4"/>
        <w:jc w:val="center"/>
        <w:rPr>
          <w:rFonts w:ascii="Times New Roman" w:hAnsi="Times New Roman" w:cs="Times New Roman"/>
          <w:b w:val="0"/>
          <w:bCs w:val="0"/>
        </w:rPr>
      </w:pPr>
      <w:bookmarkStart w:id="674" w:name="_Toc38696498"/>
      <w:bookmarkStart w:id="675" w:name="_Toc48551140"/>
      <w:bookmarkStart w:id="676" w:name="_Toc48896257"/>
      <w:r>
        <w:rPr>
          <w:rFonts w:ascii="Times New Roman" w:hAnsi="Times New Roman" w:cs="Times New Roman"/>
        </w:rPr>
        <w:br w:type="page"/>
      </w:r>
      <w:bookmarkStart w:id="677" w:name="_Toc48969373"/>
      <w:bookmarkStart w:id="678" w:name="_Toc48970296"/>
      <w:bookmarkStart w:id="679" w:name="_Toc48974120"/>
      <w:bookmarkStart w:id="680" w:name="_Toc48969042"/>
      <w:bookmarkStart w:id="681" w:name="_Toc48978616"/>
      <w:bookmarkStart w:id="682" w:name="_Toc48979564"/>
      <w:bookmarkStart w:id="683" w:name="_Toc48980629"/>
      <w:bookmarkStart w:id="684" w:name="_Toc49159702"/>
      <w:bookmarkStart w:id="685" w:name="_Toc49159889"/>
      <w:bookmarkStart w:id="686" w:name="_Toc48979377"/>
      <w:bookmarkStart w:id="687" w:name="_Toc506545792"/>
      <w:bookmarkStart w:id="688" w:name="_Toc67815169"/>
      <w:bookmarkStart w:id="689" w:name="_Toc140186405"/>
      <w:r>
        <w:rPr>
          <w:rFonts w:ascii="Times New Roman" w:hAnsi="Times New Roman" w:cs="Times New Roman"/>
          <w:b w:val="0"/>
          <w:bCs w:val="0"/>
        </w:rPr>
        <w:t>Form 4A3</w:t>
      </w:r>
      <w:r>
        <w:rPr>
          <w:rFonts w:ascii="Times New Roman" w:hAnsi="Times New Roman" w:cs="Times New Roman"/>
          <w:b w:val="0"/>
          <w:bCs w:val="0"/>
        </w:rPr>
        <w:tab/>
      </w:r>
      <w:r>
        <w:rPr>
          <w:rFonts w:ascii="Times New Roman" w:hAnsi="Times New Roman" w:cs="Times New Roman"/>
          <w:b w:val="0"/>
          <w:bCs w:val="0"/>
        </w:rPr>
        <w:t>Comments and Suggestions on the Terms of Reference</w:t>
      </w:r>
      <w:bookmarkEnd w:id="674"/>
      <w:bookmarkEnd w:id="675"/>
      <w:bookmarkEnd w:id="676"/>
      <w:bookmarkEnd w:id="677"/>
      <w:bookmarkEnd w:id="678"/>
      <w:bookmarkEnd w:id="679"/>
      <w:bookmarkEnd w:id="680"/>
      <w:bookmarkEnd w:id="681"/>
      <w:r>
        <w:rPr>
          <w:rFonts w:ascii="Times New Roman" w:hAnsi="Times New Roman" w:cs="Times New Roman"/>
          <w:b w:val="0"/>
          <w:bCs w:val="0"/>
        </w:rPr>
        <w:t xml:space="preserve"> </w:t>
      </w:r>
      <w:bookmarkStart w:id="690" w:name="_Toc48969374"/>
      <w:bookmarkStart w:id="691" w:name="_Toc48970297"/>
      <w:bookmarkStart w:id="692" w:name="_Toc48974121"/>
      <w:bookmarkStart w:id="693" w:name="_Toc48978617"/>
      <w:bookmarkStart w:id="694" w:name="_Toc38696499"/>
      <w:bookmarkStart w:id="695" w:name="_Toc48969043"/>
      <w:bookmarkStart w:id="696" w:name="_Toc48896258"/>
      <w:bookmarkStart w:id="697" w:name="_Toc48551141"/>
      <w:r>
        <w:rPr>
          <w:rFonts w:ascii="Times New Roman" w:hAnsi="Times New Roman" w:cs="Times New Roman"/>
          <w:b w:val="0"/>
          <w:bCs w:val="0"/>
        </w:rPr>
        <w:t>and on Counterpart Staff and Facilities to be Provided by the Client</w:t>
      </w:r>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p>
    <w:p w14:paraId="5550C5A6">
      <w:pPr>
        <w:rPr>
          <w:rFonts w:ascii="Times New Roman" w:hAnsi="Times New Roman" w:cs="Times New Roman"/>
          <w:lang w:val="en-GB"/>
        </w:rPr>
      </w:pPr>
    </w:p>
    <w:p w14:paraId="16BB5124">
      <w:pPr>
        <w:rPr>
          <w:rFonts w:ascii="Times New Roman" w:hAnsi="Times New Roman" w:cs="Times New Roman"/>
          <w:b/>
          <w:lang w:val="en-GB"/>
        </w:rPr>
      </w:pPr>
      <w:r>
        <w:rPr>
          <w:rFonts w:ascii="Times New Roman" w:hAnsi="Times New Roman" w:cs="Times New Roman"/>
          <w:b/>
          <w:lang w:val="en-GB"/>
        </w:rPr>
        <w:t>On the Terms of Reference</w:t>
      </w:r>
    </w:p>
    <w:p w14:paraId="2B2491C5">
      <w:pPr>
        <w:rPr>
          <w:rFonts w:ascii="Times New Roman" w:hAnsi="Times New Roman" w:cs="Times New Roman"/>
          <w:lang w:val="en-GB"/>
        </w:rPr>
      </w:pPr>
    </w:p>
    <w:p w14:paraId="34F8F52E">
      <w:pPr>
        <w:rPr>
          <w:rFonts w:ascii="Times New Roman" w:hAnsi="Times New Roman" w:cs="Times New Roman"/>
          <w:lang w:val="en-GB"/>
        </w:rPr>
      </w:pPr>
    </w:p>
    <w:p w14:paraId="4DE2AB8B">
      <w:pPr>
        <w:jc w:val="both"/>
        <w:rPr>
          <w:rFonts w:ascii="Times New Roman" w:hAnsi="Times New Roman" w:cs="Times New Roman"/>
          <w:lang w:val="en-GB"/>
        </w:rPr>
      </w:pPr>
      <w:r>
        <w:rPr>
          <w:rFonts w:ascii="Times New Roman" w:hAnsi="Times New Roman" w:cs="Times New Roman"/>
          <w:lang w:val="en-GB"/>
        </w:rPr>
        <w:t>[</w:t>
      </w:r>
      <w:r>
        <w:rPr>
          <w:rFonts w:ascii="Times New Roman" w:hAnsi="Times New Roman" w:cs="Times New Roman"/>
          <w:i/>
          <w:lang w:val="en-GB"/>
        </w:rPr>
        <w:t>Present and justify here any modifications or improvement to the Terms of Reference you are proposing to improve performance in carrying out the assignment (such as deleting some activity you consider unnecessary, or adding another, or proposing a different phasing of the activities or proposing an alternative method of undertaking the work).  Such suggestions should be concise and to the point, and incorporated in your Proposal.</w:t>
      </w:r>
      <w:r>
        <w:rPr>
          <w:rFonts w:ascii="Times New Roman" w:hAnsi="Times New Roman" w:cs="Times New Roman"/>
          <w:lang w:val="en-GB"/>
        </w:rPr>
        <w:t xml:space="preserve">]  </w:t>
      </w:r>
    </w:p>
    <w:p w14:paraId="0BDBD86E">
      <w:pPr>
        <w:rPr>
          <w:rFonts w:ascii="Times New Roman" w:hAnsi="Times New Roman" w:cs="Times New Roman"/>
          <w:lang w:val="en-GB"/>
        </w:rPr>
      </w:pPr>
    </w:p>
    <w:p w14:paraId="0C0A9AC7">
      <w:pPr>
        <w:rPr>
          <w:rFonts w:ascii="Times New Roman" w:hAnsi="Times New Roman" w:cs="Times New Roman"/>
          <w:lang w:val="en-GB"/>
        </w:rPr>
      </w:pPr>
    </w:p>
    <w:p w14:paraId="0DE07B38">
      <w:pPr>
        <w:rPr>
          <w:rFonts w:ascii="Times New Roman" w:hAnsi="Times New Roman" w:cs="Times New Roman"/>
          <w:b/>
          <w:sz w:val="21"/>
          <w:lang w:val="en-GB"/>
        </w:rPr>
      </w:pPr>
      <w:r>
        <w:rPr>
          <w:rFonts w:ascii="Times New Roman" w:hAnsi="Times New Roman" w:cs="Times New Roman"/>
          <w:b/>
          <w:sz w:val="21"/>
          <w:lang w:val="en-GB"/>
        </w:rPr>
        <w:t>On Counterpart Staff and Facilities</w:t>
      </w:r>
    </w:p>
    <w:p w14:paraId="77E3CC49">
      <w:pPr>
        <w:rPr>
          <w:rFonts w:ascii="Times New Roman" w:hAnsi="Times New Roman" w:cs="Times New Roman"/>
          <w:lang w:val="en-GB"/>
        </w:rPr>
      </w:pPr>
    </w:p>
    <w:p w14:paraId="79210E84">
      <w:pPr>
        <w:rPr>
          <w:rFonts w:ascii="Times New Roman" w:hAnsi="Times New Roman" w:cs="Times New Roman"/>
          <w:lang w:val="en-GB"/>
        </w:rPr>
      </w:pPr>
    </w:p>
    <w:p w14:paraId="0436E3DB">
      <w:pPr>
        <w:jc w:val="both"/>
        <w:rPr>
          <w:rFonts w:ascii="Times New Roman" w:hAnsi="Times New Roman" w:cs="Times New Roman"/>
          <w:lang w:val="en-GB"/>
        </w:rPr>
      </w:pPr>
      <w:r>
        <w:rPr>
          <w:rFonts w:ascii="Times New Roman" w:hAnsi="Times New Roman" w:cs="Times New Roman"/>
          <w:lang w:val="en-GB"/>
        </w:rPr>
        <w:t>[</w:t>
      </w:r>
      <w:r>
        <w:rPr>
          <w:rFonts w:ascii="Times New Roman" w:hAnsi="Times New Roman" w:cs="Times New Roman"/>
          <w:i/>
          <w:lang w:val="en-GB"/>
        </w:rPr>
        <w:t>Comment here on counterpart staff and facilities to be provided by the Client according to Clause Reference 11.1  of the Special Instructions to Consultants including: administrative support, office space, local transportation, equipment, data, etc.</w:t>
      </w:r>
      <w:r>
        <w:rPr>
          <w:rFonts w:ascii="Times New Roman" w:hAnsi="Times New Roman" w:cs="Times New Roman"/>
          <w:lang w:val="en-GB"/>
        </w:rPr>
        <w:t xml:space="preserve">] </w:t>
      </w:r>
    </w:p>
    <w:p w14:paraId="48CFEC73">
      <w:pPr>
        <w:rPr>
          <w:rFonts w:ascii="Times New Roman" w:hAnsi="Times New Roman" w:cs="Times New Roman"/>
          <w:lang w:val="en-GB"/>
        </w:rPr>
      </w:pPr>
    </w:p>
    <w:p w14:paraId="6BAED1D7">
      <w:pPr>
        <w:pStyle w:val="4"/>
        <w:jc w:val="center"/>
        <w:rPr>
          <w:rFonts w:ascii="Times New Roman" w:hAnsi="Times New Roman" w:cs="Times New Roman"/>
          <w:b w:val="0"/>
          <w:bCs w:val="0"/>
        </w:rPr>
      </w:pPr>
      <w:bookmarkStart w:id="698" w:name="_Toc48804341"/>
      <w:bookmarkStart w:id="699" w:name="_Toc48896259"/>
      <w:bookmarkStart w:id="700" w:name="_Toc48800792"/>
      <w:bookmarkStart w:id="701" w:name="_Toc48803327"/>
      <w:bookmarkStart w:id="702" w:name="_Toc48798522"/>
      <w:bookmarkStart w:id="703" w:name="_Toc48895289"/>
      <w:bookmarkStart w:id="704" w:name="_Toc48803496"/>
      <w:bookmarkStart w:id="705" w:name="_Toc48800961"/>
      <w:bookmarkStart w:id="706" w:name="_Toc48803834"/>
      <w:bookmarkStart w:id="707" w:name="_Toc38696500"/>
      <w:bookmarkStart w:id="708" w:name="_Toc48894516"/>
      <w:bookmarkStart w:id="709" w:name="_Toc48812471"/>
      <w:bookmarkStart w:id="710" w:name="_Toc48892684"/>
      <w:bookmarkStart w:id="711" w:name="_Toc48804172"/>
      <w:bookmarkStart w:id="712" w:name="_Toc48804848"/>
      <w:bookmarkStart w:id="713" w:name="_Toc48551142"/>
      <w:bookmarkStart w:id="714" w:name="_Toc48895475"/>
      <w:bookmarkStart w:id="715" w:name="_Toc48803158"/>
      <w:r>
        <w:rPr>
          <w:rFonts w:ascii="Times New Roman" w:hAnsi="Times New Roman" w:cs="Times New Roman"/>
        </w:rPr>
        <w:br w:type="page"/>
      </w:r>
      <w:bookmarkStart w:id="716" w:name="_Toc48969044"/>
      <w:bookmarkStart w:id="717" w:name="_Toc48969375"/>
      <w:bookmarkStart w:id="718" w:name="_Toc48974122"/>
      <w:bookmarkStart w:id="719" w:name="_Toc48970298"/>
      <w:bookmarkStart w:id="720" w:name="_Toc48978618"/>
      <w:bookmarkStart w:id="721" w:name="_Toc48979565"/>
      <w:bookmarkStart w:id="722" w:name="_Toc49159703"/>
      <w:bookmarkStart w:id="723" w:name="_Toc506545793"/>
      <w:bookmarkStart w:id="724" w:name="_Toc67815170"/>
      <w:bookmarkStart w:id="725" w:name="_Toc48979378"/>
      <w:bookmarkStart w:id="726" w:name="_Toc49159890"/>
      <w:bookmarkStart w:id="727" w:name="_Toc48980630"/>
      <w:bookmarkStart w:id="728" w:name="_Toc140186406"/>
      <w:r>
        <w:rPr>
          <w:rFonts w:ascii="Times New Roman" w:hAnsi="Times New Roman" w:cs="Times New Roman"/>
          <w:b w:val="0"/>
          <w:bCs w:val="0"/>
        </w:rPr>
        <w:t>Form 4 A4</w:t>
      </w:r>
      <w:r>
        <w:rPr>
          <w:rFonts w:ascii="Times New Roman" w:hAnsi="Times New Roman" w:cs="Times New Roman"/>
          <w:b w:val="0"/>
          <w:bCs w:val="0"/>
        </w:rPr>
        <w:tab/>
      </w:r>
      <w:r>
        <w:rPr>
          <w:rFonts w:ascii="Times New Roman" w:hAnsi="Times New Roman" w:cs="Times New Roman"/>
          <w:b w:val="0"/>
          <w:bCs w:val="0"/>
        </w:rPr>
        <w:t>Description of Approach, Methodology and Work Plan</w:t>
      </w:r>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r>
        <w:rPr>
          <w:rFonts w:ascii="Times New Roman" w:hAnsi="Times New Roman" w:cs="Times New Roman"/>
          <w:b w:val="0"/>
          <w:bCs w:val="0"/>
        </w:rPr>
        <w:t xml:space="preserve"> </w:t>
      </w:r>
      <w:bookmarkStart w:id="729" w:name="_Toc48798523"/>
      <w:bookmarkStart w:id="730" w:name="_Toc48803835"/>
      <w:bookmarkStart w:id="731" w:name="_Toc48804849"/>
      <w:bookmarkStart w:id="732" w:name="_Toc48812472"/>
      <w:bookmarkStart w:id="733" w:name="_Toc48892685"/>
      <w:bookmarkStart w:id="734" w:name="_Toc48969376"/>
      <w:bookmarkStart w:id="735" w:name="_Toc48978619"/>
      <w:bookmarkStart w:id="736" w:name="_Toc48895290"/>
      <w:bookmarkStart w:id="737" w:name="_Toc48970299"/>
      <w:bookmarkStart w:id="738" w:name="_Toc48894517"/>
      <w:bookmarkStart w:id="739" w:name="_Toc48896260"/>
      <w:bookmarkStart w:id="740" w:name="_Toc48974123"/>
      <w:bookmarkStart w:id="741" w:name="_Toc48803328"/>
      <w:bookmarkStart w:id="742" w:name="_Toc48895476"/>
      <w:bookmarkStart w:id="743" w:name="_Toc48803497"/>
      <w:bookmarkStart w:id="744" w:name="_Toc48804342"/>
      <w:bookmarkStart w:id="745" w:name="_Toc38696501"/>
      <w:bookmarkStart w:id="746" w:name="_Toc48969045"/>
      <w:bookmarkStart w:id="747" w:name="_Toc48803159"/>
      <w:bookmarkStart w:id="748" w:name="_Toc48800962"/>
      <w:bookmarkStart w:id="749" w:name="_Toc48800793"/>
      <w:bookmarkStart w:id="750" w:name="_Toc48804173"/>
      <w:bookmarkStart w:id="751" w:name="_Toc48551143"/>
      <w:r>
        <w:rPr>
          <w:rFonts w:ascii="Times New Roman" w:hAnsi="Times New Roman" w:cs="Times New Roman"/>
          <w:b w:val="0"/>
          <w:bCs w:val="0"/>
        </w:rPr>
        <w:t>for Performing the Assignment</w:t>
      </w:r>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p>
    <w:p w14:paraId="2CB50BAF">
      <w:pPr>
        <w:jc w:val="both"/>
        <w:rPr>
          <w:rFonts w:ascii="Times New Roman" w:hAnsi="Times New Roman" w:cs="Times New Roman"/>
          <w:lang w:val="en-GB"/>
        </w:rPr>
      </w:pPr>
    </w:p>
    <w:p w14:paraId="388E05AD">
      <w:pPr>
        <w:jc w:val="both"/>
        <w:rPr>
          <w:rFonts w:ascii="Times New Roman" w:hAnsi="Times New Roman" w:cs="Times New Roman"/>
          <w:lang w:val="en-GB"/>
        </w:rPr>
      </w:pPr>
    </w:p>
    <w:p w14:paraId="3B7C942A">
      <w:pPr>
        <w:jc w:val="both"/>
        <w:rPr>
          <w:rFonts w:ascii="Times New Roman" w:hAnsi="Times New Roman" w:cs="Times New Roman"/>
          <w:i/>
          <w:iCs/>
        </w:rPr>
      </w:pPr>
      <w:r>
        <w:rPr>
          <w:rFonts w:ascii="Times New Roman" w:hAnsi="Times New Roman" w:cs="Times New Roman"/>
          <w:lang w:val="en-GB"/>
        </w:rPr>
        <w:t>[</w:t>
      </w:r>
      <w:r>
        <w:rPr>
          <w:rFonts w:ascii="Times New Roman" w:hAnsi="Times New Roman" w:cs="Times New Roman"/>
          <w:i/>
          <w:iCs/>
          <w:lang w:val="en-GB"/>
        </w:rPr>
        <w:t xml:space="preserve">Technical approach, methodology and work plan are key components of the technical proposal. </w:t>
      </w:r>
      <w:r>
        <w:rPr>
          <w:rFonts w:ascii="Times New Roman" w:hAnsi="Times New Roman" w:cs="Times New Roman"/>
          <w:i/>
          <w:iCs/>
        </w:rPr>
        <w:t>It is suggested that you present your technical proposal divided into the following three chapters:</w:t>
      </w:r>
    </w:p>
    <w:p w14:paraId="354CF2B0">
      <w:pPr>
        <w:jc w:val="both"/>
        <w:rPr>
          <w:rFonts w:ascii="Times New Roman" w:hAnsi="Times New Roman" w:cs="Times New Roman"/>
          <w:i/>
          <w:iCs/>
        </w:rPr>
      </w:pPr>
    </w:p>
    <w:p w14:paraId="64072533">
      <w:pPr>
        <w:ind w:left="720"/>
        <w:jc w:val="both"/>
        <w:rPr>
          <w:rFonts w:ascii="Times New Roman" w:hAnsi="Times New Roman" w:cs="Times New Roman"/>
          <w:i/>
          <w:iCs/>
        </w:rPr>
      </w:pPr>
      <w:r>
        <w:rPr>
          <w:rFonts w:ascii="Times New Roman" w:hAnsi="Times New Roman" w:cs="Times New Roman"/>
          <w:i/>
          <w:iCs/>
        </w:rPr>
        <w:t>-</w:t>
      </w:r>
      <w:r>
        <w:rPr>
          <w:rFonts w:ascii="Times New Roman" w:hAnsi="Times New Roman" w:cs="Times New Roman"/>
          <w:i/>
          <w:iCs/>
        </w:rPr>
        <w:tab/>
      </w:r>
      <w:r>
        <w:rPr>
          <w:rFonts w:ascii="Times New Roman" w:hAnsi="Times New Roman" w:cs="Times New Roman"/>
          <w:i/>
          <w:iCs/>
        </w:rPr>
        <w:t>Technical Approach and Methodology,</w:t>
      </w:r>
    </w:p>
    <w:p w14:paraId="012AF883">
      <w:pPr>
        <w:ind w:left="720"/>
        <w:jc w:val="both"/>
        <w:rPr>
          <w:rFonts w:ascii="Times New Roman" w:hAnsi="Times New Roman" w:cs="Times New Roman"/>
          <w:i/>
          <w:iCs/>
        </w:rPr>
      </w:pPr>
      <w:r>
        <w:rPr>
          <w:rFonts w:ascii="Times New Roman" w:hAnsi="Times New Roman" w:cs="Times New Roman"/>
          <w:i/>
          <w:iCs/>
        </w:rPr>
        <w:t>-</w:t>
      </w:r>
      <w:r>
        <w:rPr>
          <w:rFonts w:ascii="Times New Roman" w:hAnsi="Times New Roman" w:cs="Times New Roman"/>
          <w:i/>
          <w:iCs/>
        </w:rPr>
        <w:tab/>
      </w:r>
      <w:r>
        <w:rPr>
          <w:rFonts w:ascii="Times New Roman" w:hAnsi="Times New Roman" w:cs="Times New Roman"/>
          <w:i/>
          <w:iCs/>
        </w:rPr>
        <w:t>Work Plan, and</w:t>
      </w:r>
    </w:p>
    <w:p w14:paraId="688C6B0A">
      <w:pPr>
        <w:ind w:left="720"/>
        <w:jc w:val="both"/>
        <w:rPr>
          <w:rFonts w:ascii="Times New Roman" w:hAnsi="Times New Roman" w:cs="Times New Roman"/>
        </w:rPr>
      </w:pPr>
      <w:r>
        <w:rPr>
          <w:rFonts w:ascii="Times New Roman" w:hAnsi="Times New Roman" w:cs="Times New Roman"/>
          <w:i/>
          <w:iCs/>
        </w:rPr>
        <w:t>-</w:t>
      </w:r>
      <w:r>
        <w:rPr>
          <w:rFonts w:ascii="Times New Roman" w:hAnsi="Times New Roman" w:cs="Times New Roman"/>
          <w:i/>
          <w:iCs/>
        </w:rPr>
        <w:tab/>
      </w:r>
      <w:r>
        <w:rPr>
          <w:rFonts w:ascii="Times New Roman" w:hAnsi="Times New Roman" w:cs="Times New Roman"/>
          <w:i/>
          <w:iCs/>
        </w:rPr>
        <w:t>Organization and Staffing.</w:t>
      </w:r>
    </w:p>
    <w:p w14:paraId="6DF35A57">
      <w:pPr>
        <w:pStyle w:val="84"/>
        <w:tabs>
          <w:tab w:val="clear" w:pos="-720"/>
        </w:tabs>
        <w:suppressAutoHyphens w:val="0"/>
        <w:rPr>
          <w:rFonts w:ascii="Times New Roman" w:hAnsi="Times New Roman" w:cs="Times New Roman"/>
          <w:spacing w:val="0"/>
          <w:szCs w:val="22"/>
          <w:lang w:eastAsia="en-US"/>
        </w:rPr>
      </w:pPr>
    </w:p>
    <w:p w14:paraId="2BDD9CA4">
      <w:pPr>
        <w:ind w:left="720" w:hanging="720"/>
        <w:jc w:val="both"/>
        <w:rPr>
          <w:rFonts w:ascii="Times New Roman" w:hAnsi="Times New Roman" w:cs="Times New Roman"/>
        </w:rPr>
      </w:pPr>
      <w:r>
        <w:rPr>
          <w:rFonts w:ascii="Times New Roman" w:hAnsi="Times New Roman" w:cs="Times New Roman"/>
        </w:rPr>
        <w:t>a)</w:t>
      </w:r>
      <w:r>
        <w:rPr>
          <w:rFonts w:ascii="Times New Roman" w:hAnsi="Times New Roman" w:cs="Times New Roman"/>
        </w:rPr>
        <w:tab/>
      </w:r>
      <w:r>
        <w:rPr>
          <w:rFonts w:ascii="Times New Roman" w:hAnsi="Times New Roman" w:cs="Times New Roman"/>
          <w:b/>
        </w:rPr>
        <w:t>Technical Approach and Methodology</w:t>
      </w:r>
      <w:r>
        <w:rPr>
          <w:rFonts w:ascii="Times New Roman" w:hAnsi="Times New Roman" w:cs="Times New Roman"/>
        </w:rPr>
        <w:t>. Here you should explain your understanding of the objectives of the assignment, approach to the services, methodology for carrying out the activities and obtaining the expected output, and the degree of detail of such output. You should highlight the problems being addressed and their importance, and explain the technical approach you would adopt to address them. You should also explain the methodologies you propose to adopt and highlight the compatibility of those methodologies with the proposed approach, (e.g., the methods of interpreting the available data; carrying out investigations, analyses, and studies; comparing alternative solutions). This chapter should incorporate any modifications to the TOR proposed by you. In case the TOR requires the Consultant to provide a quality plan and carry out the assignment according to its provisions, an outline of the quality plan (e.g., its list of contents) should be included in this chapter of the technical proposal.</w:t>
      </w:r>
    </w:p>
    <w:p w14:paraId="6FCEFBBE">
      <w:pPr>
        <w:rPr>
          <w:rFonts w:ascii="Times New Roman" w:hAnsi="Times New Roman" w:cs="Times New Roman"/>
        </w:rPr>
      </w:pPr>
    </w:p>
    <w:p w14:paraId="729CA2C1">
      <w:pPr>
        <w:ind w:left="720" w:hanging="720"/>
        <w:jc w:val="both"/>
        <w:rPr>
          <w:rFonts w:ascii="Times New Roman" w:hAnsi="Times New Roman" w:cs="Times New Roman"/>
        </w:rPr>
      </w:pPr>
      <w:r>
        <w:rPr>
          <w:rFonts w:ascii="Times New Roman" w:hAnsi="Times New Roman" w:cs="Times New Roman"/>
        </w:rPr>
        <w:t>b)</w:t>
      </w:r>
      <w:r>
        <w:rPr>
          <w:rFonts w:ascii="Times New Roman" w:hAnsi="Times New Roman" w:cs="Times New Roman"/>
        </w:rPr>
        <w:tab/>
      </w:r>
      <w:r>
        <w:rPr>
          <w:rFonts w:ascii="Times New Roman" w:hAnsi="Times New Roman" w:cs="Times New Roman"/>
          <w:b/>
        </w:rPr>
        <w:t>Work Plan</w:t>
      </w:r>
      <w:r>
        <w:rPr>
          <w:rFonts w:ascii="Times New Roman" w:hAnsi="Times New Roman" w:cs="Times New Roman"/>
        </w:rPr>
        <w:t>. Here you should propose the main activities of the assignment, their content and duration, phasing and interrelations, milestones (including interim approvals by the Client), and delivery dates of the reports. The proposed work plan should be consistent with the technical approach and methodology, showing understanding of the TOR and ability to translate them into a feasible working plan. A list of the final documents, including reports, drawings, and tables to be delivered as final output, should be included here. The work plan should be consistent with the Work schedule of Form 4A5.</w:t>
      </w:r>
    </w:p>
    <w:p w14:paraId="7E1CB454">
      <w:pPr>
        <w:rPr>
          <w:rFonts w:ascii="Times New Roman" w:hAnsi="Times New Roman" w:cs="Times New Roman"/>
        </w:rPr>
      </w:pPr>
    </w:p>
    <w:p w14:paraId="2E3F0236">
      <w:pPr>
        <w:ind w:left="720" w:hanging="720"/>
        <w:jc w:val="both"/>
        <w:rPr>
          <w:rFonts w:ascii="Times New Roman" w:hAnsi="Times New Roman" w:cs="Times New Roman"/>
        </w:rPr>
      </w:pPr>
      <w:r>
        <w:rPr>
          <w:rFonts w:ascii="Times New Roman" w:hAnsi="Times New Roman" w:cs="Times New Roman"/>
        </w:rPr>
        <w:t>c)</w:t>
      </w:r>
      <w:r>
        <w:rPr>
          <w:rFonts w:ascii="Times New Roman" w:hAnsi="Times New Roman" w:cs="Times New Roman"/>
        </w:rPr>
        <w:tab/>
      </w:r>
      <w:r>
        <w:rPr>
          <w:rFonts w:ascii="Times New Roman" w:hAnsi="Times New Roman" w:cs="Times New Roman"/>
          <w:b/>
        </w:rPr>
        <w:t>Organization and Staffing</w:t>
      </w:r>
      <w:r>
        <w:rPr>
          <w:rFonts w:ascii="Times New Roman" w:hAnsi="Times New Roman" w:cs="Times New Roman"/>
        </w:rPr>
        <w:t>. In this chapter you should propose the structure and composition of your team. You should list the main disciplines of the assignment, the key expert responsible, and proposed technical and support staff. The roles and responsibilities of professional staff should be set out in job descriptions. In case of association, this chapter will indicate how the duties and responsibilities will be shared. The organization and staffing will be reflected in the Team Composition and Task Assignments of Form 4A6, and the Staffing schedule of Form 4A7. An organization chart illustrating the structure of the team and its interfaces with the Client and other institutions involved in the project also should be provided.]</w:t>
      </w:r>
    </w:p>
    <w:p w14:paraId="4244A9A8">
      <w:pPr>
        <w:rPr>
          <w:rFonts w:ascii="Times New Roman" w:hAnsi="Times New Roman" w:cs="Times New Roman"/>
        </w:rPr>
      </w:pPr>
    </w:p>
    <w:p w14:paraId="5F2D7C47">
      <w:pPr>
        <w:jc w:val="both"/>
        <w:rPr>
          <w:rFonts w:ascii="Times New Roman" w:hAnsi="Times New Roman" w:cs="Times New Roman"/>
          <w:lang w:val="en-GB"/>
        </w:rPr>
      </w:pPr>
    </w:p>
    <w:p w14:paraId="6F059F5C">
      <w:pPr>
        <w:rPr>
          <w:rFonts w:ascii="Times New Roman" w:hAnsi="Times New Roman" w:cs="Times New Roman"/>
        </w:rPr>
        <w:sectPr>
          <w:pgSz w:w="11909" w:h="16834"/>
          <w:pgMar w:top="1440" w:right="1440" w:bottom="1440" w:left="1440" w:header="720" w:footer="720" w:gutter="0"/>
          <w:cols w:space="708" w:num="1"/>
          <w:docGrid w:linePitch="360" w:charSpace="0"/>
        </w:sectPr>
      </w:pPr>
      <w:bookmarkStart w:id="752" w:name="_Toc48798524"/>
      <w:bookmarkStart w:id="753" w:name="_Toc48800963"/>
      <w:bookmarkStart w:id="754" w:name="_Toc48804343"/>
      <w:bookmarkStart w:id="755" w:name="_Toc48812473"/>
      <w:bookmarkStart w:id="756" w:name="_Toc48803329"/>
      <w:bookmarkStart w:id="757" w:name="_Toc48803160"/>
      <w:bookmarkStart w:id="758" w:name="_Toc48896261"/>
      <w:bookmarkStart w:id="759" w:name="_Toc48895477"/>
      <w:bookmarkStart w:id="760" w:name="_Toc48803498"/>
      <w:bookmarkStart w:id="761" w:name="_Toc48895291"/>
      <w:bookmarkStart w:id="762" w:name="_Toc48804850"/>
      <w:bookmarkStart w:id="763" w:name="_Toc48892686"/>
      <w:bookmarkStart w:id="764" w:name="_Toc48800794"/>
      <w:bookmarkStart w:id="765" w:name="_Toc48804174"/>
      <w:bookmarkStart w:id="766" w:name="_Toc48803836"/>
      <w:bookmarkStart w:id="767" w:name="_Toc48894518"/>
      <w:bookmarkStart w:id="768" w:name="_Toc38696505"/>
      <w:bookmarkStart w:id="769" w:name="_Toc48551144"/>
    </w:p>
    <w:p w14:paraId="45BF7805">
      <w:pPr>
        <w:pStyle w:val="4"/>
        <w:jc w:val="center"/>
        <w:rPr>
          <w:rFonts w:ascii="Times New Roman" w:hAnsi="Times New Roman" w:cs="Times New Roman"/>
          <w:b w:val="0"/>
          <w:bCs w:val="0"/>
        </w:rPr>
      </w:pPr>
      <w:bookmarkStart w:id="770" w:name="_Toc48969046"/>
      <w:bookmarkStart w:id="771" w:name="_Toc48974124"/>
      <w:bookmarkStart w:id="772" w:name="_Toc48978620"/>
      <w:bookmarkStart w:id="773" w:name="_Toc48979566"/>
      <w:bookmarkStart w:id="774" w:name="_Toc49159704"/>
      <w:bookmarkStart w:id="775" w:name="_Toc48970300"/>
      <w:bookmarkStart w:id="776" w:name="_Toc48980631"/>
      <w:bookmarkStart w:id="777" w:name="_Toc48969377"/>
      <w:bookmarkStart w:id="778" w:name="_Toc48979379"/>
      <w:bookmarkStart w:id="779" w:name="_Toc49159891"/>
      <w:bookmarkStart w:id="780" w:name="_Toc67815171"/>
      <w:bookmarkStart w:id="781" w:name="_Toc140186407"/>
      <w:bookmarkStart w:id="782" w:name="_Toc506545794"/>
      <w:r>
        <w:rPr>
          <w:rFonts w:ascii="Times New Roman" w:hAnsi="Times New Roman" w:cs="Times New Roman"/>
          <w:b w:val="0"/>
          <w:bCs w:val="0"/>
        </w:rPr>
        <w:t>Form 4A5</w:t>
      </w:r>
      <w:r>
        <w:rPr>
          <w:rFonts w:ascii="Times New Roman" w:hAnsi="Times New Roman" w:cs="Times New Roman"/>
          <w:b w:val="0"/>
          <w:bCs w:val="0"/>
        </w:rPr>
        <w:tab/>
      </w:r>
      <w:r>
        <w:rPr>
          <w:rFonts w:ascii="Times New Roman" w:hAnsi="Times New Roman" w:cs="Times New Roman"/>
          <w:b w:val="0"/>
          <w:bCs w:val="0"/>
        </w:rPr>
        <w:t>Work Schedule</w:t>
      </w:r>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p>
    <w:p w14:paraId="5D6C2B5C">
      <w:pPr>
        <w:rPr>
          <w:rFonts w:ascii="Times New Roman" w:hAnsi="Times New Roman" w:cs="Times New Roman"/>
          <w:sz w:val="20"/>
          <w:lang w:val="en-GB"/>
        </w:rPr>
      </w:pPr>
    </w:p>
    <w:p w14:paraId="19C85692">
      <w:pPr>
        <w:rPr>
          <w:rFonts w:ascii="Times New Roman" w:hAnsi="Times New Roman" w:cs="Times New Roman"/>
          <w:sz w:val="20"/>
          <w:lang w:val="en-GB"/>
        </w:rPr>
      </w:pPr>
    </w:p>
    <w:tbl>
      <w:tblPr>
        <w:tblStyle w:val="12"/>
        <w:tblW w:w="0" w:type="auto"/>
        <w:tblInd w:w="115" w:type="dxa"/>
        <w:tblLayout w:type="fixed"/>
        <w:tblCellMar>
          <w:top w:w="0" w:type="dxa"/>
          <w:left w:w="72" w:type="dxa"/>
          <w:bottom w:w="0" w:type="dxa"/>
          <w:right w:w="72" w:type="dxa"/>
        </w:tblCellMar>
      </w:tblPr>
      <w:tblGrid>
        <w:gridCol w:w="454"/>
        <w:gridCol w:w="3686"/>
        <w:gridCol w:w="680"/>
        <w:gridCol w:w="680"/>
        <w:gridCol w:w="577"/>
        <w:gridCol w:w="783"/>
        <w:gridCol w:w="680"/>
        <w:gridCol w:w="680"/>
        <w:gridCol w:w="680"/>
        <w:gridCol w:w="680"/>
        <w:gridCol w:w="680"/>
        <w:gridCol w:w="680"/>
        <w:gridCol w:w="680"/>
        <w:gridCol w:w="680"/>
        <w:gridCol w:w="680"/>
      </w:tblGrid>
      <w:tr w14:paraId="759F5964">
        <w:tblPrEx>
          <w:tblCellMar>
            <w:top w:w="0" w:type="dxa"/>
            <w:left w:w="72" w:type="dxa"/>
            <w:bottom w:w="0" w:type="dxa"/>
            <w:right w:w="72" w:type="dxa"/>
          </w:tblCellMar>
        </w:tblPrEx>
        <w:trPr>
          <w:cantSplit/>
          <w:trHeight w:val="397" w:hRule="exact"/>
        </w:trPr>
        <w:tc>
          <w:tcPr>
            <w:tcW w:w="454" w:type="dxa"/>
            <w:vMerge w:val="restart"/>
            <w:tcBorders>
              <w:top w:val="double" w:color="auto" w:sz="4" w:space="0"/>
              <w:left w:val="double" w:color="auto" w:sz="4" w:space="0"/>
            </w:tcBorders>
            <w:vAlign w:val="center"/>
          </w:tcPr>
          <w:p w14:paraId="35ADD2F7">
            <w:pPr>
              <w:jc w:val="center"/>
              <w:rPr>
                <w:rFonts w:ascii="Times New Roman" w:hAnsi="Times New Roman" w:cs="Times New Roman"/>
                <w:b/>
                <w:sz w:val="20"/>
                <w:lang w:val="en-GB"/>
              </w:rPr>
            </w:pPr>
            <w:r>
              <w:rPr>
                <w:rFonts w:ascii="Times New Roman" w:hAnsi="Times New Roman" w:cs="Times New Roman"/>
                <w:b/>
                <w:sz w:val="20"/>
                <w:lang w:val="en-GB"/>
              </w:rPr>
              <w:t>N°</w:t>
            </w:r>
          </w:p>
        </w:tc>
        <w:tc>
          <w:tcPr>
            <w:tcW w:w="3686" w:type="dxa"/>
            <w:vMerge w:val="restart"/>
            <w:tcBorders>
              <w:top w:val="double" w:color="auto" w:sz="4" w:space="0"/>
              <w:left w:val="single" w:color="auto" w:sz="6" w:space="0"/>
            </w:tcBorders>
            <w:vAlign w:val="center"/>
          </w:tcPr>
          <w:p w14:paraId="688322D9">
            <w:pPr>
              <w:jc w:val="center"/>
              <w:rPr>
                <w:rFonts w:ascii="Times New Roman" w:hAnsi="Times New Roman" w:cs="Times New Roman"/>
                <w:b/>
                <w:sz w:val="20"/>
                <w:lang w:val="en-GB"/>
              </w:rPr>
            </w:pPr>
            <w:r>
              <w:rPr>
                <w:rFonts w:ascii="Times New Roman" w:hAnsi="Times New Roman" w:cs="Times New Roman"/>
                <w:b/>
                <w:sz w:val="20"/>
                <w:lang w:val="en-GB"/>
              </w:rPr>
              <w:t>Activity</w:t>
            </w:r>
            <w:r>
              <w:rPr>
                <w:rFonts w:ascii="Times New Roman" w:hAnsi="Times New Roman" w:cs="Times New Roman"/>
                <w:sz w:val="20"/>
                <w:vertAlign w:val="superscript"/>
                <w:lang w:val="en-GB"/>
              </w:rPr>
              <w:t>1</w:t>
            </w:r>
          </w:p>
        </w:tc>
        <w:tc>
          <w:tcPr>
            <w:tcW w:w="8840" w:type="dxa"/>
            <w:gridSpan w:val="13"/>
            <w:tcBorders>
              <w:top w:val="double" w:color="auto" w:sz="4" w:space="0"/>
              <w:left w:val="single" w:color="auto" w:sz="6" w:space="0"/>
              <w:bottom w:val="single" w:color="auto" w:sz="6" w:space="0"/>
              <w:right w:val="double" w:color="auto" w:sz="4" w:space="0"/>
            </w:tcBorders>
            <w:vAlign w:val="center"/>
          </w:tcPr>
          <w:p w14:paraId="09DCC5DD">
            <w:pPr>
              <w:jc w:val="center"/>
              <w:rPr>
                <w:rFonts w:ascii="Times New Roman" w:hAnsi="Times New Roman" w:cs="Times New Roman"/>
                <w:b/>
                <w:sz w:val="20"/>
                <w:lang w:val="en-GB"/>
              </w:rPr>
            </w:pPr>
            <w:r>
              <w:rPr>
                <w:rFonts w:ascii="Times New Roman" w:hAnsi="Times New Roman" w:cs="Times New Roman"/>
                <w:b/>
                <w:sz w:val="20"/>
                <w:lang w:val="en-GB"/>
              </w:rPr>
              <w:t>Months</w:t>
            </w:r>
            <w:r>
              <w:rPr>
                <w:rFonts w:ascii="Times New Roman" w:hAnsi="Times New Roman" w:cs="Times New Roman"/>
                <w:sz w:val="20"/>
                <w:vertAlign w:val="superscript"/>
                <w:lang w:val="en-GB"/>
              </w:rPr>
              <w:t>2</w:t>
            </w:r>
          </w:p>
        </w:tc>
      </w:tr>
      <w:tr w14:paraId="494A5647">
        <w:tblPrEx>
          <w:tblCellMar>
            <w:top w:w="0" w:type="dxa"/>
            <w:left w:w="72" w:type="dxa"/>
            <w:bottom w:w="0" w:type="dxa"/>
            <w:right w:w="72" w:type="dxa"/>
          </w:tblCellMar>
        </w:tblPrEx>
        <w:trPr>
          <w:cantSplit/>
          <w:trHeight w:val="397" w:hRule="exact"/>
        </w:trPr>
        <w:tc>
          <w:tcPr>
            <w:tcW w:w="454" w:type="dxa"/>
            <w:vMerge w:val="continue"/>
            <w:tcBorders>
              <w:left w:val="double" w:color="auto" w:sz="4" w:space="0"/>
              <w:bottom w:val="single" w:color="auto" w:sz="12" w:space="0"/>
            </w:tcBorders>
            <w:vAlign w:val="center"/>
          </w:tcPr>
          <w:p w14:paraId="7D3554AD">
            <w:pPr>
              <w:jc w:val="center"/>
              <w:rPr>
                <w:rFonts w:ascii="Times New Roman" w:hAnsi="Times New Roman" w:cs="Times New Roman"/>
                <w:b/>
                <w:sz w:val="20"/>
                <w:lang w:val="en-GB"/>
              </w:rPr>
            </w:pPr>
          </w:p>
        </w:tc>
        <w:tc>
          <w:tcPr>
            <w:tcW w:w="3686" w:type="dxa"/>
            <w:vMerge w:val="continue"/>
            <w:tcBorders>
              <w:left w:val="single" w:color="auto" w:sz="6" w:space="0"/>
              <w:bottom w:val="single" w:color="auto" w:sz="12" w:space="0"/>
            </w:tcBorders>
            <w:vAlign w:val="center"/>
          </w:tcPr>
          <w:p w14:paraId="01FE5ABA">
            <w:pPr>
              <w:jc w:val="center"/>
              <w:rPr>
                <w:rFonts w:ascii="Times New Roman" w:hAnsi="Times New Roman" w:cs="Times New Roman"/>
                <w:b/>
                <w:sz w:val="20"/>
                <w:lang w:val="en-GB"/>
              </w:rPr>
            </w:pPr>
          </w:p>
        </w:tc>
        <w:tc>
          <w:tcPr>
            <w:tcW w:w="680" w:type="dxa"/>
            <w:tcBorders>
              <w:top w:val="single" w:color="auto" w:sz="6" w:space="0"/>
              <w:left w:val="single" w:color="auto" w:sz="6" w:space="0"/>
              <w:bottom w:val="single" w:color="auto" w:sz="12" w:space="0"/>
              <w:right w:val="single" w:color="auto" w:sz="6" w:space="0"/>
            </w:tcBorders>
            <w:vAlign w:val="center"/>
          </w:tcPr>
          <w:p w14:paraId="15EB3803">
            <w:pPr>
              <w:jc w:val="center"/>
              <w:rPr>
                <w:rFonts w:ascii="Times New Roman" w:hAnsi="Times New Roman" w:cs="Times New Roman"/>
                <w:b/>
                <w:sz w:val="20"/>
                <w:lang w:val="en-GB"/>
              </w:rPr>
            </w:pPr>
            <w:r>
              <w:rPr>
                <w:rFonts w:ascii="Times New Roman" w:hAnsi="Times New Roman" w:cs="Times New Roman"/>
                <w:b/>
                <w:sz w:val="20"/>
                <w:lang w:val="en-GB"/>
              </w:rPr>
              <w:t>1</w:t>
            </w:r>
          </w:p>
        </w:tc>
        <w:tc>
          <w:tcPr>
            <w:tcW w:w="680" w:type="dxa"/>
            <w:tcBorders>
              <w:top w:val="single" w:color="auto" w:sz="6" w:space="0"/>
              <w:left w:val="single" w:color="auto" w:sz="6" w:space="0"/>
              <w:bottom w:val="single" w:color="auto" w:sz="12" w:space="0"/>
              <w:right w:val="single" w:color="auto" w:sz="6" w:space="0"/>
            </w:tcBorders>
            <w:vAlign w:val="center"/>
          </w:tcPr>
          <w:p w14:paraId="7BD08588">
            <w:pPr>
              <w:jc w:val="center"/>
              <w:rPr>
                <w:rFonts w:ascii="Times New Roman" w:hAnsi="Times New Roman" w:cs="Times New Roman"/>
                <w:b/>
                <w:sz w:val="20"/>
                <w:lang w:val="en-GB"/>
              </w:rPr>
            </w:pPr>
            <w:r>
              <w:rPr>
                <w:rFonts w:ascii="Times New Roman" w:hAnsi="Times New Roman" w:cs="Times New Roman"/>
                <w:b/>
                <w:sz w:val="20"/>
                <w:lang w:val="en-GB"/>
              </w:rPr>
              <w:t>2</w:t>
            </w:r>
          </w:p>
        </w:tc>
        <w:tc>
          <w:tcPr>
            <w:tcW w:w="577" w:type="dxa"/>
            <w:tcBorders>
              <w:top w:val="single" w:color="auto" w:sz="6" w:space="0"/>
              <w:left w:val="single" w:color="auto" w:sz="6" w:space="0"/>
              <w:bottom w:val="single" w:color="auto" w:sz="12" w:space="0"/>
              <w:right w:val="single" w:color="auto" w:sz="6" w:space="0"/>
            </w:tcBorders>
            <w:vAlign w:val="center"/>
          </w:tcPr>
          <w:p w14:paraId="099FBD54">
            <w:pPr>
              <w:jc w:val="center"/>
              <w:rPr>
                <w:rFonts w:ascii="Times New Roman" w:hAnsi="Times New Roman" w:cs="Times New Roman"/>
                <w:b/>
                <w:sz w:val="20"/>
                <w:lang w:val="en-GB"/>
              </w:rPr>
            </w:pPr>
            <w:r>
              <w:rPr>
                <w:rFonts w:ascii="Times New Roman" w:hAnsi="Times New Roman" w:cs="Times New Roman"/>
                <w:b/>
                <w:sz w:val="20"/>
                <w:lang w:val="en-GB"/>
              </w:rPr>
              <w:t>4</w:t>
            </w:r>
          </w:p>
        </w:tc>
        <w:tc>
          <w:tcPr>
            <w:tcW w:w="783" w:type="dxa"/>
            <w:tcBorders>
              <w:top w:val="single" w:color="auto" w:sz="6" w:space="0"/>
              <w:left w:val="single" w:color="auto" w:sz="6" w:space="0"/>
              <w:bottom w:val="single" w:color="auto" w:sz="12" w:space="0"/>
              <w:right w:val="single" w:color="auto" w:sz="6" w:space="0"/>
            </w:tcBorders>
            <w:vAlign w:val="center"/>
          </w:tcPr>
          <w:p w14:paraId="502EEA00">
            <w:pPr>
              <w:jc w:val="center"/>
              <w:rPr>
                <w:rFonts w:ascii="Times New Roman" w:hAnsi="Times New Roman" w:cs="Times New Roman"/>
                <w:b/>
                <w:sz w:val="20"/>
                <w:lang w:val="en-GB"/>
              </w:rPr>
            </w:pPr>
            <w:r>
              <w:rPr>
                <w:rFonts w:ascii="Times New Roman" w:hAnsi="Times New Roman" w:cs="Times New Roman"/>
                <w:b/>
                <w:sz w:val="20"/>
                <w:lang w:val="en-GB"/>
              </w:rPr>
              <w:t>4</w:t>
            </w:r>
          </w:p>
        </w:tc>
        <w:tc>
          <w:tcPr>
            <w:tcW w:w="680" w:type="dxa"/>
            <w:tcBorders>
              <w:top w:val="single" w:color="auto" w:sz="6" w:space="0"/>
              <w:left w:val="single" w:color="auto" w:sz="6" w:space="0"/>
              <w:bottom w:val="single" w:color="auto" w:sz="12" w:space="0"/>
              <w:right w:val="single" w:color="auto" w:sz="6" w:space="0"/>
            </w:tcBorders>
            <w:vAlign w:val="center"/>
          </w:tcPr>
          <w:p w14:paraId="32D3DB77">
            <w:pPr>
              <w:jc w:val="center"/>
              <w:rPr>
                <w:rFonts w:ascii="Times New Roman" w:hAnsi="Times New Roman" w:cs="Times New Roman"/>
                <w:b/>
                <w:sz w:val="20"/>
                <w:lang w:val="en-GB"/>
              </w:rPr>
            </w:pPr>
            <w:r>
              <w:rPr>
                <w:rFonts w:ascii="Times New Roman" w:hAnsi="Times New Roman" w:cs="Times New Roman"/>
                <w:b/>
                <w:sz w:val="20"/>
                <w:lang w:val="en-GB"/>
              </w:rPr>
              <w:t>5</w:t>
            </w:r>
          </w:p>
        </w:tc>
        <w:tc>
          <w:tcPr>
            <w:tcW w:w="680" w:type="dxa"/>
            <w:tcBorders>
              <w:top w:val="single" w:color="auto" w:sz="6" w:space="0"/>
              <w:left w:val="single" w:color="auto" w:sz="6" w:space="0"/>
              <w:bottom w:val="single" w:color="auto" w:sz="12" w:space="0"/>
              <w:right w:val="single" w:color="auto" w:sz="6" w:space="0"/>
            </w:tcBorders>
            <w:vAlign w:val="center"/>
          </w:tcPr>
          <w:p w14:paraId="0497396E">
            <w:pPr>
              <w:jc w:val="center"/>
              <w:rPr>
                <w:rFonts w:ascii="Times New Roman" w:hAnsi="Times New Roman" w:cs="Times New Roman"/>
                <w:b/>
                <w:sz w:val="20"/>
                <w:lang w:val="en-GB"/>
              </w:rPr>
            </w:pPr>
            <w:r>
              <w:rPr>
                <w:rFonts w:ascii="Times New Roman" w:hAnsi="Times New Roman" w:cs="Times New Roman"/>
                <w:b/>
                <w:sz w:val="20"/>
                <w:lang w:val="en-GB"/>
              </w:rPr>
              <w:t>6</w:t>
            </w:r>
          </w:p>
        </w:tc>
        <w:tc>
          <w:tcPr>
            <w:tcW w:w="680" w:type="dxa"/>
            <w:tcBorders>
              <w:top w:val="single" w:color="auto" w:sz="6" w:space="0"/>
              <w:left w:val="single" w:color="auto" w:sz="6" w:space="0"/>
              <w:bottom w:val="single" w:color="auto" w:sz="12" w:space="0"/>
              <w:right w:val="single" w:color="auto" w:sz="6" w:space="0"/>
            </w:tcBorders>
            <w:vAlign w:val="center"/>
          </w:tcPr>
          <w:p w14:paraId="3882D23B">
            <w:pPr>
              <w:jc w:val="center"/>
              <w:rPr>
                <w:rFonts w:ascii="Times New Roman" w:hAnsi="Times New Roman" w:cs="Times New Roman"/>
                <w:b/>
                <w:sz w:val="20"/>
                <w:lang w:val="en-GB"/>
              </w:rPr>
            </w:pPr>
            <w:r>
              <w:rPr>
                <w:rFonts w:ascii="Times New Roman" w:hAnsi="Times New Roman" w:cs="Times New Roman"/>
                <w:b/>
                <w:sz w:val="20"/>
                <w:lang w:val="en-GB"/>
              </w:rPr>
              <w:t>7</w:t>
            </w:r>
          </w:p>
        </w:tc>
        <w:tc>
          <w:tcPr>
            <w:tcW w:w="680" w:type="dxa"/>
            <w:tcBorders>
              <w:top w:val="single" w:color="auto" w:sz="6" w:space="0"/>
              <w:left w:val="single" w:color="auto" w:sz="6" w:space="0"/>
              <w:bottom w:val="single" w:color="auto" w:sz="12" w:space="0"/>
              <w:right w:val="single" w:color="auto" w:sz="6" w:space="0"/>
            </w:tcBorders>
            <w:vAlign w:val="center"/>
          </w:tcPr>
          <w:p w14:paraId="0DC7EDCA">
            <w:pPr>
              <w:jc w:val="center"/>
              <w:rPr>
                <w:rFonts w:ascii="Times New Roman" w:hAnsi="Times New Roman" w:cs="Times New Roman"/>
                <w:b/>
                <w:sz w:val="20"/>
                <w:lang w:val="en-GB"/>
              </w:rPr>
            </w:pPr>
            <w:r>
              <w:rPr>
                <w:rFonts w:ascii="Times New Roman" w:hAnsi="Times New Roman" w:cs="Times New Roman"/>
                <w:b/>
                <w:sz w:val="20"/>
                <w:lang w:val="en-GB"/>
              </w:rPr>
              <w:t>8</w:t>
            </w:r>
          </w:p>
        </w:tc>
        <w:tc>
          <w:tcPr>
            <w:tcW w:w="680" w:type="dxa"/>
            <w:tcBorders>
              <w:top w:val="single" w:color="auto" w:sz="6" w:space="0"/>
              <w:left w:val="single" w:color="auto" w:sz="6" w:space="0"/>
              <w:bottom w:val="single" w:color="auto" w:sz="12" w:space="0"/>
              <w:right w:val="single" w:color="auto" w:sz="6" w:space="0"/>
            </w:tcBorders>
            <w:vAlign w:val="center"/>
          </w:tcPr>
          <w:p w14:paraId="49FA1561">
            <w:pPr>
              <w:jc w:val="center"/>
              <w:rPr>
                <w:rFonts w:ascii="Times New Roman" w:hAnsi="Times New Roman" w:cs="Times New Roman"/>
                <w:b/>
                <w:sz w:val="20"/>
                <w:lang w:val="en-GB"/>
              </w:rPr>
            </w:pPr>
            <w:r>
              <w:rPr>
                <w:rFonts w:ascii="Times New Roman" w:hAnsi="Times New Roman" w:cs="Times New Roman"/>
                <w:b/>
                <w:sz w:val="20"/>
                <w:lang w:val="en-GB"/>
              </w:rPr>
              <w:t>9</w:t>
            </w:r>
          </w:p>
        </w:tc>
        <w:tc>
          <w:tcPr>
            <w:tcW w:w="680" w:type="dxa"/>
            <w:tcBorders>
              <w:top w:val="single" w:color="auto" w:sz="6" w:space="0"/>
              <w:left w:val="single" w:color="auto" w:sz="6" w:space="0"/>
              <w:bottom w:val="single" w:color="auto" w:sz="12" w:space="0"/>
              <w:right w:val="single" w:color="auto" w:sz="6" w:space="0"/>
            </w:tcBorders>
            <w:vAlign w:val="center"/>
          </w:tcPr>
          <w:p w14:paraId="1A131085">
            <w:pPr>
              <w:jc w:val="center"/>
              <w:rPr>
                <w:rFonts w:ascii="Times New Roman" w:hAnsi="Times New Roman" w:cs="Times New Roman"/>
                <w:b/>
                <w:sz w:val="20"/>
                <w:lang w:val="en-GB"/>
              </w:rPr>
            </w:pPr>
            <w:r>
              <w:rPr>
                <w:rFonts w:ascii="Times New Roman" w:hAnsi="Times New Roman" w:cs="Times New Roman"/>
                <w:b/>
                <w:sz w:val="20"/>
                <w:lang w:val="en-GB"/>
              </w:rPr>
              <w:t>10</w:t>
            </w:r>
          </w:p>
        </w:tc>
        <w:tc>
          <w:tcPr>
            <w:tcW w:w="680" w:type="dxa"/>
            <w:tcBorders>
              <w:top w:val="single" w:color="auto" w:sz="6" w:space="0"/>
              <w:left w:val="single" w:color="auto" w:sz="6" w:space="0"/>
              <w:bottom w:val="single" w:color="auto" w:sz="12" w:space="0"/>
              <w:right w:val="single" w:color="auto" w:sz="6" w:space="0"/>
            </w:tcBorders>
            <w:vAlign w:val="center"/>
          </w:tcPr>
          <w:p w14:paraId="686D6F78">
            <w:pPr>
              <w:jc w:val="center"/>
              <w:rPr>
                <w:rFonts w:ascii="Times New Roman" w:hAnsi="Times New Roman" w:cs="Times New Roman"/>
                <w:b/>
                <w:sz w:val="20"/>
                <w:lang w:val="en-GB"/>
              </w:rPr>
            </w:pPr>
            <w:r>
              <w:rPr>
                <w:rFonts w:ascii="Times New Roman" w:hAnsi="Times New Roman" w:cs="Times New Roman"/>
                <w:b/>
                <w:sz w:val="20"/>
                <w:lang w:val="en-GB"/>
              </w:rPr>
              <w:t>11</w:t>
            </w:r>
          </w:p>
        </w:tc>
        <w:tc>
          <w:tcPr>
            <w:tcW w:w="680" w:type="dxa"/>
            <w:tcBorders>
              <w:top w:val="single" w:color="auto" w:sz="6" w:space="0"/>
              <w:left w:val="single" w:color="auto" w:sz="6" w:space="0"/>
              <w:bottom w:val="single" w:color="auto" w:sz="12" w:space="0"/>
              <w:right w:val="single" w:color="auto" w:sz="6" w:space="0"/>
            </w:tcBorders>
            <w:vAlign w:val="center"/>
          </w:tcPr>
          <w:p w14:paraId="495A2E6D">
            <w:pPr>
              <w:jc w:val="center"/>
              <w:rPr>
                <w:rFonts w:ascii="Times New Roman" w:hAnsi="Times New Roman" w:cs="Times New Roman"/>
                <w:b/>
                <w:sz w:val="20"/>
                <w:lang w:val="en-GB"/>
              </w:rPr>
            </w:pPr>
            <w:r>
              <w:rPr>
                <w:rFonts w:ascii="Times New Roman" w:hAnsi="Times New Roman" w:cs="Times New Roman"/>
                <w:b/>
                <w:sz w:val="20"/>
                <w:lang w:val="en-GB"/>
              </w:rPr>
              <w:t>12</w:t>
            </w:r>
          </w:p>
        </w:tc>
        <w:tc>
          <w:tcPr>
            <w:tcW w:w="680" w:type="dxa"/>
            <w:tcBorders>
              <w:top w:val="single" w:color="auto" w:sz="6" w:space="0"/>
              <w:left w:val="single" w:color="auto" w:sz="6" w:space="0"/>
              <w:bottom w:val="single" w:color="auto" w:sz="12" w:space="0"/>
              <w:right w:val="double" w:color="auto" w:sz="4" w:space="0"/>
            </w:tcBorders>
            <w:vAlign w:val="center"/>
          </w:tcPr>
          <w:p w14:paraId="23B3F1A7">
            <w:pPr>
              <w:jc w:val="center"/>
              <w:rPr>
                <w:rFonts w:ascii="Times New Roman" w:hAnsi="Times New Roman" w:cs="Times New Roman"/>
                <w:b/>
                <w:sz w:val="20"/>
                <w:lang w:val="en-GB"/>
              </w:rPr>
            </w:pPr>
            <w:r>
              <w:rPr>
                <w:rFonts w:ascii="Times New Roman" w:hAnsi="Times New Roman" w:cs="Times New Roman"/>
                <w:b/>
                <w:sz w:val="20"/>
                <w:lang w:val="en-GB"/>
              </w:rPr>
              <w:t>n</w:t>
            </w:r>
          </w:p>
        </w:tc>
      </w:tr>
      <w:tr w14:paraId="7756D3DB">
        <w:tblPrEx>
          <w:tblCellMar>
            <w:top w:w="0" w:type="dxa"/>
            <w:left w:w="72" w:type="dxa"/>
            <w:bottom w:w="0" w:type="dxa"/>
            <w:right w:w="72" w:type="dxa"/>
          </w:tblCellMar>
        </w:tblPrEx>
        <w:tc>
          <w:tcPr>
            <w:tcW w:w="454" w:type="dxa"/>
            <w:tcBorders>
              <w:top w:val="single" w:color="auto" w:sz="12" w:space="0"/>
              <w:left w:val="double" w:color="auto" w:sz="4" w:space="0"/>
              <w:bottom w:val="single" w:color="auto" w:sz="6" w:space="0"/>
            </w:tcBorders>
            <w:vAlign w:val="center"/>
          </w:tcPr>
          <w:p w14:paraId="43DCCDFD">
            <w:pPr>
              <w:jc w:val="center"/>
              <w:rPr>
                <w:rFonts w:ascii="Times New Roman" w:hAnsi="Times New Roman" w:cs="Times New Roman"/>
                <w:sz w:val="20"/>
                <w:lang w:val="en-GB"/>
              </w:rPr>
            </w:pPr>
            <w:r>
              <w:rPr>
                <w:rFonts w:ascii="Times New Roman" w:hAnsi="Times New Roman" w:cs="Times New Roman"/>
                <w:sz w:val="20"/>
                <w:lang w:val="en-GB"/>
              </w:rPr>
              <w:t>1</w:t>
            </w:r>
          </w:p>
        </w:tc>
        <w:tc>
          <w:tcPr>
            <w:tcW w:w="3686" w:type="dxa"/>
            <w:tcBorders>
              <w:top w:val="single" w:color="auto" w:sz="12" w:space="0"/>
              <w:left w:val="single" w:color="auto" w:sz="6" w:space="0"/>
              <w:bottom w:val="single" w:color="auto" w:sz="6" w:space="0"/>
            </w:tcBorders>
          </w:tcPr>
          <w:p w14:paraId="08D747D8">
            <w:pPr>
              <w:rPr>
                <w:rFonts w:ascii="Times New Roman" w:hAnsi="Times New Roman" w:cs="Times New Roman"/>
                <w:sz w:val="20"/>
                <w:lang w:val="en-GB"/>
              </w:rPr>
            </w:pPr>
          </w:p>
        </w:tc>
        <w:tc>
          <w:tcPr>
            <w:tcW w:w="680" w:type="dxa"/>
            <w:tcBorders>
              <w:top w:val="single" w:color="auto" w:sz="12" w:space="0"/>
              <w:left w:val="single" w:color="auto" w:sz="6" w:space="0"/>
              <w:bottom w:val="single" w:color="auto" w:sz="6" w:space="0"/>
              <w:right w:val="single" w:color="auto" w:sz="6" w:space="0"/>
            </w:tcBorders>
          </w:tcPr>
          <w:p w14:paraId="45EBD048">
            <w:pPr>
              <w:rPr>
                <w:rFonts w:ascii="Times New Roman" w:hAnsi="Times New Roman" w:cs="Times New Roman"/>
                <w:sz w:val="20"/>
                <w:lang w:val="en-GB"/>
              </w:rPr>
            </w:pPr>
          </w:p>
        </w:tc>
        <w:tc>
          <w:tcPr>
            <w:tcW w:w="680" w:type="dxa"/>
            <w:tcBorders>
              <w:top w:val="single" w:color="auto" w:sz="12" w:space="0"/>
              <w:left w:val="single" w:color="auto" w:sz="6" w:space="0"/>
              <w:bottom w:val="single" w:color="auto" w:sz="6" w:space="0"/>
              <w:right w:val="single" w:color="auto" w:sz="6" w:space="0"/>
            </w:tcBorders>
          </w:tcPr>
          <w:p w14:paraId="02A23772">
            <w:pPr>
              <w:rPr>
                <w:rFonts w:ascii="Times New Roman" w:hAnsi="Times New Roman" w:cs="Times New Roman"/>
                <w:sz w:val="20"/>
                <w:lang w:val="en-GB"/>
              </w:rPr>
            </w:pPr>
          </w:p>
        </w:tc>
        <w:tc>
          <w:tcPr>
            <w:tcW w:w="577" w:type="dxa"/>
            <w:tcBorders>
              <w:top w:val="single" w:color="auto" w:sz="12" w:space="0"/>
              <w:left w:val="single" w:color="auto" w:sz="6" w:space="0"/>
              <w:bottom w:val="single" w:color="auto" w:sz="6" w:space="0"/>
              <w:right w:val="single" w:color="auto" w:sz="6" w:space="0"/>
            </w:tcBorders>
          </w:tcPr>
          <w:p w14:paraId="2435C95D">
            <w:pPr>
              <w:rPr>
                <w:rFonts w:ascii="Times New Roman" w:hAnsi="Times New Roman" w:cs="Times New Roman"/>
                <w:sz w:val="20"/>
                <w:lang w:val="en-GB"/>
              </w:rPr>
            </w:pPr>
          </w:p>
        </w:tc>
        <w:tc>
          <w:tcPr>
            <w:tcW w:w="783" w:type="dxa"/>
            <w:tcBorders>
              <w:top w:val="single" w:color="auto" w:sz="12" w:space="0"/>
              <w:left w:val="single" w:color="auto" w:sz="6" w:space="0"/>
              <w:bottom w:val="single" w:color="auto" w:sz="6" w:space="0"/>
              <w:right w:val="single" w:color="auto" w:sz="6" w:space="0"/>
            </w:tcBorders>
          </w:tcPr>
          <w:p w14:paraId="3E7AAA10">
            <w:pPr>
              <w:rPr>
                <w:rFonts w:ascii="Times New Roman" w:hAnsi="Times New Roman" w:cs="Times New Roman"/>
                <w:sz w:val="20"/>
                <w:lang w:val="en-GB"/>
              </w:rPr>
            </w:pPr>
          </w:p>
        </w:tc>
        <w:tc>
          <w:tcPr>
            <w:tcW w:w="680" w:type="dxa"/>
            <w:tcBorders>
              <w:top w:val="single" w:color="auto" w:sz="12" w:space="0"/>
              <w:left w:val="single" w:color="auto" w:sz="6" w:space="0"/>
              <w:bottom w:val="single" w:color="auto" w:sz="6" w:space="0"/>
              <w:right w:val="single" w:color="auto" w:sz="6" w:space="0"/>
            </w:tcBorders>
          </w:tcPr>
          <w:p w14:paraId="02DAF7EA">
            <w:pPr>
              <w:rPr>
                <w:rFonts w:ascii="Times New Roman" w:hAnsi="Times New Roman" w:cs="Times New Roman"/>
                <w:sz w:val="20"/>
                <w:lang w:val="en-GB"/>
              </w:rPr>
            </w:pPr>
          </w:p>
        </w:tc>
        <w:tc>
          <w:tcPr>
            <w:tcW w:w="680" w:type="dxa"/>
            <w:tcBorders>
              <w:top w:val="single" w:color="auto" w:sz="12" w:space="0"/>
              <w:left w:val="single" w:color="auto" w:sz="6" w:space="0"/>
              <w:bottom w:val="single" w:color="auto" w:sz="6" w:space="0"/>
              <w:right w:val="single" w:color="auto" w:sz="6" w:space="0"/>
            </w:tcBorders>
          </w:tcPr>
          <w:p w14:paraId="25658627">
            <w:pPr>
              <w:rPr>
                <w:rFonts w:ascii="Times New Roman" w:hAnsi="Times New Roman" w:cs="Times New Roman"/>
                <w:sz w:val="20"/>
                <w:lang w:val="en-GB"/>
              </w:rPr>
            </w:pPr>
          </w:p>
        </w:tc>
        <w:tc>
          <w:tcPr>
            <w:tcW w:w="680" w:type="dxa"/>
            <w:tcBorders>
              <w:top w:val="single" w:color="auto" w:sz="12" w:space="0"/>
              <w:left w:val="single" w:color="auto" w:sz="6" w:space="0"/>
              <w:bottom w:val="single" w:color="auto" w:sz="6" w:space="0"/>
              <w:right w:val="single" w:color="auto" w:sz="6" w:space="0"/>
            </w:tcBorders>
          </w:tcPr>
          <w:p w14:paraId="42D85E36">
            <w:pPr>
              <w:rPr>
                <w:rFonts w:ascii="Times New Roman" w:hAnsi="Times New Roman" w:cs="Times New Roman"/>
                <w:sz w:val="20"/>
                <w:lang w:val="en-GB"/>
              </w:rPr>
            </w:pPr>
          </w:p>
        </w:tc>
        <w:tc>
          <w:tcPr>
            <w:tcW w:w="680" w:type="dxa"/>
            <w:tcBorders>
              <w:top w:val="single" w:color="auto" w:sz="12" w:space="0"/>
              <w:left w:val="single" w:color="auto" w:sz="6" w:space="0"/>
              <w:bottom w:val="single" w:color="auto" w:sz="6" w:space="0"/>
              <w:right w:val="single" w:color="auto" w:sz="6" w:space="0"/>
            </w:tcBorders>
          </w:tcPr>
          <w:p w14:paraId="01A31882">
            <w:pPr>
              <w:rPr>
                <w:rFonts w:ascii="Times New Roman" w:hAnsi="Times New Roman" w:cs="Times New Roman"/>
                <w:sz w:val="20"/>
                <w:lang w:val="en-GB"/>
              </w:rPr>
            </w:pPr>
          </w:p>
        </w:tc>
        <w:tc>
          <w:tcPr>
            <w:tcW w:w="680" w:type="dxa"/>
            <w:tcBorders>
              <w:top w:val="single" w:color="auto" w:sz="12" w:space="0"/>
              <w:left w:val="single" w:color="auto" w:sz="6" w:space="0"/>
              <w:bottom w:val="single" w:color="auto" w:sz="6" w:space="0"/>
              <w:right w:val="single" w:color="auto" w:sz="6" w:space="0"/>
            </w:tcBorders>
          </w:tcPr>
          <w:p w14:paraId="68EFF35D">
            <w:pPr>
              <w:rPr>
                <w:rFonts w:ascii="Times New Roman" w:hAnsi="Times New Roman" w:cs="Times New Roman"/>
                <w:sz w:val="20"/>
                <w:lang w:val="en-GB"/>
              </w:rPr>
            </w:pPr>
          </w:p>
        </w:tc>
        <w:tc>
          <w:tcPr>
            <w:tcW w:w="680" w:type="dxa"/>
            <w:tcBorders>
              <w:top w:val="single" w:color="auto" w:sz="12" w:space="0"/>
              <w:left w:val="single" w:color="auto" w:sz="6" w:space="0"/>
              <w:bottom w:val="single" w:color="auto" w:sz="6" w:space="0"/>
              <w:right w:val="single" w:color="auto" w:sz="6" w:space="0"/>
            </w:tcBorders>
          </w:tcPr>
          <w:p w14:paraId="58582335">
            <w:pPr>
              <w:rPr>
                <w:rFonts w:ascii="Times New Roman" w:hAnsi="Times New Roman" w:cs="Times New Roman"/>
                <w:sz w:val="20"/>
                <w:lang w:val="en-GB"/>
              </w:rPr>
            </w:pPr>
          </w:p>
        </w:tc>
        <w:tc>
          <w:tcPr>
            <w:tcW w:w="680" w:type="dxa"/>
            <w:tcBorders>
              <w:top w:val="single" w:color="auto" w:sz="12" w:space="0"/>
              <w:left w:val="single" w:color="auto" w:sz="6" w:space="0"/>
              <w:bottom w:val="single" w:color="auto" w:sz="6" w:space="0"/>
              <w:right w:val="single" w:color="auto" w:sz="6" w:space="0"/>
            </w:tcBorders>
          </w:tcPr>
          <w:p w14:paraId="484B8730">
            <w:pPr>
              <w:rPr>
                <w:rFonts w:ascii="Times New Roman" w:hAnsi="Times New Roman" w:cs="Times New Roman"/>
                <w:sz w:val="20"/>
                <w:lang w:val="en-GB"/>
              </w:rPr>
            </w:pPr>
          </w:p>
        </w:tc>
        <w:tc>
          <w:tcPr>
            <w:tcW w:w="680" w:type="dxa"/>
            <w:tcBorders>
              <w:top w:val="single" w:color="auto" w:sz="12" w:space="0"/>
              <w:left w:val="single" w:color="auto" w:sz="6" w:space="0"/>
              <w:bottom w:val="single" w:color="auto" w:sz="6" w:space="0"/>
              <w:right w:val="single" w:color="auto" w:sz="6" w:space="0"/>
            </w:tcBorders>
          </w:tcPr>
          <w:p w14:paraId="148E1B99">
            <w:pPr>
              <w:rPr>
                <w:rFonts w:ascii="Times New Roman" w:hAnsi="Times New Roman" w:cs="Times New Roman"/>
                <w:sz w:val="20"/>
                <w:lang w:val="en-GB"/>
              </w:rPr>
            </w:pPr>
          </w:p>
        </w:tc>
        <w:tc>
          <w:tcPr>
            <w:tcW w:w="680" w:type="dxa"/>
            <w:tcBorders>
              <w:top w:val="single" w:color="auto" w:sz="12" w:space="0"/>
              <w:left w:val="single" w:color="auto" w:sz="6" w:space="0"/>
              <w:bottom w:val="single" w:color="auto" w:sz="6" w:space="0"/>
              <w:right w:val="double" w:color="auto" w:sz="4" w:space="0"/>
            </w:tcBorders>
          </w:tcPr>
          <w:p w14:paraId="2AC58A49">
            <w:pPr>
              <w:rPr>
                <w:rFonts w:ascii="Times New Roman" w:hAnsi="Times New Roman" w:cs="Times New Roman"/>
                <w:sz w:val="20"/>
                <w:lang w:val="en-GB"/>
              </w:rPr>
            </w:pPr>
          </w:p>
        </w:tc>
      </w:tr>
      <w:tr w14:paraId="56951681">
        <w:tblPrEx>
          <w:tblCellMar>
            <w:top w:w="0" w:type="dxa"/>
            <w:left w:w="72" w:type="dxa"/>
            <w:bottom w:w="0" w:type="dxa"/>
            <w:right w:w="72" w:type="dxa"/>
          </w:tblCellMar>
        </w:tblPrEx>
        <w:tc>
          <w:tcPr>
            <w:tcW w:w="454" w:type="dxa"/>
            <w:tcBorders>
              <w:top w:val="single" w:color="auto" w:sz="6" w:space="0"/>
              <w:left w:val="double" w:color="auto" w:sz="4" w:space="0"/>
              <w:bottom w:val="single" w:color="auto" w:sz="6" w:space="0"/>
            </w:tcBorders>
            <w:vAlign w:val="center"/>
          </w:tcPr>
          <w:p w14:paraId="590A6162">
            <w:pPr>
              <w:jc w:val="center"/>
              <w:rPr>
                <w:rFonts w:ascii="Times New Roman" w:hAnsi="Times New Roman" w:cs="Times New Roman"/>
                <w:sz w:val="20"/>
                <w:lang w:val="en-GB"/>
              </w:rPr>
            </w:pPr>
            <w:r>
              <w:rPr>
                <w:rFonts w:ascii="Times New Roman" w:hAnsi="Times New Roman" w:cs="Times New Roman"/>
                <w:sz w:val="20"/>
                <w:lang w:val="en-GB"/>
              </w:rPr>
              <w:t>2</w:t>
            </w:r>
          </w:p>
        </w:tc>
        <w:tc>
          <w:tcPr>
            <w:tcW w:w="3686" w:type="dxa"/>
            <w:tcBorders>
              <w:top w:val="single" w:color="auto" w:sz="6" w:space="0"/>
              <w:left w:val="single" w:color="auto" w:sz="6" w:space="0"/>
              <w:bottom w:val="single" w:color="auto" w:sz="6" w:space="0"/>
            </w:tcBorders>
          </w:tcPr>
          <w:p w14:paraId="7E46CAEF">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7CE426F6">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57B79A2F">
            <w:pPr>
              <w:rPr>
                <w:rFonts w:ascii="Times New Roman" w:hAnsi="Times New Roman" w:cs="Times New Roman"/>
                <w:sz w:val="20"/>
                <w:lang w:val="en-GB"/>
              </w:rPr>
            </w:pPr>
          </w:p>
        </w:tc>
        <w:tc>
          <w:tcPr>
            <w:tcW w:w="577" w:type="dxa"/>
            <w:tcBorders>
              <w:top w:val="single" w:color="auto" w:sz="6" w:space="0"/>
              <w:left w:val="single" w:color="auto" w:sz="6" w:space="0"/>
              <w:bottom w:val="single" w:color="auto" w:sz="6" w:space="0"/>
              <w:right w:val="single" w:color="auto" w:sz="6" w:space="0"/>
            </w:tcBorders>
          </w:tcPr>
          <w:p w14:paraId="39A2EFCA">
            <w:pPr>
              <w:rPr>
                <w:rFonts w:ascii="Times New Roman" w:hAnsi="Times New Roman" w:cs="Times New Roman"/>
                <w:sz w:val="20"/>
                <w:lang w:val="en-GB"/>
              </w:rPr>
            </w:pPr>
          </w:p>
        </w:tc>
        <w:tc>
          <w:tcPr>
            <w:tcW w:w="783" w:type="dxa"/>
            <w:tcBorders>
              <w:top w:val="single" w:color="auto" w:sz="6" w:space="0"/>
              <w:left w:val="single" w:color="auto" w:sz="6" w:space="0"/>
              <w:bottom w:val="single" w:color="auto" w:sz="6" w:space="0"/>
              <w:right w:val="single" w:color="auto" w:sz="6" w:space="0"/>
            </w:tcBorders>
          </w:tcPr>
          <w:p w14:paraId="3AD5F5BE">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3D41604D">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1018417E">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0D95383F">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309B8894">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59D35860">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1BF24713">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389D6278">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08D762C6">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double" w:color="auto" w:sz="4" w:space="0"/>
            </w:tcBorders>
          </w:tcPr>
          <w:p w14:paraId="49F4FCDA">
            <w:pPr>
              <w:rPr>
                <w:rFonts w:ascii="Times New Roman" w:hAnsi="Times New Roman" w:cs="Times New Roman"/>
                <w:sz w:val="20"/>
                <w:lang w:val="en-GB"/>
              </w:rPr>
            </w:pPr>
          </w:p>
        </w:tc>
      </w:tr>
      <w:tr w14:paraId="08552334">
        <w:tblPrEx>
          <w:tblCellMar>
            <w:top w:w="0" w:type="dxa"/>
            <w:left w:w="72" w:type="dxa"/>
            <w:bottom w:w="0" w:type="dxa"/>
            <w:right w:w="72" w:type="dxa"/>
          </w:tblCellMar>
        </w:tblPrEx>
        <w:tc>
          <w:tcPr>
            <w:tcW w:w="454" w:type="dxa"/>
            <w:tcBorders>
              <w:top w:val="single" w:color="auto" w:sz="6" w:space="0"/>
              <w:left w:val="double" w:color="auto" w:sz="4" w:space="0"/>
              <w:bottom w:val="single" w:color="auto" w:sz="6" w:space="0"/>
            </w:tcBorders>
            <w:vAlign w:val="center"/>
          </w:tcPr>
          <w:p w14:paraId="308D2E80">
            <w:pPr>
              <w:jc w:val="center"/>
              <w:rPr>
                <w:rFonts w:ascii="Times New Roman" w:hAnsi="Times New Roman" w:cs="Times New Roman"/>
                <w:sz w:val="20"/>
                <w:lang w:val="en-GB"/>
              </w:rPr>
            </w:pPr>
            <w:r>
              <w:rPr>
                <w:rFonts w:ascii="Times New Roman" w:hAnsi="Times New Roman" w:cs="Times New Roman"/>
                <w:sz w:val="20"/>
                <w:lang w:val="en-GB"/>
              </w:rPr>
              <w:t>4</w:t>
            </w:r>
          </w:p>
        </w:tc>
        <w:tc>
          <w:tcPr>
            <w:tcW w:w="3686" w:type="dxa"/>
            <w:tcBorders>
              <w:top w:val="single" w:color="auto" w:sz="6" w:space="0"/>
              <w:left w:val="single" w:color="auto" w:sz="6" w:space="0"/>
              <w:bottom w:val="single" w:color="auto" w:sz="6" w:space="0"/>
            </w:tcBorders>
          </w:tcPr>
          <w:p w14:paraId="333DC3F6">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63937793">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2B5F3FFC">
            <w:pPr>
              <w:rPr>
                <w:rFonts w:ascii="Times New Roman" w:hAnsi="Times New Roman" w:cs="Times New Roman"/>
                <w:sz w:val="20"/>
                <w:lang w:val="en-GB"/>
              </w:rPr>
            </w:pPr>
          </w:p>
        </w:tc>
        <w:tc>
          <w:tcPr>
            <w:tcW w:w="577" w:type="dxa"/>
            <w:tcBorders>
              <w:top w:val="single" w:color="auto" w:sz="6" w:space="0"/>
              <w:left w:val="single" w:color="auto" w:sz="6" w:space="0"/>
              <w:bottom w:val="single" w:color="auto" w:sz="6" w:space="0"/>
              <w:right w:val="single" w:color="auto" w:sz="6" w:space="0"/>
            </w:tcBorders>
          </w:tcPr>
          <w:p w14:paraId="00266A83">
            <w:pPr>
              <w:rPr>
                <w:rFonts w:ascii="Times New Roman" w:hAnsi="Times New Roman" w:cs="Times New Roman"/>
                <w:sz w:val="20"/>
                <w:lang w:val="en-GB"/>
              </w:rPr>
            </w:pPr>
          </w:p>
        </w:tc>
        <w:tc>
          <w:tcPr>
            <w:tcW w:w="783" w:type="dxa"/>
            <w:tcBorders>
              <w:top w:val="single" w:color="auto" w:sz="6" w:space="0"/>
              <w:left w:val="single" w:color="auto" w:sz="6" w:space="0"/>
              <w:bottom w:val="single" w:color="auto" w:sz="6" w:space="0"/>
              <w:right w:val="single" w:color="auto" w:sz="6" w:space="0"/>
            </w:tcBorders>
          </w:tcPr>
          <w:p w14:paraId="5CD0CD66">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5164A988">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1DC8A8B7">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35FD33F2">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4DBE9EFC">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24E5FBBF">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25F78BD4">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24BC1BC2">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5F81AFDA">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double" w:color="auto" w:sz="4" w:space="0"/>
            </w:tcBorders>
          </w:tcPr>
          <w:p w14:paraId="0D4417E3">
            <w:pPr>
              <w:rPr>
                <w:rFonts w:ascii="Times New Roman" w:hAnsi="Times New Roman" w:cs="Times New Roman"/>
                <w:sz w:val="20"/>
                <w:lang w:val="en-GB"/>
              </w:rPr>
            </w:pPr>
          </w:p>
        </w:tc>
      </w:tr>
      <w:tr w14:paraId="3F2A26CE">
        <w:tc>
          <w:tcPr>
            <w:tcW w:w="454" w:type="dxa"/>
            <w:tcBorders>
              <w:top w:val="single" w:color="auto" w:sz="6" w:space="0"/>
              <w:left w:val="double" w:color="auto" w:sz="4" w:space="0"/>
              <w:bottom w:val="single" w:color="auto" w:sz="6" w:space="0"/>
            </w:tcBorders>
            <w:vAlign w:val="center"/>
          </w:tcPr>
          <w:p w14:paraId="45343D29">
            <w:pPr>
              <w:jc w:val="center"/>
              <w:rPr>
                <w:rFonts w:ascii="Times New Roman" w:hAnsi="Times New Roman" w:cs="Times New Roman"/>
                <w:sz w:val="20"/>
                <w:lang w:val="en-GB"/>
              </w:rPr>
            </w:pPr>
            <w:r>
              <w:rPr>
                <w:rFonts w:ascii="Times New Roman" w:hAnsi="Times New Roman" w:cs="Times New Roman"/>
                <w:sz w:val="20"/>
                <w:lang w:val="en-GB"/>
              </w:rPr>
              <w:t>4</w:t>
            </w:r>
          </w:p>
        </w:tc>
        <w:tc>
          <w:tcPr>
            <w:tcW w:w="3686" w:type="dxa"/>
            <w:tcBorders>
              <w:top w:val="single" w:color="auto" w:sz="6" w:space="0"/>
              <w:left w:val="single" w:color="auto" w:sz="6" w:space="0"/>
              <w:bottom w:val="single" w:color="auto" w:sz="6" w:space="0"/>
            </w:tcBorders>
          </w:tcPr>
          <w:p w14:paraId="001B1B60">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2AF5DE4F">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355E4B87">
            <w:pPr>
              <w:rPr>
                <w:rFonts w:ascii="Times New Roman" w:hAnsi="Times New Roman" w:cs="Times New Roman"/>
                <w:sz w:val="20"/>
                <w:lang w:val="en-GB"/>
              </w:rPr>
            </w:pPr>
          </w:p>
        </w:tc>
        <w:tc>
          <w:tcPr>
            <w:tcW w:w="577" w:type="dxa"/>
            <w:tcBorders>
              <w:top w:val="single" w:color="auto" w:sz="6" w:space="0"/>
              <w:left w:val="single" w:color="auto" w:sz="6" w:space="0"/>
              <w:bottom w:val="single" w:color="auto" w:sz="6" w:space="0"/>
              <w:right w:val="single" w:color="auto" w:sz="6" w:space="0"/>
            </w:tcBorders>
          </w:tcPr>
          <w:p w14:paraId="7D843F33">
            <w:pPr>
              <w:rPr>
                <w:rFonts w:ascii="Times New Roman" w:hAnsi="Times New Roman" w:cs="Times New Roman"/>
                <w:sz w:val="20"/>
                <w:lang w:val="en-GB"/>
              </w:rPr>
            </w:pPr>
          </w:p>
        </w:tc>
        <w:tc>
          <w:tcPr>
            <w:tcW w:w="783" w:type="dxa"/>
            <w:tcBorders>
              <w:top w:val="single" w:color="auto" w:sz="6" w:space="0"/>
              <w:left w:val="single" w:color="auto" w:sz="6" w:space="0"/>
              <w:bottom w:val="single" w:color="auto" w:sz="6" w:space="0"/>
              <w:right w:val="single" w:color="auto" w:sz="6" w:space="0"/>
            </w:tcBorders>
          </w:tcPr>
          <w:p w14:paraId="55797A77">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305C19A6">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5850B6CA">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2B815A25">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1C6C1376">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79335D6C">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4293E3FB">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3E9DF5D1">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4CEC2067">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double" w:color="auto" w:sz="4" w:space="0"/>
            </w:tcBorders>
          </w:tcPr>
          <w:p w14:paraId="19A3E237">
            <w:pPr>
              <w:rPr>
                <w:rFonts w:ascii="Times New Roman" w:hAnsi="Times New Roman" w:cs="Times New Roman"/>
                <w:sz w:val="20"/>
                <w:lang w:val="en-GB"/>
              </w:rPr>
            </w:pPr>
          </w:p>
        </w:tc>
      </w:tr>
      <w:tr w14:paraId="4D243016">
        <w:tblPrEx>
          <w:tblCellMar>
            <w:top w:w="0" w:type="dxa"/>
            <w:left w:w="72" w:type="dxa"/>
            <w:bottom w:w="0" w:type="dxa"/>
            <w:right w:w="72" w:type="dxa"/>
          </w:tblCellMar>
        </w:tblPrEx>
        <w:tc>
          <w:tcPr>
            <w:tcW w:w="454" w:type="dxa"/>
            <w:tcBorders>
              <w:top w:val="single" w:color="auto" w:sz="6" w:space="0"/>
              <w:left w:val="double" w:color="auto" w:sz="4" w:space="0"/>
              <w:bottom w:val="single" w:color="auto" w:sz="6" w:space="0"/>
            </w:tcBorders>
            <w:vAlign w:val="center"/>
          </w:tcPr>
          <w:p w14:paraId="4F1F89F9">
            <w:pPr>
              <w:jc w:val="center"/>
              <w:rPr>
                <w:rFonts w:ascii="Times New Roman" w:hAnsi="Times New Roman" w:cs="Times New Roman"/>
                <w:sz w:val="20"/>
                <w:lang w:val="en-GB"/>
              </w:rPr>
            </w:pPr>
            <w:r>
              <w:rPr>
                <w:rFonts w:ascii="Times New Roman" w:hAnsi="Times New Roman" w:cs="Times New Roman"/>
                <w:sz w:val="20"/>
                <w:lang w:val="en-GB"/>
              </w:rPr>
              <w:t>5</w:t>
            </w:r>
          </w:p>
        </w:tc>
        <w:tc>
          <w:tcPr>
            <w:tcW w:w="3686" w:type="dxa"/>
            <w:tcBorders>
              <w:top w:val="single" w:color="auto" w:sz="6" w:space="0"/>
              <w:left w:val="single" w:color="auto" w:sz="6" w:space="0"/>
              <w:bottom w:val="single" w:color="auto" w:sz="6" w:space="0"/>
            </w:tcBorders>
          </w:tcPr>
          <w:p w14:paraId="07FCE6D5">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0C3036E6">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30B6CDE7">
            <w:pPr>
              <w:rPr>
                <w:rFonts w:ascii="Times New Roman" w:hAnsi="Times New Roman" w:cs="Times New Roman"/>
                <w:sz w:val="20"/>
                <w:lang w:val="en-GB"/>
              </w:rPr>
            </w:pPr>
          </w:p>
        </w:tc>
        <w:tc>
          <w:tcPr>
            <w:tcW w:w="577" w:type="dxa"/>
            <w:tcBorders>
              <w:top w:val="single" w:color="auto" w:sz="6" w:space="0"/>
              <w:left w:val="single" w:color="auto" w:sz="6" w:space="0"/>
              <w:bottom w:val="single" w:color="auto" w:sz="6" w:space="0"/>
              <w:right w:val="single" w:color="auto" w:sz="6" w:space="0"/>
            </w:tcBorders>
          </w:tcPr>
          <w:p w14:paraId="7005E12B">
            <w:pPr>
              <w:rPr>
                <w:rFonts w:ascii="Times New Roman" w:hAnsi="Times New Roman" w:cs="Times New Roman"/>
                <w:sz w:val="20"/>
                <w:lang w:val="en-GB"/>
              </w:rPr>
            </w:pPr>
          </w:p>
        </w:tc>
        <w:tc>
          <w:tcPr>
            <w:tcW w:w="783" w:type="dxa"/>
            <w:tcBorders>
              <w:top w:val="single" w:color="auto" w:sz="6" w:space="0"/>
              <w:left w:val="single" w:color="auto" w:sz="6" w:space="0"/>
              <w:bottom w:val="single" w:color="auto" w:sz="6" w:space="0"/>
              <w:right w:val="single" w:color="auto" w:sz="6" w:space="0"/>
            </w:tcBorders>
          </w:tcPr>
          <w:p w14:paraId="2C9C2F0D">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7EC5C615">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044D14F6">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1C29C243">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090E5438">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05C18D96">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6D617188">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4E4D5788">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0823D041">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double" w:color="auto" w:sz="4" w:space="0"/>
            </w:tcBorders>
          </w:tcPr>
          <w:p w14:paraId="60F90AE7">
            <w:pPr>
              <w:rPr>
                <w:rFonts w:ascii="Times New Roman" w:hAnsi="Times New Roman" w:cs="Times New Roman"/>
                <w:sz w:val="20"/>
                <w:lang w:val="en-GB"/>
              </w:rPr>
            </w:pPr>
          </w:p>
        </w:tc>
      </w:tr>
      <w:tr w14:paraId="44E1D5B5">
        <w:tblPrEx>
          <w:tblCellMar>
            <w:top w:w="0" w:type="dxa"/>
            <w:left w:w="72" w:type="dxa"/>
            <w:bottom w:w="0" w:type="dxa"/>
            <w:right w:w="72" w:type="dxa"/>
          </w:tblCellMar>
        </w:tblPrEx>
        <w:tc>
          <w:tcPr>
            <w:tcW w:w="454" w:type="dxa"/>
            <w:tcBorders>
              <w:top w:val="single" w:color="auto" w:sz="6" w:space="0"/>
              <w:left w:val="double" w:color="auto" w:sz="4" w:space="0"/>
              <w:bottom w:val="single" w:color="auto" w:sz="6" w:space="0"/>
            </w:tcBorders>
            <w:vAlign w:val="center"/>
          </w:tcPr>
          <w:p w14:paraId="0055929D">
            <w:pPr>
              <w:jc w:val="center"/>
              <w:rPr>
                <w:rFonts w:ascii="Times New Roman" w:hAnsi="Times New Roman" w:cs="Times New Roman"/>
                <w:sz w:val="20"/>
                <w:lang w:val="en-GB"/>
              </w:rPr>
            </w:pPr>
          </w:p>
        </w:tc>
        <w:tc>
          <w:tcPr>
            <w:tcW w:w="3686" w:type="dxa"/>
            <w:tcBorders>
              <w:top w:val="single" w:color="auto" w:sz="6" w:space="0"/>
              <w:left w:val="single" w:color="auto" w:sz="6" w:space="0"/>
              <w:bottom w:val="single" w:color="auto" w:sz="6" w:space="0"/>
            </w:tcBorders>
          </w:tcPr>
          <w:p w14:paraId="6DE6439C">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35BCA8D1">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21A5266E">
            <w:pPr>
              <w:rPr>
                <w:rFonts w:ascii="Times New Roman" w:hAnsi="Times New Roman" w:cs="Times New Roman"/>
                <w:sz w:val="20"/>
                <w:lang w:val="en-GB"/>
              </w:rPr>
            </w:pPr>
          </w:p>
        </w:tc>
        <w:tc>
          <w:tcPr>
            <w:tcW w:w="577" w:type="dxa"/>
            <w:tcBorders>
              <w:top w:val="single" w:color="auto" w:sz="6" w:space="0"/>
              <w:left w:val="single" w:color="auto" w:sz="6" w:space="0"/>
              <w:bottom w:val="single" w:color="auto" w:sz="6" w:space="0"/>
              <w:right w:val="single" w:color="auto" w:sz="6" w:space="0"/>
            </w:tcBorders>
          </w:tcPr>
          <w:p w14:paraId="57C00EE5">
            <w:pPr>
              <w:rPr>
                <w:rFonts w:ascii="Times New Roman" w:hAnsi="Times New Roman" w:cs="Times New Roman"/>
                <w:sz w:val="20"/>
                <w:lang w:val="en-GB"/>
              </w:rPr>
            </w:pPr>
          </w:p>
        </w:tc>
        <w:tc>
          <w:tcPr>
            <w:tcW w:w="783" w:type="dxa"/>
            <w:tcBorders>
              <w:top w:val="single" w:color="auto" w:sz="6" w:space="0"/>
              <w:left w:val="single" w:color="auto" w:sz="6" w:space="0"/>
              <w:bottom w:val="single" w:color="auto" w:sz="6" w:space="0"/>
              <w:right w:val="single" w:color="auto" w:sz="6" w:space="0"/>
            </w:tcBorders>
          </w:tcPr>
          <w:p w14:paraId="7E084539">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1E549A57">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2EB1AE2F">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71740BDA">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0BF78EAD">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33294CA7">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526E7949">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732FBE75">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09AA7FA6">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double" w:color="auto" w:sz="4" w:space="0"/>
            </w:tcBorders>
          </w:tcPr>
          <w:p w14:paraId="6CEFC191">
            <w:pPr>
              <w:rPr>
                <w:rFonts w:ascii="Times New Roman" w:hAnsi="Times New Roman" w:cs="Times New Roman"/>
                <w:sz w:val="20"/>
                <w:lang w:val="en-GB"/>
              </w:rPr>
            </w:pPr>
          </w:p>
        </w:tc>
      </w:tr>
      <w:tr w14:paraId="08FBC8C4">
        <w:tblPrEx>
          <w:tblCellMar>
            <w:top w:w="0" w:type="dxa"/>
            <w:left w:w="72" w:type="dxa"/>
            <w:bottom w:w="0" w:type="dxa"/>
            <w:right w:w="72" w:type="dxa"/>
          </w:tblCellMar>
        </w:tblPrEx>
        <w:tc>
          <w:tcPr>
            <w:tcW w:w="454" w:type="dxa"/>
            <w:tcBorders>
              <w:top w:val="single" w:color="auto" w:sz="6" w:space="0"/>
              <w:left w:val="double" w:color="auto" w:sz="4" w:space="0"/>
              <w:bottom w:val="single" w:color="auto" w:sz="6" w:space="0"/>
            </w:tcBorders>
            <w:vAlign w:val="center"/>
          </w:tcPr>
          <w:p w14:paraId="26D04850">
            <w:pPr>
              <w:jc w:val="center"/>
              <w:rPr>
                <w:rFonts w:ascii="Times New Roman" w:hAnsi="Times New Roman" w:cs="Times New Roman"/>
                <w:sz w:val="20"/>
                <w:lang w:val="en-GB"/>
              </w:rPr>
            </w:pPr>
          </w:p>
        </w:tc>
        <w:tc>
          <w:tcPr>
            <w:tcW w:w="3686" w:type="dxa"/>
            <w:tcBorders>
              <w:top w:val="single" w:color="auto" w:sz="6" w:space="0"/>
              <w:left w:val="single" w:color="auto" w:sz="6" w:space="0"/>
              <w:bottom w:val="single" w:color="auto" w:sz="6" w:space="0"/>
            </w:tcBorders>
          </w:tcPr>
          <w:p w14:paraId="1F72EA73">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1698F8E6">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05914F19">
            <w:pPr>
              <w:rPr>
                <w:rFonts w:ascii="Times New Roman" w:hAnsi="Times New Roman" w:cs="Times New Roman"/>
                <w:sz w:val="20"/>
                <w:lang w:val="en-GB"/>
              </w:rPr>
            </w:pPr>
          </w:p>
        </w:tc>
        <w:tc>
          <w:tcPr>
            <w:tcW w:w="577" w:type="dxa"/>
            <w:tcBorders>
              <w:top w:val="single" w:color="auto" w:sz="6" w:space="0"/>
              <w:left w:val="single" w:color="auto" w:sz="6" w:space="0"/>
              <w:bottom w:val="single" w:color="auto" w:sz="6" w:space="0"/>
              <w:right w:val="single" w:color="auto" w:sz="6" w:space="0"/>
            </w:tcBorders>
          </w:tcPr>
          <w:p w14:paraId="329426C2">
            <w:pPr>
              <w:rPr>
                <w:rFonts w:ascii="Times New Roman" w:hAnsi="Times New Roman" w:cs="Times New Roman"/>
                <w:sz w:val="20"/>
                <w:lang w:val="en-GB"/>
              </w:rPr>
            </w:pPr>
          </w:p>
        </w:tc>
        <w:tc>
          <w:tcPr>
            <w:tcW w:w="783" w:type="dxa"/>
            <w:tcBorders>
              <w:top w:val="single" w:color="auto" w:sz="6" w:space="0"/>
              <w:left w:val="single" w:color="auto" w:sz="6" w:space="0"/>
              <w:bottom w:val="single" w:color="auto" w:sz="6" w:space="0"/>
              <w:right w:val="single" w:color="auto" w:sz="6" w:space="0"/>
            </w:tcBorders>
          </w:tcPr>
          <w:p w14:paraId="789FAE8C">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20F83B67">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6E0BB2B6">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51D3D738">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46F456C9">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26B235E3">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1DCA0947">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6AD2AB07">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2EF81B43">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double" w:color="auto" w:sz="4" w:space="0"/>
            </w:tcBorders>
          </w:tcPr>
          <w:p w14:paraId="7F3AAC95">
            <w:pPr>
              <w:rPr>
                <w:rFonts w:ascii="Times New Roman" w:hAnsi="Times New Roman" w:cs="Times New Roman"/>
                <w:sz w:val="20"/>
                <w:lang w:val="en-GB"/>
              </w:rPr>
            </w:pPr>
          </w:p>
        </w:tc>
      </w:tr>
      <w:tr w14:paraId="1E57CB52">
        <w:tblPrEx>
          <w:tblCellMar>
            <w:top w:w="0" w:type="dxa"/>
            <w:left w:w="72" w:type="dxa"/>
            <w:bottom w:w="0" w:type="dxa"/>
            <w:right w:w="72" w:type="dxa"/>
          </w:tblCellMar>
        </w:tblPrEx>
        <w:tc>
          <w:tcPr>
            <w:tcW w:w="454" w:type="dxa"/>
            <w:tcBorders>
              <w:top w:val="single" w:color="auto" w:sz="6" w:space="0"/>
              <w:left w:val="double" w:color="auto" w:sz="4" w:space="0"/>
              <w:bottom w:val="single" w:color="auto" w:sz="6" w:space="0"/>
            </w:tcBorders>
            <w:vAlign w:val="center"/>
          </w:tcPr>
          <w:p w14:paraId="3E51CBC3">
            <w:pPr>
              <w:jc w:val="center"/>
              <w:rPr>
                <w:rFonts w:ascii="Times New Roman" w:hAnsi="Times New Roman" w:cs="Times New Roman"/>
                <w:sz w:val="20"/>
                <w:lang w:val="en-GB"/>
              </w:rPr>
            </w:pPr>
          </w:p>
        </w:tc>
        <w:tc>
          <w:tcPr>
            <w:tcW w:w="3686" w:type="dxa"/>
            <w:tcBorders>
              <w:top w:val="single" w:color="auto" w:sz="6" w:space="0"/>
              <w:left w:val="single" w:color="auto" w:sz="6" w:space="0"/>
              <w:bottom w:val="single" w:color="auto" w:sz="6" w:space="0"/>
            </w:tcBorders>
          </w:tcPr>
          <w:p w14:paraId="6302D965">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7F5AE48F">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5CFF3F3A">
            <w:pPr>
              <w:rPr>
                <w:rFonts w:ascii="Times New Roman" w:hAnsi="Times New Roman" w:cs="Times New Roman"/>
                <w:sz w:val="20"/>
                <w:lang w:val="en-GB"/>
              </w:rPr>
            </w:pPr>
          </w:p>
        </w:tc>
        <w:tc>
          <w:tcPr>
            <w:tcW w:w="577" w:type="dxa"/>
            <w:tcBorders>
              <w:top w:val="single" w:color="auto" w:sz="6" w:space="0"/>
              <w:left w:val="single" w:color="auto" w:sz="6" w:space="0"/>
              <w:bottom w:val="single" w:color="auto" w:sz="6" w:space="0"/>
              <w:right w:val="single" w:color="auto" w:sz="6" w:space="0"/>
            </w:tcBorders>
          </w:tcPr>
          <w:p w14:paraId="472988E2">
            <w:pPr>
              <w:rPr>
                <w:rFonts w:ascii="Times New Roman" w:hAnsi="Times New Roman" w:cs="Times New Roman"/>
                <w:sz w:val="20"/>
                <w:lang w:val="en-GB"/>
              </w:rPr>
            </w:pPr>
          </w:p>
        </w:tc>
        <w:tc>
          <w:tcPr>
            <w:tcW w:w="783" w:type="dxa"/>
            <w:tcBorders>
              <w:top w:val="single" w:color="auto" w:sz="6" w:space="0"/>
              <w:left w:val="single" w:color="auto" w:sz="6" w:space="0"/>
              <w:bottom w:val="single" w:color="auto" w:sz="6" w:space="0"/>
              <w:right w:val="single" w:color="auto" w:sz="6" w:space="0"/>
            </w:tcBorders>
          </w:tcPr>
          <w:p w14:paraId="1F7526C3">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6C5CC674">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3E363226">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402EA5C2">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5899E807">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23674B9B">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4CCC44D6">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5379A32D">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7C75E297">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double" w:color="auto" w:sz="4" w:space="0"/>
            </w:tcBorders>
          </w:tcPr>
          <w:p w14:paraId="5182B49D">
            <w:pPr>
              <w:rPr>
                <w:rFonts w:ascii="Times New Roman" w:hAnsi="Times New Roman" w:cs="Times New Roman"/>
                <w:sz w:val="20"/>
                <w:lang w:val="en-GB"/>
              </w:rPr>
            </w:pPr>
          </w:p>
        </w:tc>
      </w:tr>
      <w:tr w14:paraId="321DB3B9">
        <w:tblPrEx>
          <w:tblCellMar>
            <w:top w:w="0" w:type="dxa"/>
            <w:left w:w="72" w:type="dxa"/>
            <w:bottom w:w="0" w:type="dxa"/>
            <w:right w:w="72" w:type="dxa"/>
          </w:tblCellMar>
        </w:tblPrEx>
        <w:tc>
          <w:tcPr>
            <w:tcW w:w="454" w:type="dxa"/>
            <w:tcBorders>
              <w:top w:val="single" w:color="auto" w:sz="6" w:space="0"/>
              <w:left w:val="double" w:color="auto" w:sz="4" w:space="0"/>
              <w:bottom w:val="single" w:color="auto" w:sz="6" w:space="0"/>
            </w:tcBorders>
            <w:vAlign w:val="center"/>
          </w:tcPr>
          <w:p w14:paraId="291FCBED">
            <w:pPr>
              <w:jc w:val="center"/>
              <w:rPr>
                <w:rFonts w:ascii="Times New Roman" w:hAnsi="Times New Roman" w:cs="Times New Roman"/>
                <w:sz w:val="20"/>
                <w:lang w:val="en-GB"/>
              </w:rPr>
            </w:pPr>
          </w:p>
        </w:tc>
        <w:tc>
          <w:tcPr>
            <w:tcW w:w="3686" w:type="dxa"/>
            <w:tcBorders>
              <w:top w:val="single" w:color="auto" w:sz="6" w:space="0"/>
              <w:left w:val="single" w:color="auto" w:sz="6" w:space="0"/>
              <w:bottom w:val="single" w:color="auto" w:sz="6" w:space="0"/>
            </w:tcBorders>
          </w:tcPr>
          <w:p w14:paraId="43DF1359">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5FF60569">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7C3A834E">
            <w:pPr>
              <w:rPr>
                <w:rFonts w:ascii="Times New Roman" w:hAnsi="Times New Roman" w:cs="Times New Roman"/>
                <w:sz w:val="20"/>
                <w:lang w:val="en-GB"/>
              </w:rPr>
            </w:pPr>
          </w:p>
        </w:tc>
        <w:tc>
          <w:tcPr>
            <w:tcW w:w="577" w:type="dxa"/>
            <w:tcBorders>
              <w:top w:val="single" w:color="auto" w:sz="6" w:space="0"/>
              <w:left w:val="single" w:color="auto" w:sz="6" w:space="0"/>
              <w:bottom w:val="single" w:color="auto" w:sz="6" w:space="0"/>
              <w:right w:val="single" w:color="auto" w:sz="6" w:space="0"/>
            </w:tcBorders>
          </w:tcPr>
          <w:p w14:paraId="6BCC3255">
            <w:pPr>
              <w:rPr>
                <w:rFonts w:ascii="Times New Roman" w:hAnsi="Times New Roman" w:cs="Times New Roman"/>
                <w:sz w:val="20"/>
                <w:lang w:val="en-GB"/>
              </w:rPr>
            </w:pPr>
          </w:p>
        </w:tc>
        <w:tc>
          <w:tcPr>
            <w:tcW w:w="783" w:type="dxa"/>
            <w:tcBorders>
              <w:top w:val="single" w:color="auto" w:sz="6" w:space="0"/>
              <w:left w:val="single" w:color="auto" w:sz="6" w:space="0"/>
              <w:bottom w:val="single" w:color="auto" w:sz="6" w:space="0"/>
              <w:right w:val="single" w:color="auto" w:sz="6" w:space="0"/>
            </w:tcBorders>
          </w:tcPr>
          <w:p w14:paraId="13B3CF68">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74288B3D">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5272A7C8">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139B90FB">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5215A12F">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22D5642A">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6F705BCC">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447E9852">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47A65B54">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double" w:color="auto" w:sz="4" w:space="0"/>
            </w:tcBorders>
          </w:tcPr>
          <w:p w14:paraId="540A81AD">
            <w:pPr>
              <w:rPr>
                <w:rFonts w:ascii="Times New Roman" w:hAnsi="Times New Roman" w:cs="Times New Roman"/>
                <w:sz w:val="20"/>
                <w:lang w:val="en-GB"/>
              </w:rPr>
            </w:pPr>
          </w:p>
        </w:tc>
      </w:tr>
      <w:tr w14:paraId="61E6EA73">
        <w:tblPrEx>
          <w:tblCellMar>
            <w:top w:w="0" w:type="dxa"/>
            <w:left w:w="72" w:type="dxa"/>
            <w:bottom w:w="0" w:type="dxa"/>
            <w:right w:w="72" w:type="dxa"/>
          </w:tblCellMar>
        </w:tblPrEx>
        <w:tc>
          <w:tcPr>
            <w:tcW w:w="454" w:type="dxa"/>
            <w:tcBorders>
              <w:top w:val="single" w:color="auto" w:sz="6" w:space="0"/>
              <w:left w:val="double" w:color="auto" w:sz="4" w:space="0"/>
              <w:bottom w:val="single" w:color="auto" w:sz="6" w:space="0"/>
            </w:tcBorders>
            <w:vAlign w:val="center"/>
          </w:tcPr>
          <w:p w14:paraId="38848CEF">
            <w:pPr>
              <w:jc w:val="center"/>
              <w:rPr>
                <w:rFonts w:ascii="Times New Roman" w:hAnsi="Times New Roman" w:cs="Times New Roman"/>
                <w:sz w:val="20"/>
                <w:lang w:val="en-GB"/>
              </w:rPr>
            </w:pPr>
          </w:p>
        </w:tc>
        <w:tc>
          <w:tcPr>
            <w:tcW w:w="3686" w:type="dxa"/>
            <w:tcBorders>
              <w:top w:val="single" w:color="auto" w:sz="6" w:space="0"/>
              <w:left w:val="single" w:color="auto" w:sz="6" w:space="0"/>
              <w:bottom w:val="single" w:color="auto" w:sz="6" w:space="0"/>
            </w:tcBorders>
          </w:tcPr>
          <w:p w14:paraId="501F86AA">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647DF96E">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4FD6CA5A">
            <w:pPr>
              <w:rPr>
                <w:rFonts w:ascii="Times New Roman" w:hAnsi="Times New Roman" w:cs="Times New Roman"/>
                <w:sz w:val="20"/>
                <w:lang w:val="en-GB"/>
              </w:rPr>
            </w:pPr>
          </w:p>
        </w:tc>
        <w:tc>
          <w:tcPr>
            <w:tcW w:w="577" w:type="dxa"/>
            <w:tcBorders>
              <w:top w:val="single" w:color="auto" w:sz="6" w:space="0"/>
              <w:left w:val="single" w:color="auto" w:sz="6" w:space="0"/>
              <w:bottom w:val="single" w:color="auto" w:sz="6" w:space="0"/>
              <w:right w:val="single" w:color="auto" w:sz="6" w:space="0"/>
            </w:tcBorders>
          </w:tcPr>
          <w:p w14:paraId="7E1DACEB">
            <w:pPr>
              <w:rPr>
                <w:rFonts w:ascii="Times New Roman" w:hAnsi="Times New Roman" w:cs="Times New Roman"/>
                <w:sz w:val="20"/>
                <w:lang w:val="en-GB"/>
              </w:rPr>
            </w:pPr>
          </w:p>
        </w:tc>
        <w:tc>
          <w:tcPr>
            <w:tcW w:w="783" w:type="dxa"/>
            <w:tcBorders>
              <w:top w:val="single" w:color="auto" w:sz="6" w:space="0"/>
              <w:left w:val="single" w:color="auto" w:sz="6" w:space="0"/>
              <w:bottom w:val="single" w:color="auto" w:sz="6" w:space="0"/>
              <w:right w:val="single" w:color="auto" w:sz="6" w:space="0"/>
            </w:tcBorders>
          </w:tcPr>
          <w:p w14:paraId="537FA57C">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62FC7876">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0AA62EB9">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245B193E">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55E4358A">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2EE6DD0E">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69BB2778">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4BE60813">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52D0A6CE">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double" w:color="auto" w:sz="4" w:space="0"/>
            </w:tcBorders>
          </w:tcPr>
          <w:p w14:paraId="299C07E0">
            <w:pPr>
              <w:rPr>
                <w:rFonts w:ascii="Times New Roman" w:hAnsi="Times New Roman" w:cs="Times New Roman"/>
                <w:sz w:val="20"/>
                <w:lang w:val="en-GB"/>
              </w:rPr>
            </w:pPr>
          </w:p>
        </w:tc>
      </w:tr>
      <w:tr w14:paraId="24658434">
        <w:tblPrEx>
          <w:tblCellMar>
            <w:top w:w="0" w:type="dxa"/>
            <w:left w:w="72" w:type="dxa"/>
            <w:bottom w:w="0" w:type="dxa"/>
            <w:right w:w="72" w:type="dxa"/>
          </w:tblCellMar>
        </w:tblPrEx>
        <w:tc>
          <w:tcPr>
            <w:tcW w:w="454" w:type="dxa"/>
            <w:tcBorders>
              <w:top w:val="single" w:color="auto" w:sz="6" w:space="0"/>
              <w:left w:val="double" w:color="auto" w:sz="4" w:space="0"/>
              <w:bottom w:val="single" w:color="auto" w:sz="6" w:space="0"/>
            </w:tcBorders>
            <w:vAlign w:val="center"/>
          </w:tcPr>
          <w:p w14:paraId="72BD21F4">
            <w:pPr>
              <w:jc w:val="center"/>
              <w:rPr>
                <w:rFonts w:ascii="Times New Roman" w:hAnsi="Times New Roman" w:cs="Times New Roman"/>
                <w:sz w:val="20"/>
                <w:lang w:val="en-GB"/>
              </w:rPr>
            </w:pPr>
          </w:p>
        </w:tc>
        <w:tc>
          <w:tcPr>
            <w:tcW w:w="3686" w:type="dxa"/>
            <w:tcBorders>
              <w:top w:val="single" w:color="auto" w:sz="6" w:space="0"/>
              <w:left w:val="single" w:color="auto" w:sz="6" w:space="0"/>
              <w:bottom w:val="single" w:color="auto" w:sz="6" w:space="0"/>
            </w:tcBorders>
          </w:tcPr>
          <w:p w14:paraId="5CCC8839">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2D92D2D7">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74AF5DAA">
            <w:pPr>
              <w:rPr>
                <w:rFonts w:ascii="Times New Roman" w:hAnsi="Times New Roman" w:cs="Times New Roman"/>
                <w:sz w:val="20"/>
                <w:lang w:val="en-GB"/>
              </w:rPr>
            </w:pPr>
          </w:p>
        </w:tc>
        <w:tc>
          <w:tcPr>
            <w:tcW w:w="577" w:type="dxa"/>
            <w:tcBorders>
              <w:top w:val="single" w:color="auto" w:sz="6" w:space="0"/>
              <w:left w:val="single" w:color="auto" w:sz="6" w:space="0"/>
              <w:bottom w:val="single" w:color="auto" w:sz="6" w:space="0"/>
              <w:right w:val="single" w:color="auto" w:sz="6" w:space="0"/>
            </w:tcBorders>
          </w:tcPr>
          <w:p w14:paraId="06A9419E">
            <w:pPr>
              <w:rPr>
                <w:rFonts w:ascii="Times New Roman" w:hAnsi="Times New Roman" w:cs="Times New Roman"/>
                <w:sz w:val="20"/>
                <w:lang w:val="en-GB"/>
              </w:rPr>
            </w:pPr>
          </w:p>
        </w:tc>
        <w:tc>
          <w:tcPr>
            <w:tcW w:w="783" w:type="dxa"/>
            <w:tcBorders>
              <w:top w:val="single" w:color="auto" w:sz="6" w:space="0"/>
              <w:left w:val="single" w:color="auto" w:sz="6" w:space="0"/>
              <w:bottom w:val="single" w:color="auto" w:sz="6" w:space="0"/>
              <w:right w:val="single" w:color="auto" w:sz="6" w:space="0"/>
            </w:tcBorders>
          </w:tcPr>
          <w:p w14:paraId="2646EB72">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09C32BDD">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1F7680A6">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20321F19">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3DDFBDCD">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4B813265">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36772D20">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150AF5B3">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60809C08">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double" w:color="auto" w:sz="4" w:space="0"/>
            </w:tcBorders>
          </w:tcPr>
          <w:p w14:paraId="40EECE1A">
            <w:pPr>
              <w:rPr>
                <w:rFonts w:ascii="Times New Roman" w:hAnsi="Times New Roman" w:cs="Times New Roman"/>
                <w:sz w:val="20"/>
                <w:lang w:val="en-GB"/>
              </w:rPr>
            </w:pPr>
          </w:p>
        </w:tc>
      </w:tr>
      <w:tr w14:paraId="2F21A217">
        <w:tblPrEx>
          <w:tblCellMar>
            <w:top w:w="0" w:type="dxa"/>
            <w:left w:w="72" w:type="dxa"/>
            <w:bottom w:w="0" w:type="dxa"/>
            <w:right w:w="72" w:type="dxa"/>
          </w:tblCellMar>
        </w:tblPrEx>
        <w:tc>
          <w:tcPr>
            <w:tcW w:w="454" w:type="dxa"/>
            <w:tcBorders>
              <w:top w:val="single" w:color="auto" w:sz="6" w:space="0"/>
              <w:left w:val="double" w:color="auto" w:sz="4" w:space="0"/>
              <w:bottom w:val="single" w:color="auto" w:sz="6" w:space="0"/>
            </w:tcBorders>
            <w:vAlign w:val="center"/>
          </w:tcPr>
          <w:p w14:paraId="658D80AD">
            <w:pPr>
              <w:jc w:val="center"/>
              <w:rPr>
                <w:rFonts w:ascii="Times New Roman" w:hAnsi="Times New Roman" w:cs="Times New Roman"/>
                <w:sz w:val="20"/>
                <w:lang w:val="en-GB"/>
              </w:rPr>
            </w:pPr>
          </w:p>
        </w:tc>
        <w:tc>
          <w:tcPr>
            <w:tcW w:w="3686" w:type="dxa"/>
            <w:tcBorders>
              <w:top w:val="single" w:color="auto" w:sz="6" w:space="0"/>
              <w:left w:val="single" w:color="auto" w:sz="6" w:space="0"/>
              <w:bottom w:val="single" w:color="auto" w:sz="6" w:space="0"/>
            </w:tcBorders>
          </w:tcPr>
          <w:p w14:paraId="008E5920">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6FFDBFCB">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74B3BE2A">
            <w:pPr>
              <w:rPr>
                <w:rFonts w:ascii="Times New Roman" w:hAnsi="Times New Roman" w:cs="Times New Roman"/>
                <w:sz w:val="20"/>
                <w:lang w:val="en-GB"/>
              </w:rPr>
            </w:pPr>
          </w:p>
        </w:tc>
        <w:tc>
          <w:tcPr>
            <w:tcW w:w="577" w:type="dxa"/>
            <w:tcBorders>
              <w:top w:val="single" w:color="auto" w:sz="6" w:space="0"/>
              <w:left w:val="single" w:color="auto" w:sz="6" w:space="0"/>
              <w:bottom w:val="single" w:color="auto" w:sz="6" w:space="0"/>
              <w:right w:val="single" w:color="auto" w:sz="6" w:space="0"/>
            </w:tcBorders>
          </w:tcPr>
          <w:p w14:paraId="2E933A89">
            <w:pPr>
              <w:rPr>
                <w:rFonts w:ascii="Times New Roman" w:hAnsi="Times New Roman" w:cs="Times New Roman"/>
                <w:sz w:val="20"/>
                <w:lang w:val="en-GB"/>
              </w:rPr>
            </w:pPr>
          </w:p>
        </w:tc>
        <w:tc>
          <w:tcPr>
            <w:tcW w:w="783" w:type="dxa"/>
            <w:tcBorders>
              <w:top w:val="single" w:color="auto" w:sz="6" w:space="0"/>
              <w:left w:val="single" w:color="auto" w:sz="6" w:space="0"/>
              <w:bottom w:val="single" w:color="auto" w:sz="6" w:space="0"/>
              <w:right w:val="single" w:color="auto" w:sz="6" w:space="0"/>
            </w:tcBorders>
          </w:tcPr>
          <w:p w14:paraId="61395530">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6F85EDD9">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00028EC1">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7D2B2B65">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7C2CC51D">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5C92E83D">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0AE44BFF">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73443553">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1ABE9A21">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double" w:color="auto" w:sz="4" w:space="0"/>
            </w:tcBorders>
          </w:tcPr>
          <w:p w14:paraId="1D2BA9E6">
            <w:pPr>
              <w:rPr>
                <w:rFonts w:ascii="Times New Roman" w:hAnsi="Times New Roman" w:cs="Times New Roman"/>
                <w:sz w:val="20"/>
                <w:lang w:val="en-GB"/>
              </w:rPr>
            </w:pPr>
          </w:p>
        </w:tc>
      </w:tr>
      <w:tr w14:paraId="132B86E3">
        <w:tblPrEx>
          <w:tblCellMar>
            <w:top w:w="0" w:type="dxa"/>
            <w:left w:w="72" w:type="dxa"/>
            <w:bottom w:w="0" w:type="dxa"/>
            <w:right w:w="72" w:type="dxa"/>
          </w:tblCellMar>
        </w:tblPrEx>
        <w:tc>
          <w:tcPr>
            <w:tcW w:w="454" w:type="dxa"/>
            <w:tcBorders>
              <w:top w:val="single" w:color="auto" w:sz="6" w:space="0"/>
              <w:left w:val="double" w:color="auto" w:sz="4" w:space="0"/>
              <w:bottom w:val="single" w:color="auto" w:sz="6" w:space="0"/>
            </w:tcBorders>
            <w:vAlign w:val="center"/>
          </w:tcPr>
          <w:p w14:paraId="38541569">
            <w:pPr>
              <w:jc w:val="center"/>
              <w:rPr>
                <w:rFonts w:ascii="Times New Roman" w:hAnsi="Times New Roman" w:cs="Times New Roman"/>
                <w:sz w:val="20"/>
                <w:lang w:val="en-GB"/>
              </w:rPr>
            </w:pPr>
          </w:p>
        </w:tc>
        <w:tc>
          <w:tcPr>
            <w:tcW w:w="3686" w:type="dxa"/>
            <w:tcBorders>
              <w:top w:val="single" w:color="auto" w:sz="6" w:space="0"/>
              <w:left w:val="single" w:color="auto" w:sz="6" w:space="0"/>
              <w:bottom w:val="single" w:color="auto" w:sz="6" w:space="0"/>
            </w:tcBorders>
          </w:tcPr>
          <w:p w14:paraId="0CC63ACF">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2BCACCA0">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1E18DD29">
            <w:pPr>
              <w:rPr>
                <w:rFonts w:ascii="Times New Roman" w:hAnsi="Times New Roman" w:cs="Times New Roman"/>
                <w:sz w:val="20"/>
                <w:lang w:val="en-GB"/>
              </w:rPr>
            </w:pPr>
          </w:p>
        </w:tc>
        <w:tc>
          <w:tcPr>
            <w:tcW w:w="577" w:type="dxa"/>
            <w:tcBorders>
              <w:top w:val="single" w:color="auto" w:sz="6" w:space="0"/>
              <w:left w:val="single" w:color="auto" w:sz="6" w:space="0"/>
              <w:bottom w:val="single" w:color="auto" w:sz="6" w:space="0"/>
              <w:right w:val="single" w:color="auto" w:sz="6" w:space="0"/>
            </w:tcBorders>
          </w:tcPr>
          <w:p w14:paraId="3AE928DD">
            <w:pPr>
              <w:rPr>
                <w:rFonts w:ascii="Times New Roman" w:hAnsi="Times New Roman" w:cs="Times New Roman"/>
                <w:sz w:val="20"/>
                <w:lang w:val="en-GB"/>
              </w:rPr>
            </w:pPr>
          </w:p>
        </w:tc>
        <w:tc>
          <w:tcPr>
            <w:tcW w:w="783" w:type="dxa"/>
            <w:tcBorders>
              <w:top w:val="single" w:color="auto" w:sz="6" w:space="0"/>
              <w:left w:val="single" w:color="auto" w:sz="6" w:space="0"/>
              <w:bottom w:val="single" w:color="auto" w:sz="6" w:space="0"/>
              <w:right w:val="single" w:color="auto" w:sz="6" w:space="0"/>
            </w:tcBorders>
          </w:tcPr>
          <w:p w14:paraId="1DD17E41">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08E54089">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5DE96EBB">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5F49E728">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3135C099">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762A89F7">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58FBC782">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4E21ACF4">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7CF4E79A">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double" w:color="auto" w:sz="4" w:space="0"/>
            </w:tcBorders>
          </w:tcPr>
          <w:p w14:paraId="5A65EC6A">
            <w:pPr>
              <w:rPr>
                <w:rFonts w:ascii="Times New Roman" w:hAnsi="Times New Roman" w:cs="Times New Roman"/>
                <w:sz w:val="20"/>
                <w:lang w:val="en-GB"/>
              </w:rPr>
            </w:pPr>
          </w:p>
        </w:tc>
      </w:tr>
      <w:tr w14:paraId="7BC05C30">
        <w:tblPrEx>
          <w:tblCellMar>
            <w:top w:w="0" w:type="dxa"/>
            <w:left w:w="72" w:type="dxa"/>
            <w:bottom w:w="0" w:type="dxa"/>
            <w:right w:w="72" w:type="dxa"/>
          </w:tblCellMar>
        </w:tblPrEx>
        <w:tc>
          <w:tcPr>
            <w:tcW w:w="454" w:type="dxa"/>
            <w:tcBorders>
              <w:top w:val="single" w:color="auto" w:sz="6" w:space="0"/>
              <w:left w:val="double" w:color="auto" w:sz="4" w:space="0"/>
              <w:bottom w:val="single" w:color="auto" w:sz="6" w:space="0"/>
            </w:tcBorders>
            <w:vAlign w:val="center"/>
          </w:tcPr>
          <w:p w14:paraId="07E266EB">
            <w:pPr>
              <w:ind w:left="-25"/>
              <w:jc w:val="center"/>
              <w:rPr>
                <w:rFonts w:ascii="Times New Roman" w:hAnsi="Times New Roman" w:cs="Times New Roman"/>
                <w:sz w:val="20"/>
                <w:lang w:val="en-GB"/>
              </w:rPr>
            </w:pPr>
          </w:p>
        </w:tc>
        <w:tc>
          <w:tcPr>
            <w:tcW w:w="3686" w:type="dxa"/>
            <w:tcBorders>
              <w:top w:val="single" w:color="auto" w:sz="6" w:space="0"/>
              <w:left w:val="single" w:color="auto" w:sz="6" w:space="0"/>
              <w:bottom w:val="single" w:color="auto" w:sz="6" w:space="0"/>
            </w:tcBorders>
          </w:tcPr>
          <w:p w14:paraId="1392FE8B">
            <w:pPr>
              <w:ind w:left="-25"/>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093BE4AE">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59C093F1">
            <w:pPr>
              <w:rPr>
                <w:rFonts w:ascii="Times New Roman" w:hAnsi="Times New Roman" w:cs="Times New Roman"/>
                <w:sz w:val="20"/>
                <w:lang w:val="en-GB"/>
              </w:rPr>
            </w:pPr>
          </w:p>
        </w:tc>
        <w:tc>
          <w:tcPr>
            <w:tcW w:w="577" w:type="dxa"/>
            <w:tcBorders>
              <w:top w:val="single" w:color="auto" w:sz="6" w:space="0"/>
              <w:left w:val="single" w:color="auto" w:sz="6" w:space="0"/>
              <w:bottom w:val="single" w:color="auto" w:sz="6" w:space="0"/>
              <w:right w:val="single" w:color="auto" w:sz="6" w:space="0"/>
            </w:tcBorders>
          </w:tcPr>
          <w:p w14:paraId="4BF86F40">
            <w:pPr>
              <w:rPr>
                <w:rFonts w:ascii="Times New Roman" w:hAnsi="Times New Roman" w:cs="Times New Roman"/>
                <w:sz w:val="20"/>
                <w:lang w:val="en-GB"/>
              </w:rPr>
            </w:pPr>
          </w:p>
        </w:tc>
        <w:tc>
          <w:tcPr>
            <w:tcW w:w="783" w:type="dxa"/>
            <w:tcBorders>
              <w:top w:val="single" w:color="auto" w:sz="6" w:space="0"/>
              <w:left w:val="single" w:color="auto" w:sz="6" w:space="0"/>
              <w:bottom w:val="single" w:color="auto" w:sz="6" w:space="0"/>
              <w:right w:val="single" w:color="auto" w:sz="6" w:space="0"/>
            </w:tcBorders>
          </w:tcPr>
          <w:p w14:paraId="14D0B6E8">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26058ECA">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3E43B12D">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45F0E45D">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45759588">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4AF662C4">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6937C34E">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1B4C79D4">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single" w:color="auto" w:sz="6" w:space="0"/>
            </w:tcBorders>
          </w:tcPr>
          <w:p w14:paraId="5FEA8278">
            <w:pPr>
              <w:rPr>
                <w:rFonts w:ascii="Times New Roman" w:hAnsi="Times New Roman" w:cs="Times New Roman"/>
                <w:sz w:val="20"/>
                <w:lang w:val="en-GB"/>
              </w:rPr>
            </w:pPr>
          </w:p>
        </w:tc>
        <w:tc>
          <w:tcPr>
            <w:tcW w:w="680" w:type="dxa"/>
            <w:tcBorders>
              <w:top w:val="single" w:color="auto" w:sz="6" w:space="0"/>
              <w:left w:val="single" w:color="auto" w:sz="6" w:space="0"/>
              <w:bottom w:val="single" w:color="auto" w:sz="6" w:space="0"/>
              <w:right w:val="double" w:color="auto" w:sz="4" w:space="0"/>
            </w:tcBorders>
          </w:tcPr>
          <w:p w14:paraId="429C283C">
            <w:pPr>
              <w:rPr>
                <w:rFonts w:ascii="Times New Roman" w:hAnsi="Times New Roman" w:cs="Times New Roman"/>
                <w:sz w:val="20"/>
                <w:lang w:val="en-GB"/>
              </w:rPr>
            </w:pPr>
          </w:p>
        </w:tc>
      </w:tr>
      <w:tr w14:paraId="41D9ADF4">
        <w:tblPrEx>
          <w:tblCellMar>
            <w:top w:w="0" w:type="dxa"/>
            <w:left w:w="72" w:type="dxa"/>
            <w:bottom w:w="0" w:type="dxa"/>
            <w:right w:w="72" w:type="dxa"/>
          </w:tblCellMar>
        </w:tblPrEx>
        <w:tc>
          <w:tcPr>
            <w:tcW w:w="454" w:type="dxa"/>
            <w:tcBorders>
              <w:top w:val="single" w:color="auto" w:sz="6" w:space="0"/>
              <w:left w:val="double" w:color="auto" w:sz="4" w:space="0"/>
              <w:bottom w:val="double" w:color="auto" w:sz="4" w:space="0"/>
            </w:tcBorders>
            <w:vAlign w:val="center"/>
          </w:tcPr>
          <w:p w14:paraId="1D9D87D7">
            <w:pPr>
              <w:ind w:left="-25"/>
              <w:jc w:val="center"/>
              <w:rPr>
                <w:rFonts w:ascii="Times New Roman" w:hAnsi="Times New Roman" w:cs="Times New Roman"/>
                <w:sz w:val="20"/>
                <w:lang w:val="en-GB"/>
              </w:rPr>
            </w:pPr>
            <w:r>
              <w:rPr>
                <w:rFonts w:ascii="Times New Roman" w:hAnsi="Times New Roman" w:cs="Times New Roman"/>
                <w:sz w:val="20"/>
                <w:lang w:val="en-GB"/>
              </w:rPr>
              <w:t>N</w:t>
            </w:r>
          </w:p>
        </w:tc>
        <w:tc>
          <w:tcPr>
            <w:tcW w:w="3686" w:type="dxa"/>
            <w:tcBorders>
              <w:top w:val="single" w:color="auto" w:sz="6" w:space="0"/>
              <w:left w:val="single" w:color="auto" w:sz="6" w:space="0"/>
              <w:bottom w:val="double" w:color="auto" w:sz="4" w:space="0"/>
            </w:tcBorders>
          </w:tcPr>
          <w:p w14:paraId="3F70F3E2">
            <w:pPr>
              <w:ind w:left="-25"/>
              <w:rPr>
                <w:rFonts w:ascii="Times New Roman" w:hAnsi="Times New Roman" w:cs="Times New Roman"/>
                <w:sz w:val="20"/>
                <w:lang w:val="en-GB"/>
              </w:rPr>
            </w:pPr>
          </w:p>
        </w:tc>
        <w:tc>
          <w:tcPr>
            <w:tcW w:w="680" w:type="dxa"/>
            <w:tcBorders>
              <w:top w:val="single" w:color="auto" w:sz="6" w:space="0"/>
              <w:left w:val="single" w:color="auto" w:sz="6" w:space="0"/>
              <w:bottom w:val="double" w:color="auto" w:sz="4" w:space="0"/>
              <w:right w:val="single" w:color="auto" w:sz="6" w:space="0"/>
            </w:tcBorders>
          </w:tcPr>
          <w:p w14:paraId="6B490874">
            <w:pPr>
              <w:rPr>
                <w:rFonts w:ascii="Times New Roman" w:hAnsi="Times New Roman" w:cs="Times New Roman"/>
                <w:sz w:val="20"/>
                <w:lang w:val="en-GB"/>
              </w:rPr>
            </w:pPr>
          </w:p>
        </w:tc>
        <w:tc>
          <w:tcPr>
            <w:tcW w:w="680" w:type="dxa"/>
            <w:tcBorders>
              <w:top w:val="single" w:color="auto" w:sz="6" w:space="0"/>
              <w:left w:val="single" w:color="auto" w:sz="6" w:space="0"/>
              <w:bottom w:val="double" w:color="auto" w:sz="4" w:space="0"/>
              <w:right w:val="single" w:color="auto" w:sz="6" w:space="0"/>
            </w:tcBorders>
          </w:tcPr>
          <w:p w14:paraId="6BD644CC">
            <w:pPr>
              <w:rPr>
                <w:rFonts w:ascii="Times New Roman" w:hAnsi="Times New Roman" w:cs="Times New Roman"/>
                <w:sz w:val="20"/>
                <w:lang w:val="en-GB"/>
              </w:rPr>
            </w:pPr>
          </w:p>
        </w:tc>
        <w:tc>
          <w:tcPr>
            <w:tcW w:w="577" w:type="dxa"/>
            <w:tcBorders>
              <w:top w:val="single" w:color="auto" w:sz="6" w:space="0"/>
              <w:left w:val="single" w:color="auto" w:sz="6" w:space="0"/>
              <w:bottom w:val="double" w:color="auto" w:sz="4" w:space="0"/>
              <w:right w:val="single" w:color="auto" w:sz="6" w:space="0"/>
            </w:tcBorders>
          </w:tcPr>
          <w:p w14:paraId="161A2D4A">
            <w:pPr>
              <w:rPr>
                <w:rFonts w:ascii="Times New Roman" w:hAnsi="Times New Roman" w:cs="Times New Roman"/>
                <w:sz w:val="20"/>
                <w:lang w:val="en-GB"/>
              </w:rPr>
            </w:pPr>
          </w:p>
        </w:tc>
        <w:tc>
          <w:tcPr>
            <w:tcW w:w="783" w:type="dxa"/>
            <w:tcBorders>
              <w:top w:val="single" w:color="auto" w:sz="6" w:space="0"/>
              <w:left w:val="single" w:color="auto" w:sz="6" w:space="0"/>
              <w:bottom w:val="double" w:color="auto" w:sz="4" w:space="0"/>
              <w:right w:val="single" w:color="auto" w:sz="6" w:space="0"/>
            </w:tcBorders>
          </w:tcPr>
          <w:p w14:paraId="05482802">
            <w:pPr>
              <w:rPr>
                <w:rFonts w:ascii="Times New Roman" w:hAnsi="Times New Roman" w:cs="Times New Roman"/>
                <w:sz w:val="20"/>
                <w:lang w:val="en-GB"/>
              </w:rPr>
            </w:pPr>
          </w:p>
        </w:tc>
        <w:tc>
          <w:tcPr>
            <w:tcW w:w="680" w:type="dxa"/>
            <w:tcBorders>
              <w:top w:val="single" w:color="auto" w:sz="6" w:space="0"/>
              <w:left w:val="single" w:color="auto" w:sz="6" w:space="0"/>
              <w:bottom w:val="double" w:color="auto" w:sz="4" w:space="0"/>
              <w:right w:val="single" w:color="auto" w:sz="6" w:space="0"/>
            </w:tcBorders>
          </w:tcPr>
          <w:p w14:paraId="3C338A13">
            <w:pPr>
              <w:rPr>
                <w:rFonts w:ascii="Times New Roman" w:hAnsi="Times New Roman" w:cs="Times New Roman"/>
                <w:sz w:val="20"/>
                <w:lang w:val="en-GB"/>
              </w:rPr>
            </w:pPr>
          </w:p>
        </w:tc>
        <w:tc>
          <w:tcPr>
            <w:tcW w:w="680" w:type="dxa"/>
            <w:tcBorders>
              <w:top w:val="single" w:color="auto" w:sz="6" w:space="0"/>
              <w:left w:val="single" w:color="auto" w:sz="6" w:space="0"/>
              <w:bottom w:val="double" w:color="auto" w:sz="4" w:space="0"/>
              <w:right w:val="single" w:color="auto" w:sz="6" w:space="0"/>
            </w:tcBorders>
          </w:tcPr>
          <w:p w14:paraId="2044E155">
            <w:pPr>
              <w:rPr>
                <w:rFonts w:ascii="Times New Roman" w:hAnsi="Times New Roman" w:cs="Times New Roman"/>
                <w:sz w:val="20"/>
                <w:lang w:val="en-GB"/>
              </w:rPr>
            </w:pPr>
          </w:p>
        </w:tc>
        <w:tc>
          <w:tcPr>
            <w:tcW w:w="680" w:type="dxa"/>
            <w:tcBorders>
              <w:top w:val="single" w:color="auto" w:sz="6" w:space="0"/>
              <w:left w:val="single" w:color="auto" w:sz="6" w:space="0"/>
              <w:bottom w:val="double" w:color="auto" w:sz="4" w:space="0"/>
              <w:right w:val="single" w:color="auto" w:sz="6" w:space="0"/>
            </w:tcBorders>
          </w:tcPr>
          <w:p w14:paraId="0D8538F9">
            <w:pPr>
              <w:rPr>
                <w:rFonts w:ascii="Times New Roman" w:hAnsi="Times New Roman" w:cs="Times New Roman"/>
                <w:sz w:val="20"/>
                <w:lang w:val="en-GB"/>
              </w:rPr>
            </w:pPr>
          </w:p>
        </w:tc>
        <w:tc>
          <w:tcPr>
            <w:tcW w:w="680" w:type="dxa"/>
            <w:tcBorders>
              <w:top w:val="single" w:color="auto" w:sz="6" w:space="0"/>
              <w:left w:val="single" w:color="auto" w:sz="6" w:space="0"/>
              <w:bottom w:val="double" w:color="auto" w:sz="4" w:space="0"/>
              <w:right w:val="single" w:color="auto" w:sz="6" w:space="0"/>
            </w:tcBorders>
          </w:tcPr>
          <w:p w14:paraId="4AE759AF">
            <w:pPr>
              <w:rPr>
                <w:rFonts w:ascii="Times New Roman" w:hAnsi="Times New Roman" w:cs="Times New Roman"/>
                <w:sz w:val="20"/>
                <w:lang w:val="en-GB"/>
              </w:rPr>
            </w:pPr>
          </w:p>
        </w:tc>
        <w:tc>
          <w:tcPr>
            <w:tcW w:w="680" w:type="dxa"/>
            <w:tcBorders>
              <w:top w:val="single" w:color="auto" w:sz="6" w:space="0"/>
              <w:left w:val="single" w:color="auto" w:sz="6" w:space="0"/>
              <w:bottom w:val="double" w:color="auto" w:sz="4" w:space="0"/>
              <w:right w:val="single" w:color="auto" w:sz="6" w:space="0"/>
            </w:tcBorders>
          </w:tcPr>
          <w:p w14:paraId="28687561">
            <w:pPr>
              <w:rPr>
                <w:rFonts w:ascii="Times New Roman" w:hAnsi="Times New Roman" w:cs="Times New Roman"/>
                <w:sz w:val="20"/>
                <w:lang w:val="en-GB"/>
              </w:rPr>
            </w:pPr>
          </w:p>
        </w:tc>
        <w:tc>
          <w:tcPr>
            <w:tcW w:w="680" w:type="dxa"/>
            <w:tcBorders>
              <w:top w:val="single" w:color="auto" w:sz="6" w:space="0"/>
              <w:left w:val="single" w:color="auto" w:sz="6" w:space="0"/>
              <w:bottom w:val="double" w:color="auto" w:sz="4" w:space="0"/>
              <w:right w:val="single" w:color="auto" w:sz="6" w:space="0"/>
            </w:tcBorders>
          </w:tcPr>
          <w:p w14:paraId="4A6BC5CE">
            <w:pPr>
              <w:rPr>
                <w:rFonts w:ascii="Times New Roman" w:hAnsi="Times New Roman" w:cs="Times New Roman"/>
                <w:sz w:val="20"/>
                <w:lang w:val="en-GB"/>
              </w:rPr>
            </w:pPr>
          </w:p>
        </w:tc>
        <w:tc>
          <w:tcPr>
            <w:tcW w:w="680" w:type="dxa"/>
            <w:tcBorders>
              <w:top w:val="single" w:color="auto" w:sz="6" w:space="0"/>
              <w:left w:val="single" w:color="auto" w:sz="6" w:space="0"/>
              <w:bottom w:val="double" w:color="auto" w:sz="4" w:space="0"/>
              <w:right w:val="single" w:color="auto" w:sz="6" w:space="0"/>
            </w:tcBorders>
          </w:tcPr>
          <w:p w14:paraId="23905930">
            <w:pPr>
              <w:rPr>
                <w:rFonts w:ascii="Times New Roman" w:hAnsi="Times New Roman" w:cs="Times New Roman"/>
                <w:sz w:val="20"/>
                <w:lang w:val="en-GB"/>
              </w:rPr>
            </w:pPr>
          </w:p>
        </w:tc>
        <w:tc>
          <w:tcPr>
            <w:tcW w:w="680" w:type="dxa"/>
            <w:tcBorders>
              <w:top w:val="single" w:color="auto" w:sz="6" w:space="0"/>
              <w:left w:val="single" w:color="auto" w:sz="6" w:space="0"/>
              <w:bottom w:val="double" w:color="auto" w:sz="4" w:space="0"/>
              <w:right w:val="single" w:color="auto" w:sz="6" w:space="0"/>
            </w:tcBorders>
          </w:tcPr>
          <w:p w14:paraId="73BA48BF">
            <w:pPr>
              <w:rPr>
                <w:rFonts w:ascii="Times New Roman" w:hAnsi="Times New Roman" w:cs="Times New Roman"/>
                <w:sz w:val="20"/>
                <w:lang w:val="en-GB"/>
              </w:rPr>
            </w:pPr>
          </w:p>
        </w:tc>
        <w:tc>
          <w:tcPr>
            <w:tcW w:w="680" w:type="dxa"/>
            <w:tcBorders>
              <w:top w:val="single" w:color="auto" w:sz="6" w:space="0"/>
              <w:left w:val="single" w:color="auto" w:sz="6" w:space="0"/>
              <w:bottom w:val="double" w:color="auto" w:sz="4" w:space="0"/>
              <w:right w:val="double" w:color="auto" w:sz="4" w:space="0"/>
            </w:tcBorders>
          </w:tcPr>
          <w:p w14:paraId="4C85BE13">
            <w:pPr>
              <w:rPr>
                <w:rFonts w:ascii="Times New Roman" w:hAnsi="Times New Roman" w:cs="Times New Roman"/>
                <w:sz w:val="20"/>
                <w:lang w:val="en-GB"/>
              </w:rPr>
            </w:pPr>
          </w:p>
        </w:tc>
      </w:tr>
    </w:tbl>
    <w:p w14:paraId="56F33551">
      <w:pPr>
        <w:rPr>
          <w:rFonts w:ascii="Times New Roman" w:hAnsi="Times New Roman" w:cs="Times New Roman"/>
          <w:sz w:val="20"/>
          <w:lang w:val="en-GB"/>
        </w:rPr>
      </w:pPr>
    </w:p>
    <w:p w14:paraId="4B514FCC">
      <w:pPr>
        <w:pStyle w:val="21"/>
        <w:tabs>
          <w:tab w:val="left" w:pos="360"/>
        </w:tabs>
        <w:ind w:left="360" w:hanging="360"/>
        <w:rPr>
          <w:rFonts w:ascii="Times New Roman" w:hAnsi="Times New Roman" w:cs="Times New Roman"/>
          <w:sz w:val="20"/>
          <w:lang w:val="en-GB"/>
        </w:rPr>
      </w:pPr>
      <w:r>
        <w:rPr>
          <w:rFonts w:ascii="Times New Roman" w:hAnsi="Times New Roman" w:cs="Times New Roman"/>
          <w:sz w:val="20"/>
          <w:lang w:val="en-GB"/>
        </w:rPr>
        <w:t>1</w:t>
      </w:r>
      <w:r>
        <w:rPr>
          <w:rFonts w:ascii="Times New Roman" w:hAnsi="Times New Roman" w:cs="Times New Roman"/>
          <w:sz w:val="20"/>
          <w:lang w:val="en-GB"/>
        </w:rPr>
        <w:tab/>
      </w:r>
      <w:r>
        <w:rPr>
          <w:rFonts w:ascii="Times New Roman" w:hAnsi="Times New Roman" w:cs="Times New Roman"/>
          <w:sz w:val="20"/>
          <w:lang w:val="en-GB"/>
        </w:rPr>
        <w:t>Indicate all main activities of the assignment, including delivery of reports (e.g.: inception, interim, and final reports), and other benchmarks such as Client approvals.  For phased assignments indicate activities, delivery of reports, and benchmarks separately for each phase.</w:t>
      </w:r>
    </w:p>
    <w:p w14:paraId="096F2A1E">
      <w:pPr>
        <w:ind w:left="360" w:hanging="360"/>
        <w:rPr>
          <w:rFonts w:ascii="Times New Roman" w:hAnsi="Times New Roman" w:cs="Times New Roman"/>
          <w:sz w:val="20"/>
          <w:lang w:val="en-GB"/>
        </w:rPr>
      </w:pPr>
      <w:r>
        <w:rPr>
          <w:rFonts w:ascii="Times New Roman" w:hAnsi="Times New Roman" w:cs="Times New Roman"/>
          <w:sz w:val="20"/>
          <w:lang w:val="en-GB"/>
        </w:rPr>
        <w:t>2   Duration of activities shall be indicated in the form of a bar chart. Months are counted from the start of the assignment.</w:t>
      </w:r>
    </w:p>
    <w:p w14:paraId="08AF6EAF">
      <w:pPr>
        <w:ind w:left="360" w:hanging="360"/>
        <w:rPr>
          <w:rFonts w:ascii="Times New Roman" w:hAnsi="Times New Roman" w:cs="Times New Roman"/>
          <w:lang w:val="en-GB"/>
        </w:rPr>
      </w:pPr>
    </w:p>
    <w:p w14:paraId="4D35E260">
      <w:pPr>
        <w:pStyle w:val="4"/>
        <w:jc w:val="center"/>
        <w:rPr>
          <w:rFonts w:ascii="Times New Roman" w:hAnsi="Times New Roman" w:cs="Times New Roman"/>
        </w:rPr>
      </w:pPr>
      <w:bookmarkStart w:id="783" w:name="_Toc48812474"/>
      <w:bookmarkStart w:id="784" w:name="_Toc48894519"/>
      <w:bookmarkStart w:id="785" w:name="_Toc48892687"/>
      <w:bookmarkStart w:id="786" w:name="_Toc48895292"/>
      <w:bookmarkStart w:id="787" w:name="_Toc48895478"/>
      <w:bookmarkStart w:id="788" w:name="_Toc48896262"/>
      <w:bookmarkStart w:id="789" w:name="_Toc48551145"/>
      <w:bookmarkStart w:id="790" w:name="_Toc48798525"/>
      <w:bookmarkStart w:id="791" w:name="_Toc48800795"/>
      <w:bookmarkStart w:id="792" w:name="_Toc48800964"/>
      <w:bookmarkStart w:id="793" w:name="_Toc48803161"/>
      <w:bookmarkStart w:id="794" w:name="_Toc48803330"/>
      <w:bookmarkStart w:id="795" w:name="_Toc48803499"/>
      <w:bookmarkStart w:id="796" w:name="_Toc48803837"/>
      <w:bookmarkStart w:id="797" w:name="_Toc48804175"/>
      <w:bookmarkStart w:id="798" w:name="_Toc48804344"/>
      <w:bookmarkStart w:id="799" w:name="_Toc48804851"/>
      <w:bookmarkStart w:id="800" w:name="_Toc38696502"/>
      <w:r>
        <w:rPr>
          <w:rFonts w:ascii="Times New Roman" w:hAnsi="Times New Roman" w:cs="Times New Roman"/>
        </w:rPr>
        <w:br w:type="page"/>
      </w:r>
      <w:bookmarkStart w:id="801" w:name="_Toc48974125"/>
      <w:bookmarkStart w:id="802" w:name="_Toc48969047"/>
      <w:bookmarkStart w:id="803" w:name="_Toc48969378"/>
      <w:bookmarkStart w:id="804" w:name="_Toc48970301"/>
      <w:bookmarkStart w:id="805" w:name="_Toc48978621"/>
      <w:bookmarkStart w:id="806" w:name="_Toc48979380"/>
      <w:bookmarkStart w:id="807" w:name="_Toc67815172"/>
      <w:bookmarkStart w:id="808" w:name="_Toc49159892"/>
      <w:bookmarkStart w:id="809" w:name="_Toc140186408"/>
      <w:bookmarkStart w:id="810" w:name="_Toc506545795"/>
      <w:bookmarkStart w:id="811" w:name="_Toc49159705"/>
      <w:bookmarkStart w:id="812" w:name="_Toc48979567"/>
      <w:bookmarkStart w:id="813" w:name="_Toc48980632"/>
      <w:r>
        <w:rPr>
          <w:rFonts w:ascii="Times New Roman" w:hAnsi="Times New Roman" w:cs="Times New Roman"/>
          <w:b w:val="0"/>
          <w:bCs w:val="0"/>
        </w:rPr>
        <w:t>Form 4A6</w:t>
      </w:r>
      <w:r>
        <w:rPr>
          <w:rFonts w:ascii="Times New Roman" w:hAnsi="Times New Roman" w:cs="Times New Roman"/>
          <w:b w:val="0"/>
          <w:bCs w:val="0"/>
        </w:rPr>
        <w:tab/>
      </w:r>
      <w:r>
        <w:rPr>
          <w:rFonts w:ascii="Times New Roman" w:hAnsi="Times New Roman" w:cs="Times New Roman"/>
          <w:b w:val="0"/>
          <w:bCs w:val="0"/>
        </w:rPr>
        <w:t>Team Composition and Task Assignments</w:t>
      </w:r>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p>
    <w:p w14:paraId="273A5C8F">
      <w:pPr>
        <w:jc w:val="center"/>
        <w:rPr>
          <w:rFonts w:ascii="Times New Roman" w:hAnsi="Times New Roman" w:cs="Times New Roman"/>
        </w:rPr>
      </w:pPr>
    </w:p>
    <w:p w14:paraId="04FDB212">
      <w:pPr>
        <w:jc w:val="center"/>
        <w:rPr>
          <w:rFonts w:ascii="Times New Roman" w:hAnsi="Times New Roman" w:cs="Times New Roman"/>
          <w:lang w:val="en-GB"/>
        </w:rPr>
      </w:pPr>
    </w:p>
    <w:tbl>
      <w:tblPr>
        <w:tblStyle w:val="12"/>
        <w:tblW w:w="0" w:type="auto"/>
        <w:tblInd w:w="558" w:type="dxa"/>
        <w:tblBorders>
          <w:top w:val="double" w:color="auto" w:sz="6" w:space="0"/>
          <w:left w:val="double" w:color="auto" w:sz="6" w:space="0"/>
          <w:bottom w:val="single" w:color="auto" w:sz="8" w:space="0"/>
          <w:right w:val="double" w:color="auto" w:sz="6" w:space="0"/>
          <w:insideH w:val="double" w:color="auto" w:sz="6" w:space="0"/>
          <w:insideV w:val="double" w:color="auto" w:sz="6" w:space="0"/>
        </w:tblBorders>
        <w:tblLayout w:type="fixed"/>
        <w:tblCellMar>
          <w:top w:w="0" w:type="dxa"/>
          <w:left w:w="108" w:type="dxa"/>
          <w:bottom w:w="0" w:type="dxa"/>
          <w:right w:w="108" w:type="dxa"/>
        </w:tblCellMar>
      </w:tblPr>
      <w:tblGrid>
        <w:gridCol w:w="2552"/>
        <w:gridCol w:w="1985"/>
        <w:gridCol w:w="1985"/>
        <w:gridCol w:w="1985"/>
        <w:gridCol w:w="3283"/>
        <w:gridCol w:w="6"/>
      </w:tblGrid>
      <w:tr w14:paraId="3C2554FE">
        <w:tblPrEx>
          <w:tblBorders>
            <w:top w:val="double" w:color="auto" w:sz="6" w:space="0"/>
            <w:left w:val="double" w:color="auto" w:sz="6" w:space="0"/>
            <w:bottom w:val="single" w:color="auto" w:sz="8" w:space="0"/>
            <w:right w:val="double" w:color="auto" w:sz="6" w:space="0"/>
            <w:insideH w:val="double" w:color="auto" w:sz="6" w:space="0"/>
            <w:insideV w:val="double" w:color="auto" w:sz="6" w:space="0"/>
          </w:tblBorders>
          <w:tblCellMar>
            <w:top w:w="0" w:type="dxa"/>
            <w:left w:w="108" w:type="dxa"/>
            <w:bottom w:w="0" w:type="dxa"/>
            <w:right w:w="108" w:type="dxa"/>
          </w:tblCellMar>
        </w:tblPrEx>
        <w:trPr>
          <w:gridAfter w:val="1"/>
          <w:wAfter w:w="6" w:type="dxa"/>
        </w:trPr>
        <w:tc>
          <w:tcPr>
            <w:tcW w:w="11790" w:type="dxa"/>
            <w:gridSpan w:val="5"/>
            <w:tcBorders>
              <w:bottom w:val="single" w:color="auto" w:sz="12" w:space="0"/>
            </w:tcBorders>
            <w:vAlign w:val="center"/>
          </w:tcPr>
          <w:p w14:paraId="13A50108">
            <w:pPr>
              <w:pStyle w:val="8"/>
              <w:keepNext w:val="0"/>
              <w:rPr>
                <w:rFonts w:ascii="Times New Roman" w:hAnsi="Times New Roman" w:cs="Times New Roman"/>
                <w:lang w:val="en-GB"/>
              </w:rPr>
            </w:pPr>
            <w:bookmarkStart w:id="814" w:name="_Toc48632817"/>
            <w:r>
              <w:rPr>
                <w:rFonts w:ascii="Times New Roman" w:hAnsi="Times New Roman" w:cs="Times New Roman"/>
                <w:lang w:val="en-GB"/>
              </w:rPr>
              <w:t>Professional Staff</w:t>
            </w:r>
            <w:bookmarkEnd w:id="814"/>
          </w:p>
        </w:tc>
      </w:tr>
      <w:tr w14:paraId="56730B01">
        <w:tblPrEx>
          <w:tblBorders>
            <w:top w:val="sing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c>
          <w:tcPr>
            <w:tcW w:w="2552" w:type="dxa"/>
            <w:tcBorders>
              <w:bottom w:val="single" w:color="auto" w:sz="6" w:space="0"/>
            </w:tcBorders>
            <w:vAlign w:val="center"/>
          </w:tcPr>
          <w:p w14:paraId="7F3A59E1">
            <w:pPr>
              <w:spacing w:before="40" w:after="40"/>
              <w:jc w:val="center"/>
              <w:rPr>
                <w:rFonts w:ascii="Times New Roman" w:hAnsi="Times New Roman" w:cs="Times New Roman"/>
                <w:sz w:val="20"/>
                <w:lang w:val="en-GB"/>
              </w:rPr>
            </w:pPr>
            <w:r>
              <w:rPr>
                <w:rFonts w:ascii="Times New Roman" w:hAnsi="Times New Roman" w:cs="Times New Roman"/>
                <w:sz w:val="20"/>
                <w:lang w:val="en-GB"/>
              </w:rPr>
              <w:t>Name of Staff</w:t>
            </w:r>
          </w:p>
        </w:tc>
        <w:tc>
          <w:tcPr>
            <w:tcW w:w="1985" w:type="dxa"/>
            <w:tcBorders>
              <w:bottom w:val="single" w:color="auto" w:sz="6" w:space="0"/>
            </w:tcBorders>
            <w:vAlign w:val="center"/>
          </w:tcPr>
          <w:p w14:paraId="7C97031F">
            <w:pPr>
              <w:spacing w:before="40" w:after="40"/>
              <w:jc w:val="center"/>
              <w:rPr>
                <w:rFonts w:ascii="Times New Roman" w:hAnsi="Times New Roman" w:cs="Times New Roman"/>
                <w:sz w:val="20"/>
                <w:lang w:val="en-GB"/>
              </w:rPr>
            </w:pPr>
            <w:r>
              <w:rPr>
                <w:rFonts w:ascii="Times New Roman" w:hAnsi="Times New Roman" w:cs="Times New Roman"/>
                <w:sz w:val="20"/>
                <w:lang w:val="en-GB"/>
              </w:rPr>
              <w:t xml:space="preserve"> Firm/Organisation</w:t>
            </w:r>
          </w:p>
        </w:tc>
        <w:tc>
          <w:tcPr>
            <w:tcW w:w="1985" w:type="dxa"/>
            <w:tcBorders>
              <w:bottom w:val="single" w:color="auto" w:sz="6" w:space="0"/>
            </w:tcBorders>
            <w:vAlign w:val="center"/>
          </w:tcPr>
          <w:p w14:paraId="485FBC2A">
            <w:pPr>
              <w:spacing w:before="40" w:after="40"/>
              <w:jc w:val="center"/>
              <w:rPr>
                <w:rFonts w:ascii="Times New Roman" w:hAnsi="Times New Roman" w:cs="Times New Roman"/>
                <w:sz w:val="20"/>
                <w:lang w:val="en-GB"/>
              </w:rPr>
            </w:pPr>
            <w:r>
              <w:rPr>
                <w:rFonts w:ascii="Times New Roman" w:hAnsi="Times New Roman" w:cs="Times New Roman"/>
                <w:sz w:val="20"/>
                <w:lang w:val="en-GB"/>
              </w:rPr>
              <w:t>Area of Expertise</w:t>
            </w:r>
          </w:p>
        </w:tc>
        <w:tc>
          <w:tcPr>
            <w:tcW w:w="1985" w:type="dxa"/>
            <w:tcBorders>
              <w:bottom w:val="single" w:color="auto" w:sz="6" w:space="0"/>
            </w:tcBorders>
            <w:vAlign w:val="center"/>
          </w:tcPr>
          <w:p w14:paraId="1BC2737F">
            <w:pPr>
              <w:spacing w:before="40" w:after="40"/>
              <w:jc w:val="center"/>
              <w:rPr>
                <w:rFonts w:ascii="Times New Roman" w:hAnsi="Times New Roman" w:cs="Times New Roman"/>
                <w:sz w:val="20"/>
                <w:lang w:val="en-GB"/>
              </w:rPr>
            </w:pPr>
            <w:r>
              <w:rPr>
                <w:rFonts w:ascii="Times New Roman" w:hAnsi="Times New Roman" w:cs="Times New Roman"/>
                <w:sz w:val="20"/>
                <w:lang w:val="en-GB"/>
              </w:rPr>
              <w:t>Position Assigned</w:t>
            </w:r>
          </w:p>
        </w:tc>
        <w:tc>
          <w:tcPr>
            <w:tcW w:w="3289" w:type="dxa"/>
            <w:gridSpan w:val="2"/>
            <w:tcBorders>
              <w:bottom w:val="single" w:color="auto" w:sz="6" w:space="0"/>
            </w:tcBorders>
            <w:vAlign w:val="center"/>
          </w:tcPr>
          <w:p w14:paraId="0DD5999E">
            <w:pPr>
              <w:spacing w:before="40" w:after="40"/>
              <w:jc w:val="center"/>
              <w:rPr>
                <w:rFonts w:ascii="Times New Roman" w:hAnsi="Times New Roman" w:cs="Times New Roman"/>
                <w:sz w:val="20"/>
                <w:lang w:val="en-GB"/>
              </w:rPr>
            </w:pPr>
            <w:r>
              <w:rPr>
                <w:rFonts w:ascii="Times New Roman" w:hAnsi="Times New Roman" w:cs="Times New Roman"/>
                <w:sz w:val="20"/>
                <w:lang w:val="en-GB"/>
              </w:rPr>
              <w:t>Task Assigned</w:t>
            </w:r>
          </w:p>
        </w:tc>
      </w:tr>
      <w:tr w14:paraId="6A82F518">
        <w:tblPrEx>
          <w:tblBorders>
            <w:top w:val="sing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c>
          <w:tcPr>
            <w:tcW w:w="2552" w:type="dxa"/>
            <w:tcBorders>
              <w:top w:val="single" w:color="auto" w:sz="6" w:space="0"/>
            </w:tcBorders>
          </w:tcPr>
          <w:p w14:paraId="1679FF94">
            <w:pPr>
              <w:rPr>
                <w:rFonts w:ascii="Times New Roman" w:hAnsi="Times New Roman" w:cs="Times New Roman"/>
                <w:sz w:val="20"/>
                <w:lang w:val="en-GB"/>
              </w:rPr>
            </w:pPr>
          </w:p>
          <w:p w14:paraId="614E9EEA">
            <w:pPr>
              <w:rPr>
                <w:rFonts w:ascii="Times New Roman" w:hAnsi="Times New Roman" w:cs="Times New Roman"/>
                <w:sz w:val="20"/>
                <w:lang w:val="en-GB"/>
              </w:rPr>
            </w:pPr>
          </w:p>
        </w:tc>
        <w:tc>
          <w:tcPr>
            <w:tcW w:w="1985" w:type="dxa"/>
            <w:tcBorders>
              <w:top w:val="single" w:color="auto" w:sz="6" w:space="0"/>
            </w:tcBorders>
          </w:tcPr>
          <w:p w14:paraId="20336228">
            <w:pPr>
              <w:rPr>
                <w:rFonts w:ascii="Times New Roman" w:hAnsi="Times New Roman" w:cs="Times New Roman"/>
                <w:sz w:val="20"/>
                <w:lang w:val="en-GB"/>
              </w:rPr>
            </w:pPr>
          </w:p>
        </w:tc>
        <w:tc>
          <w:tcPr>
            <w:tcW w:w="1985" w:type="dxa"/>
            <w:tcBorders>
              <w:top w:val="single" w:color="auto" w:sz="6" w:space="0"/>
            </w:tcBorders>
          </w:tcPr>
          <w:p w14:paraId="6E4968A1">
            <w:pPr>
              <w:rPr>
                <w:rFonts w:ascii="Times New Roman" w:hAnsi="Times New Roman" w:cs="Times New Roman"/>
                <w:sz w:val="20"/>
                <w:lang w:val="en-GB"/>
              </w:rPr>
            </w:pPr>
          </w:p>
        </w:tc>
        <w:tc>
          <w:tcPr>
            <w:tcW w:w="1985" w:type="dxa"/>
            <w:tcBorders>
              <w:top w:val="single" w:color="auto" w:sz="6" w:space="0"/>
            </w:tcBorders>
          </w:tcPr>
          <w:p w14:paraId="113FC900">
            <w:pPr>
              <w:rPr>
                <w:rFonts w:ascii="Times New Roman" w:hAnsi="Times New Roman" w:cs="Times New Roman"/>
                <w:sz w:val="20"/>
                <w:lang w:val="en-GB"/>
              </w:rPr>
            </w:pPr>
          </w:p>
        </w:tc>
        <w:tc>
          <w:tcPr>
            <w:tcW w:w="3289" w:type="dxa"/>
            <w:gridSpan w:val="2"/>
            <w:tcBorders>
              <w:top w:val="single" w:color="auto" w:sz="6" w:space="0"/>
            </w:tcBorders>
          </w:tcPr>
          <w:p w14:paraId="570EB6AD">
            <w:pPr>
              <w:rPr>
                <w:rFonts w:ascii="Times New Roman" w:hAnsi="Times New Roman" w:cs="Times New Roman"/>
                <w:sz w:val="20"/>
                <w:lang w:val="en-GB"/>
              </w:rPr>
            </w:pPr>
          </w:p>
        </w:tc>
      </w:tr>
      <w:tr w14:paraId="3CF47E35">
        <w:tblPrEx>
          <w:tblBorders>
            <w:top w:val="sing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c>
          <w:tcPr>
            <w:tcW w:w="2552" w:type="dxa"/>
          </w:tcPr>
          <w:p w14:paraId="3D01894A">
            <w:pPr>
              <w:rPr>
                <w:rFonts w:ascii="Times New Roman" w:hAnsi="Times New Roman" w:cs="Times New Roman"/>
                <w:sz w:val="20"/>
                <w:lang w:val="en-GB"/>
              </w:rPr>
            </w:pPr>
          </w:p>
          <w:p w14:paraId="7EFCA11D">
            <w:pPr>
              <w:rPr>
                <w:rFonts w:ascii="Times New Roman" w:hAnsi="Times New Roman" w:cs="Times New Roman"/>
                <w:sz w:val="20"/>
                <w:lang w:val="en-GB"/>
              </w:rPr>
            </w:pPr>
          </w:p>
        </w:tc>
        <w:tc>
          <w:tcPr>
            <w:tcW w:w="1985" w:type="dxa"/>
          </w:tcPr>
          <w:p w14:paraId="3CBDCF72">
            <w:pPr>
              <w:rPr>
                <w:rFonts w:ascii="Times New Roman" w:hAnsi="Times New Roman" w:cs="Times New Roman"/>
                <w:sz w:val="20"/>
                <w:lang w:val="en-GB"/>
              </w:rPr>
            </w:pPr>
          </w:p>
        </w:tc>
        <w:tc>
          <w:tcPr>
            <w:tcW w:w="1985" w:type="dxa"/>
          </w:tcPr>
          <w:p w14:paraId="58CC1045">
            <w:pPr>
              <w:rPr>
                <w:rFonts w:ascii="Times New Roman" w:hAnsi="Times New Roman" w:cs="Times New Roman"/>
                <w:sz w:val="20"/>
                <w:lang w:val="en-GB"/>
              </w:rPr>
            </w:pPr>
          </w:p>
        </w:tc>
        <w:tc>
          <w:tcPr>
            <w:tcW w:w="1985" w:type="dxa"/>
          </w:tcPr>
          <w:p w14:paraId="27990853">
            <w:pPr>
              <w:rPr>
                <w:rFonts w:ascii="Times New Roman" w:hAnsi="Times New Roman" w:cs="Times New Roman"/>
                <w:sz w:val="20"/>
                <w:lang w:val="en-GB"/>
              </w:rPr>
            </w:pPr>
          </w:p>
        </w:tc>
        <w:tc>
          <w:tcPr>
            <w:tcW w:w="3289" w:type="dxa"/>
            <w:gridSpan w:val="2"/>
          </w:tcPr>
          <w:p w14:paraId="34E12927">
            <w:pPr>
              <w:rPr>
                <w:rFonts w:ascii="Times New Roman" w:hAnsi="Times New Roman" w:cs="Times New Roman"/>
                <w:sz w:val="20"/>
                <w:lang w:val="en-GB"/>
              </w:rPr>
            </w:pPr>
          </w:p>
        </w:tc>
      </w:tr>
      <w:tr w14:paraId="1A55992D">
        <w:tblPrEx>
          <w:tblBorders>
            <w:top w:val="sing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c>
          <w:tcPr>
            <w:tcW w:w="2552" w:type="dxa"/>
          </w:tcPr>
          <w:p w14:paraId="0A9A8435">
            <w:pPr>
              <w:rPr>
                <w:rFonts w:ascii="Times New Roman" w:hAnsi="Times New Roman" w:cs="Times New Roman"/>
                <w:sz w:val="20"/>
                <w:lang w:val="en-GB"/>
              </w:rPr>
            </w:pPr>
          </w:p>
          <w:p w14:paraId="64CEADA2">
            <w:pPr>
              <w:rPr>
                <w:rFonts w:ascii="Times New Roman" w:hAnsi="Times New Roman" w:cs="Times New Roman"/>
                <w:sz w:val="20"/>
                <w:lang w:val="en-GB"/>
              </w:rPr>
            </w:pPr>
          </w:p>
        </w:tc>
        <w:tc>
          <w:tcPr>
            <w:tcW w:w="1985" w:type="dxa"/>
          </w:tcPr>
          <w:p w14:paraId="67E80B85">
            <w:pPr>
              <w:rPr>
                <w:rFonts w:ascii="Times New Roman" w:hAnsi="Times New Roman" w:cs="Times New Roman"/>
                <w:sz w:val="20"/>
                <w:lang w:val="en-GB"/>
              </w:rPr>
            </w:pPr>
          </w:p>
        </w:tc>
        <w:tc>
          <w:tcPr>
            <w:tcW w:w="1985" w:type="dxa"/>
          </w:tcPr>
          <w:p w14:paraId="4C0EEE31">
            <w:pPr>
              <w:rPr>
                <w:rFonts w:ascii="Times New Roman" w:hAnsi="Times New Roman" w:cs="Times New Roman"/>
                <w:sz w:val="20"/>
                <w:lang w:val="en-GB"/>
              </w:rPr>
            </w:pPr>
          </w:p>
        </w:tc>
        <w:tc>
          <w:tcPr>
            <w:tcW w:w="1985" w:type="dxa"/>
          </w:tcPr>
          <w:p w14:paraId="73D4B7D2">
            <w:pPr>
              <w:rPr>
                <w:rFonts w:ascii="Times New Roman" w:hAnsi="Times New Roman" w:cs="Times New Roman"/>
                <w:sz w:val="20"/>
                <w:lang w:val="en-GB"/>
              </w:rPr>
            </w:pPr>
          </w:p>
        </w:tc>
        <w:tc>
          <w:tcPr>
            <w:tcW w:w="3289" w:type="dxa"/>
            <w:gridSpan w:val="2"/>
          </w:tcPr>
          <w:p w14:paraId="429CF451">
            <w:pPr>
              <w:rPr>
                <w:rFonts w:ascii="Times New Roman" w:hAnsi="Times New Roman" w:cs="Times New Roman"/>
                <w:sz w:val="20"/>
                <w:lang w:val="en-GB"/>
              </w:rPr>
            </w:pPr>
          </w:p>
        </w:tc>
      </w:tr>
      <w:tr w14:paraId="3966BA20">
        <w:tblPrEx>
          <w:tblBorders>
            <w:top w:val="sing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c>
          <w:tcPr>
            <w:tcW w:w="2552" w:type="dxa"/>
          </w:tcPr>
          <w:p w14:paraId="60E20D57">
            <w:pPr>
              <w:rPr>
                <w:rFonts w:ascii="Times New Roman" w:hAnsi="Times New Roman" w:cs="Times New Roman"/>
                <w:sz w:val="20"/>
                <w:lang w:val="en-GB"/>
              </w:rPr>
            </w:pPr>
          </w:p>
          <w:p w14:paraId="5B26B312">
            <w:pPr>
              <w:rPr>
                <w:rFonts w:ascii="Times New Roman" w:hAnsi="Times New Roman" w:cs="Times New Roman"/>
                <w:sz w:val="20"/>
                <w:lang w:val="en-GB"/>
              </w:rPr>
            </w:pPr>
          </w:p>
        </w:tc>
        <w:tc>
          <w:tcPr>
            <w:tcW w:w="1985" w:type="dxa"/>
          </w:tcPr>
          <w:p w14:paraId="76B0AC07">
            <w:pPr>
              <w:rPr>
                <w:rFonts w:ascii="Times New Roman" w:hAnsi="Times New Roman" w:cs="Times New Roman"/>
                <w:sz w:val="20"/>
                <w:lang w:val="en-GB"/>
              </w:rPr>
            </w:pPr>
          </w:p>
        </w:tc>
        <w:tc>
          <w:tcPr>
            <w:tcW w:w="1985" w:type="dxa"/>
          </w:tcPr>
          <w:p w14:paraId="72C4775C">
            <w:pPr>
              <w:rPr>
                <w:rFonts w:ascii="Times New Roman" w:hAnsi="Times New Roman" w:cs="Times New Roman"/>
                <w:sz w:val="20"/>
                <w:lang w:val="en-GB"/>
              </w:rPr>
            </w:pPr>
          </w:p>
        </w:tc>
        <w:tc>
          <w:tcPr>
            <w:tcW w:w="1985" w:type="dxa"/>
          </w:tcPr>
          <w:p w14:paraId="7623F722">
            <w:pPr>
              <w:rPr>
                <w:rFonts w:ascii="Times New Roman" w:hAnsi="Times New Roman" w:cs="Times New Roman"/>
                <w:sz w:val="20"/>
                <w:lang w:val="en-GB"/>
              </w:rPr>
            </w:pPr>
          </w:p>
        </w:tc>
        <w:tc>
          <w:tcPr>
            <w:tcW w:w="3289" w:type="dxa"/>
            <w:gridSpan w:val="2"/>
          </w:tcPr>
          <w:p w14:paraId="5CCCD726">
            <w:pPr>
              <w:rPr>
                <w:rFonts w:ascii="Times New Roman" w:hAnsi="Times New Roman" w:cs="Times New Roman"/>
                <w:sz w:val="20"/>
                <w:lang w:val="en-GB"/>
              </w:rPr>
            </w:pPr>
          </w:p>
        </w:tc>
      </w:tr>
      <w:tr w14:paraId="383463F3">
        <w:tblPrEx>
          <w:tblBorders>
            <w:top w:val="sing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c>
          <w:tcPr>
            <w:tcW w:w="2552" w:type="dxa"/>
          </w:tcPr>
          <w:p w14:paraId="34FF37FD">
            <w:pPr>
              <w:rPr>
                <w:rFonts w:ascii="Times New Roman" w:hAnsi="Times New Roman" w:cs="Times New Roman"/>
                <w:sz w:val="20"/>
                <w:lang w:val="en-GB"/>
              </w:rPr>
            </w:pPr>
          </w:p>
          <w:p w14:paraId="3E13C0FF">
            <w:pPr>
              <w:rPr>
                <w:rFonts w:ascii="Times New Roman" w:hAnsi="Times New Roman" w:cs="Times New Roman"/>
                <w:sz w:val="20"/>
                <w:lang w:val="en-GB"/>
              </w:rPr>
            </w:pPr>
          </w:p>
        </w:tc>
        <w:tc>
          <w:tcPr>
            <w:tcW w:w="1985" w:type="dxa"/>
          </w:tcPr>
          <w:p w14:paraId="16DFD98B">
            <w:pPr>
              <w:rPr>
                <w:rFonts w:ascii="Times New Roman" w:hAnsi="Times New Roman" w:cs="Times New Roman"/>
                <w:sz w:val="20"/>
                <w:lang w:val="en-GB"/>
              </w:rPr>
            </w:pPr>
          </w:p>
        </w:tc>
        <w:tc>
          <w:tcPr>
            <w:tcW w:w="1985" w:type="dxa"/>
          </w:tcPr>
          <w:p w14:paraId="24A97A59">
            <w:pPr>
              <w:rPr>
                <w:rFonts w:ascii="Times New Roman" w:hAnsi="Times New Roman" w:cs="Times New Roman"/>
                <w:sz w:val="20"/>
                <w:lang w:val="en-GB"/>
              </w:rPr>
            </w:pPr>
          </w:p>
        </w:tc>
        <w:tc>
          <w:tcPr>
            <w:tcW w:w="1985" w:type="dxa"/>
          </w:tcPr>
          <w:p w14:paraId="14C75B70">
            <w:pPr>
              <w:rPr>
                <w:rFonts w:ascii="Times New Roman" w:hAnsi="Times New Roman" w:cs="Times New Roman"/>
                <w:sz w:val="20"/>
                <w:lang w:val="en-GB"/>
              </w:rPr>
            </w:pPr>
          </w:p>
        </w:tc>
        <w:tc>
          <w:tcPr>
            <w:tcW w:w="3289" w:type="dxa"/>
            <w:gridSpan w:val="2"/>
          </w:tcPr>
          <w:p w14:paraId="3F0B8685">
            <w:pPr>
              <w:rPr>
                <w:rFonts w:ascii="Times New Roman" w:hAnsi="Times New Roman" w:cs="Times New Roman"/>
                <w:sz w:val="20"/>
                <w:lang w:val="en-GB"/>
              </w:rPr>
            </w:pPr>
          </w:p>
        </w:tc>
      </w:tr>
      <w:tr w14:paraId="661F6293">
        <w:tblPrEx>
          <w:tblBorders>
            <w:top w:val="sing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c>
          <w:tcPr>
            <w:tcW w:w="2552" w:type="dxa"/>
          </w:tcPr>
          <w:p w14:paraId="4CEB2DA1">
            <w:pPr>
              <w:rPr>
                <w:rFonts w:ascii="Times New Roman" w:hAnsi="Times New Roman" w:cs="Times New Roman"/>
                <w:sz w:val="20"/>
                <w:lang w:val="en-GB"/>
              </w:rPr>
            </w:pPr>
          </w:p>
          <w:p w14:paraId="754256D9">
            <w:pPr>
              <w:rPr>
                <w:rFonts w:ascii="Times New Roman" w:hAnsi="Times New Roman" w:cs="Times New Roman"/>
                <w:sz w:val="20"/>
                <w:lang w:val="en-GB"/>
              </w:rPr>
            </w:pPr>
          </w:p>
        </w:tc>
        <w:tc>
          <w:tcPr>
            <w:tcW w:w="1985" w:type="dxa"/>
          </w:tcPr>
          <w:p w14:paraId="0D0AA91D">
            <w:pPr>
              <w:rPr>
                <w:rFonts w:ascii="Times New Roman" w:hAnsi="Times New Roman" w:cs="Times New Roman"/>
                <w:sz w:val="20"/>
                <w:lang w:val="en-GB"/>
              </w:rPr>
            </w:pPr>
          </w:p>
        </w:tc>
        <w:tc>
          <w:tcPr>
            <w:tcW w:w="1985" w:type="dxa"/>
          </w:tcPr>
          <w:p w14:paraId="6D066EC3">
            <w:pPr>
              <w:rPr>
                <w:rFonts w:ascii="Times New Roman" w:hAnsi="Times New Roman" w:cs="Times New Roman"/>
                <w:sz w:val="20"/>
                <w:lang w:val="en-GB"/>
              </w:rPr>
            </w:pPr>
          </w:p>
        </w:tc>
        <w:tc>
          <w:tcPr>
            <w:tcW w:w="1985" w:type="dxa"/>
          </w:tcPr>
          <w:p w14:paraId="2AD415A5">
            <w:pPr>
              <w:rPr>
                <w:rFonts w:ascii="Times New Roman" w:hAnsi="Times New Roman" w:cs="Times New Roman"/>
                <w:sz w:val="20"/>
                <w:lang w:val="en-GB"/>
              </w:rPr>
            </w:pPr>
          </w:p>
        </w:tc>
        <w:tc>
          <w:tcPr>
            <w:tcW w:w="3289" w:type="dxa"/>
            <w:gridSpan w:val="2"/>
          </w:tcPr>
          <w:p w14:paraId="254F1683">
            <w:pPr>
              <w:rPr>
                <w:rFonts w:ascii="Times New Roman" w:hAnsi="Times New Roman" w:cs="Times New Roman"/>
                <w:sz w:val="20"/>
                <w:lang w:val="en-GB"/>
              </w:rPr>
            </w:pPr>
          </w:p>
        </w:tc>
      </w:tr>
      <w:tr w14:paraId="5853EFC1">
        <w:tblPrEx>
          <w:tblBorders>
            <w:top w:val="sing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c>
          <w:tcPr>
            <w:tcW w:w="2552" w:type="dxa"/>
          </w:tcPr>
          <w:p w14:paraId="5D158A13">
            <w:pPr>
              <w:rPr>
                <w:rFonts w:ascii="Times New Roman" w:hAnsi="Times New Roman" w:cs="Times New Roman"/>
                <w:sz w:val="20"/>
                <w:lang w:val="en-GB"/>
              </w:rPr>
            </w:pPr>
          </w:p>
          <w:p w14:paraId="1E5EF197">
            <w:pPr>
              <w:rPr>
                <w:rFonts w:ascii="Times New Roman" w:hAnsi="Times New Roman" w:cs="Times New Roman"/>
                <w:sz w:val="20"/>
                <w:lang w:val="en-GB"/>
              </w:rPr>
            </w:pPr>
          </w:p>
        </w:tc>
        <w:tc>
          <w:tcPr>
            <w:tcW w:w="1985" w:type="dxa"/>
          </w:tcPr>
          <w:p w14:paraId="3B66FCE8">
            <w:pPr>
              <w:rPr>
                <w:rFonts w:ascii="Times New Roman" w:hAnsi="Times New Roman" w:cs="Times New Roman"/>
                <w:sz w:val="20"/>
                <w:lang w:val="en-GB"/>
              </w:rPr>
            </w:pPr>
          </w:p>
        </w:tc>
        <w:tc>
          <w:tcPr>
            <w:tcW w:w="1985" w:type="dxa"/>
          </w:tcPr>
          <w:p w14:paraId="79011BF5">
            <w:pPr>
              <w:rPr>
                <w:rFonts w:ascii="Times New Roman" w:hAnsi="Times New Roman" w:cs="Times New Roman"/>
                <w:sz w:val="20"/>
                <w:lang w:val="en-GB"/>
              </w:rPr>
            </w:pPr>
          </w:p>
        </w:tc>
        <w:tc>
          <w:tcPr>
            <w:tcW w:w="1985" w:type="dxa"/>
          </w:tcPr>
          <w:p w14:paraId="3A9A7160">
            <w:pPr>
              <w:rPr>
                <w:rFonts w:ascii="Times New Roman" w:hAnsi="Times New Roman" w:cs="Times New Roman"/>
                <w:sz w:val="20"/>
                <w:lang w:val="en-GB"/>
              </w:rPr>
            </w:pPr>
          </w:p>
        </w:tc>
        <w:tc>
          <w:tcPr>
            <w:tcW w:w="3289" w:type="dxa"/>
            <w:gridSpan w:val="2"/>
          </w:tcPr>
          <w:p w14:paraId="51FC54F4">
            <w:pPr>
              <w:rPr>
                <w:rFonts w:ascii="Times New Roman" w:hAnsi="Times New Roman" w:cs="Times New Roman"/>
                <w:sz w:val="20"/>
                <w:lang w:val="en-GB"/>
              </w:rPr>
            </w:pPr>
          </w:p>
        </w:tc>
      </w:tr>
      <w:tr w14:paraId="6BF52E30">
        <w:tblPrEx>
          <w:tblBorders>
            <w:top w:val="sing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c>
          <w:tcPr>
            <w:tcW w:w="2552" w:type="dxa"/>
          </w:tcPr>
          <w:p w14:paraId="27219429">
            <w:pPr>
              <w:rPr>
                <w:rFonts w:ascii="Times New Roman" w:hAnsi="Times New Roman" w:cs="Times New Roman"/>
                <w:sz w:val="20"/>
                <w:lang w:val="en-GB"/>
              </w:rPr>
            </w:pPr>
          </w:p>
          <w:p w14:paraId="4E3DA297">
            <w:pPr>
              <w:rPr>
                <w:rFonts w:ascii="Times New Roman" w:hAnsi="Times New Roman" w:cs="Times New Roman"/>
                <w:sz w:val="20"/>
                <w:lang w:val="en-GB"/>
              </w:rPr>
            </w:pPr>
          </w:p>
        </w:tc>
        <w:tc>
          <w:tcPr>
            <w:tcW w:w="1985" w:type="dxa"/>
          </w:tcPr>
          <w:p w14:paraId="2D934F73">
            <w:pPr>
              <w:rPr>
                <w:rFonts w:ascii="Times New Roman" w:hAnsi="Times New Roman" w:cs="Times New Roman"/>
                <w:sz w:val="20"/>
                <w:lang w:val="en-GB"/>
              </w:rPr>
            </w:pPr>
          </w:p>
        </w:tc>
        <w:tc>
          <w:tcPr>
            <w:tcW w:w="1985" w:type="dxa"/>
          </w:tcPr>
          <w:p w14:paraId="075BCB64">
            <w:pPr>
              <w:rPr>
                <w:rFonts w:ascii="Times New Roman" w:hAnsi="Times New Roman" w:cs="Times New Roman"/>
                <w:sz w:val="20"/>
                <w:lang w:val="en-GB"/>
              </w:rPr>
            </w:pPr>
          </w:p>
        </w:tc>
        <w:tc>
          <w:tcPr>
            <w:tcW w:w="1985" w:type="dxa"/>
          </w:tcPr>
          <w:p w14:paraId="67968248">
            <w:pPr>
              <w:pStyle w:val="32"/>
              <w:tabs>
                <w:tab w:val="clear" w:pos="4320"/>
                <w:tab w:val="clear" w:pos="8640"/>
              </w:tabs>
              <w:rPr>
                <w:rFonts w:ascii="Times New Roman" w:hAnsi="Times New Roman" w:cs="Times New Roman"/>
                <w:sz w:val="20"/>
                <w:lang w:val="en-GB" w:eastAsia="it-IT"/>
              </w:rPr>
            </w:pPr>
          </w:p>
        </w:tc>
        <w:tc>
          <w:tcPr>
            <w:tcW w:w="3289" w:type="dxa"/>
            <w:gridSpan w:val="2"/>
          </w:tcPr>
          <w:p w14:paraId="141104E3">
            <w:pPr>
              <w:rPr>
                <w:rFonts w:ascii="Times New Roman" w:hAnsi="Times New Roman" w:cs="Times New Roman"/>
                <w:sz w:val="20"/>
                <w:lang w:val="en-GB"/>
              </w:rPr>
            </w:pPr>
          </w:p>
        </w:tc>
      </w:tr>
      <w:tr w14:paraId="3AF26ADE">
        <w:tblPrEx>
          <w:tblBorders>
            <w:top w:val="sing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c>
          <w:tcPr>
            <w:tcW w:w="2552" w:type="dxa"/>
          </w:tcPr>
          <w:p w14:paraId="37F9CA58">
            <w:pPr>
              <w:rPr>
                <w:rFonts w:ascii="Times New Roman" w:hAnsi="Times New Roman" w:cs="Times New Roman"/>
                <w:sz w:val="20"/>
                <w:lang w:val="en-GB"/>
              </w:rPr>
            </w:pPr>
          </w:p>
          <w:p w14:paraId="04D462D2">
            <w:pPr>
              <w:rPr>
                <w:rFonts w:ascii="Times New Roman" w:hAnsi="Times New Roman" w:cs="Times New Roman"/>
                <w:sz w:val="20"/>
                <w:lang w:val="en-GB"/>
              </w:rPr>
            </w:pPr>
          </w:p>
        </w:tc>
        <w:tc>
          <w:tcPr>
            <w:tcW w:w="1985" w:type="dxa"/>
          </w:tcPr>
          <w:p w14:paraId="62DFC563">
            <w:pPr>
              <w:rPr>
                <w:rFonts w:ascii="Times New Roman" w:hAnsi="Times New Roman" w:cs="Times New Roman"/>
                <w:sz w:val="20"/>
                <w:lang w:val="en-GB"/>
              </w:rPr>
            </w:pPr>
          </w:p>
        </w:tc>
        <w:tc>
          <w:tcPr>
            <w:tcW w:w="1985" w:type="dxa"/>
          </w:tcPr>
          <w:p w14:paraId="3DA46286">
            <w:pPr>
              <w:rPr>
                <w:rFonts w:ascii="Times New Roman" w:hAnsi="Times New Roman" w:cs="Times New Roman"/>
                <w:sz w:val="20"/>
                <w:lang w:val="en-GB"/>
              </w:rPr>
            </w:pPr>
          </w:p>
        </w:tc>
        <w:tc>
          <w:tcPr>
            <w:tcW w:w="1985" w:type="dxa"/>
          </w:tcPr>
          <w:p w14:paraId="6664764F">
            <w:pPr>
              <w:rPr>
                <w:rFonts w:ascii="Times New Roman" w:hAnsi="Times New Roman" w:cs="Times New Roman"/>
                <w:sz w:val="20"/>
                <w:lang w:val="en-GB"/>
              </w:rPr>
            </w:pPr>
          </w:p>
        </w:tc>
        <w:tc>
          <w:tcPr>
            <w:tcW w:w="3289" w:type="dxa"/>
            <w:gridSpan w:val="2"/>
          </w:tcPr>
          <w:p w14:paraId="371BA76A">
            <w:pPr>
              <w:rPr>
                <w:rFonts w:ascii="Times New Roman" w:hAnsi="Times New Roman" w:cs="Times New Roman"/>
                <w:sz w:val="20"/>
                <w:lang w:val="en-GB"/>
              </w:rPr>
            </w:pPr>
          </w:p>
        </w:tc>
      </w:tr>
    </w:tbl>
    <w:p w14:paraId="00FAACEE">
      <w:pPr>
        <w:rPr>
          <w:rFonts w:ascii="Times New Roman" w:hAnsi="Times New Roman" w:cs="Times New Roman"/>
          <w:lang w:val="en-GB"/>
        </w:rPr>
      </w:pPr>
    </w:p>
    <w:p w14:paraId="2BC8D79E">
      <w:pPr>
        <w:rPr>
          <w:rFonts w:ascii="Times New Roman" w:hAnsi="Times New Roman" w:cs="Times New Roman"/>
        </w:rPr>
      </w:pPr>
    </w:p>
    <w:p w14:paraId="530481DE">
      <w:pPr>
        <w:rPr>
          <w:rFonts w:ascii="Times New Roman" w:hAnsi="Times New Roman" w:cs="Times New Roman"/>
        </w:rPr>
      </w:pPr>
    </w:p>
    <w:p w14:paraId="6EF71333">
      <w:pPr>
        <w:rPr>
          <w:rFonts w:ascii="Times New Roman" w:hAnsi="Times New Roman" w:cs="Times New Roman"/>
        </w:rPr>
      </w:pPr>
    </w:p>
    <w:p w14:paraId="17A8831E">
      <w:pPr>
        <w:pStyle w:val="4"/>
        <w:jc w:val="center"/>
        <w:rPr>
          <w:rFonts w:ascii="Times New Roman" w:hAnsi="Times New Roman" w:cs="Times New Roman"/>
          <w:b w:val="0"/>
          <w:bCs w:val="0"/>
        </w:rPr>
      </w:pPr>
      <w:bookmarkStart w:id="815" w:name="_Toc38696504"/>
      <w:bookmarkStart w:id="816" w:name="_Toc48551146"/>
      <w:bookmarkStart w:id="817" w:name="_Toc48803331"/>
      <w:bookmarkStart w:id="818" w:name="_Toc48803162"/>
      <w:bookmarkStart w:id="819" w:name="_Toc48798526"/>
      <w:bookmarkStart w:id="820" w:name="_Toc48800796"/>
      <w:bookmarkStart w:id="821" w:name="_Toc48800965"/>
      <w:bookmarkStart w:id="822" w:name="_Toc48803500"/>
      <w:bookmarkStart w:id="823" w:name="_Toc48804176"/>
      <w:bookmarkStart w:id="824" w:name="_Toc48804345"/>
      <w:bookmarkStart w:id="825" w:name="_Toc48804852"/>
      <w:bookmarkStart w:id="826" w:name="_Toc48803838"/>
      <w:bookmarkStart w:id="827" w:name="_Toc48812475"/>
      <w:bookmarkStart w:id="828" w:name="_Toc48896263"/>
      <w:bookmarkStart w:id="829" w:name="_Toc48895479"/>
      <w:bookmarkStart w:id="830" w:name="_Toc48895293"/>
      <w:bookmarkStart w:id="831" w:name="_Toc48892688"/>
      <w:bookmarkStart w:id="832" w:name="_Toc48894520"/>
      <w:r>
        <w:rPr>
          <w:rFonts w:ascii="Times New Roman" w:hAnsi="Times New Roman" w:cs="Times New Roman"/>
        </w:rPr>
        <w:br w:type="page"/>
      </w:r>
      <w:bookmarkStart w:id="833" w:name="_Toc49159706"/>
      <w:bookmarkStart w:id="834" w:name="_Toc49159893"/>
      <w:bookmarkStart w:id="835" w:name="_Toc48980633"/>
      <w:bookmarkStart w:id="836" w:name="_Toc48970302"/>
      <w:bookmarkStart w:id="837" w:name="_Toc48978622"/>
      <w:bookmarkStart w:id="838" w:name="_Toc48969379"/>
      <w:bookmarkStart w:id="839" w:name="_Toc67815173"/>
      <w:bookmarkStart w:id="840" w:name="_Toc48974126"/>
      <w:bookmarkStart w:id="841" w:name="_Toc48979568"/>
      <w:bookmarkStart w:id="842" w:name="_Toc140186409"/>
      <w:bookmarkStart w:id="843" w:name="_Toc48969048"/>
      <w:bookmarkStart w:id="844" w:name="_Toc48979381"/>
      <w:bookmarkStart w:id="845" w:name="_Toc506545796"/>
      <w:r>
        <w:rPr>
          <w:rFonts w:ascii="Times New Roman" w:hAnsi="Times New Roman" w:cs="Times New Roman"/>
          <w:b w:val="0"/>
          <w:bCs w:val="0"/>
        </w:rPr>
        <w:t>Form 4A7</w:t>
      </w:r>
      <w:r>
        <w:rPr>
          <w:rFonts w:ascii="Times New Roman" w:hAnsi="Times New Roman" w:cs="Times New Roman"/>
          <w:b w:val="0"/>
          <w:bCs w:val="0"/>
        </w:rPr>
        <w:tab/>
      </w:r>
      <w:r>
        <w:rPr>
          <w:rFonts w:ascii="Times New Roman" w:hAnsi="Times New Roman" w:cs="Times New Roman"/>
          <w:b w:val="0"/>
          <w:bCs w:val="0"/>
        </w:rPr>
        <w:t xml:space="preserve">Staffing </w:t>
      </w:r>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r>
        <w:rPr>
          <w:rFonts w:ascii="Times New Roman" w:hAnsi="Times New Roman" w:cs="Times New Roman"/>
          <w:b w:val="0"/>
          <w:bCs w:val="0"/>
        </w:rPr>
        <w:t>Schedule 1</w:t>
      </w:r>
      <w:bookmarkEnd w:id="845"/>
    </w:p>
    <w:p w14:paraId="36BAC57B">
      <w:pPr>
        <w:rPr>
          <w:rFonts w:ascii="Times New Roman" w:hAnsi="Times New Roman" w:cs="Times New Roman"/>
          <w:lang w:val="en-GB"/>
        </w:rPr>
      </w:pPr>
    </w:p>
    <w:tbl>
      <w:tblPr>
        <w:tblStyle w:val="12"/>
        <w:tblW w:w="0" w:type="auto"/>
        <w:jc w:val="center"/>
        <w:tblBorders>
          <w:top w:val="double" w:color="auto" w:sz="6" w:space="0"/>
          <w:left w:val="double" w:color="auto" w:sz="6" w:space="0"/>
          <w:bottom w:val="double" w:color="auto" w:sz="6" w:space="0"/>
          <w:right w:val="double" w:color="auto" w:sz="6" w:space="0"/>
          <w:insideH w:val="none" w:color="auto" w:sz="0" w:space="0"/>
          <w:insideV w:val="none" w:color="auto" w:sz="0" w:space="0"/>
        </w:tblBorders>
        <w:tblLayout w:type="fixed"/>
        <w:tblCellMar>
          <w:top w:w="0" w:type="dxa"/>
          <w:left w:w="72" w:type="dxa"/>
          <w:bottom w:w="0" w:type="dxa"/>
          <w:right w:w="72" w:type="dxa"/>
        </w:tblCellMar>
      </w:tblPr>
      <w:tblGrid>
        <w:gridCol w:w="495"/>
        <w:gridCol w:w="1858"/>
        <w:gridCol w:w="619"/>
        <w:gridCol w:w="620"/>
        <w:gridCol w:w="620"/>
        <w:gridCol w:w="620"/>
        <w:gridCol w:w="620"/>
        <w:gridCol w:w="620"/>
        <w:gridCol w:w="620"/>
        <w:gridCol w:w="620"/>
        <w:gridCol w:w="620"/>
        <w:gridCol w:w="620"/>
        <w:gridCol w:w="620"/>
        <w:gridCol w:w="620"/>
        <w:gridCol w:w="620"/>
        <w:gridCol w:w="806"/>
        <w:gridCol w:w="806"/>
        <w:gridCol w:w="806"/>
      </w:tblGrid>
      <w:tr w14:paraId="3EA54BBF">
        <w:tblPrEx>
          <w:tblBorders>
            <w:top w:val="double" w:color="auto" w:sz="6" w:space="0"/>
            <w:left w:val="double" w:color="auto" w:sz="6" w:space="0"/>
            <w:bottom w:val="double" w:color="auto" w:sz="6" w:space="0"/>
            <w:right w:val="double" w:color="auto" w:sz="6" w:space="0"/>
            <w:insideH w:val="none" w:color="auto" w:sz="0" w:space="0"/>
            <w:insideV w:val="none" w:color="auto" w:sz="0" w:space="0"/>
          </w:tblBorders>
          <w:tblCellMar>
            <w:top w:w="0" w:type="dxa"/>
            <w:left w:w="72" w:type="dxa"/>
            <w:bottom w:w="0" w:type="dxa"/>
            <w:right w:w="72" w:type="dxa"/>
          </w:tblCellMar>
        </w:tblPrEx>
        <w:trPr>
          <w:cantSplit/>
          <w:trHeight w:val="340" w:hRule="atLeast"/>
          <w:jc w:val="center"/>
        </w:trPr>
        <w:tc>
          <w:tcPr>
            <w:tcW w:w="495" w:type="dxa"/>
            <w:vMerge w:val="restart"/>
            <w:tcBorders>
              <w:top w:val="double" w:color="auto" w:sz="4" w:space="0"/>
              <w:left w:val="double" w:color="auto" w:sz="4" w:space="0"/>
              <w:right w:val="single" w:color="auto" w:sz="6" w:space="0"/>
            </w:tcBorders>
            <w:vAlign w:val="center"/>
          </w:tcPr>
          <w:p w14:paraId="3636C046">
            <w:pPr>
              <w:rPr>
                <w:rFonts w:ascii="Times New Roman" w:hAnsi="Times New Roman" w:cs="Times New Roman"/>
                <w:sz w:val="20"/>
                <w:lang w:val="en-GB"/>
              </w:rPr>
            </w:pPr>
            <w:r>
              <w:rPr>
                <w:rFonts w:ascii="Times New Roman" w:hAnsi="Times New Roman" w:cs="Times New Roman"/>
                <w:sz w:val="20"/>
                <w:lang w:val="en-GB"/>
              </w:rPr>
              <w:t>N°</w:t>
            </w:r>
          </w:p>
        </w:tc>
        <w:tc>
          <w:tcPr>
            <w:tcW w:w="1858" w:type="dxa"/>
            <w:vMerge w:val="restart"/>
            <w:tcBorders>
              <w:top w:val="double" w:color="auto" w:sz="4" w:space="0"/>
              <w:left w:val="single" w:color="auto" w:sz="6" w:space="0"/>
              <w:bottom w:val="single" w:color="auto" w:sz="6" w:space="0"/>
              <w:right w:val="single" w:color="auto" w:sz="6" w:space="0"/>
            </w:tcBorders>
            <w:vAlign w:val="center"/>
          </w:tcPr>
          <w:p w14:paraId="6D7B06EF">
            <w:pPr>
              <w:rPr>
                <w:rFonts w:ascii="Times New Roman" w:hAnsi="Times New Roman" w:cs="Times New Roman"/>
                <w:sz w:val="20"/>
                <w:lang w:val="en-GB"/>
              </w:rPr>
            </w:pPr>
            <w:r>
              <w:rPr>
                <w:rFonts w:ascii="Times New Roman" w:hAnsi="Times New Roman" w:cs="Times New Roman"/>
                <w:b/>
                <w:sz w:val="20"/>
                <w:lang w:val="en-GB"/>
              </w:rPr>
              <w:t>Name of Staff</w:t>
            </w:r>
          </w:p>
        </w:tc>
        <w:tc>
          <w:tcPr>
            <w:tcW w:w="8059" w:type="dxa"/>
            <w:gridSpan w:val="13"/>
            <w:tcBorders>
              <w:top w:val="double" w:color="auto" w:sz="4" w:space="0"/>
              <w:bottom w:val="single" w:color="auto" w:sz="6" w:space="0"/>
              <w:right w:val="single" w:color="auto" w:sz="6" w:space="0"/>
            </w:tcBorders>
            <w:vAlign w:val="center"/>
          </w:tcPr>
          <w:p w14:paraId="23C5DFEF">
            <w:pPr>
              <w:jc w:val="center"/>
              <w:rPr>
                <w:rFonts w:ascii="Times New Roman" w:hAnsi="Times New Roman" w:cs="Times New Roman"/>
                <w:sz w:val="20"/>
                <w:lang w:val="en-GB"/>
              </w:rPr>
            </w:pPr>
            <w:r>
              <w:rPr>
                <w:rFonts w:ascii="Times New Roman" w:hAnsi="Times New Roman" w:cs="Times New Roman"/>
                <w:sz w:val="20"/>
                <w:lang w:val="en-GB"/>
              </w:rPr>
              <w:t>Staff-month input by month</w:t>
            </w:r>
            <w:r>
              <w:rPr>
                <w:rFonts w:ascii="Times New Roman" w:hAnsi="Times New Roman" w:cs="Times New Roman"/>
                <w:b/>
                <w:sz w:val="20"/>
                <w:vertAlign w:val="superscript"/>
                <w:lang w:val="en-GB"/>
              </w:rPr>
              <w:t>1</w:t>
            </w:r>
          </w:p>
        </w:tc>
        <w:tc>
          <w:tcPr>
            <w:tcW w:w="2418" w:type="dxa"/>
            <w:gridSpan w:val="3"/>
            <w:tcBorders>
              <w:top w:val="double" w:color="auto" w:sz="4" w:space="0"/>
              <w:bottom w:val="single" w:color="auto" w:sz="6" w:space="0"/>
              <w:right w:val="double" w:color="auto" w:sz="4" w:space="0"/>
            </w:tcBorders>
            <w:vAlign w:val="center"/>
          </w:tcPr>
          <w:p w14:paraId="792C96E2">
            <w:pPr>
              <w:rPr>
                <w:rFonts w:ascii="Times New Roman" w:hAnsi="Times New Roman" w:cs="Times New Roman"/>
                <w:sz w:val="20"/>
                <w:lang w:val="en-GB"/>
              </w:rPr>
            </w:pPr>
            <w:r>
              <w:rPr>
                <w:rFonts w:ascii="Times New Roman" w:hAnsi="Times New Roman" w:cs="Times New Roman"/>
                <w:sz w:val="20"/>
                <w:lang w:val="en-GB"/>
              </w:rPr>
              <w:t>Total staff-month input</w:t>
            </w:r>
          </w:p>
        </w:tc>
      </w:tr>
      <w:tr w14:paraId="30073F8D">
        <w:tblPrEx>
          <w:tblBorders>
            <w:top w:val="double" w:color="auto" w:sz="6" w:space="0"/>
            <w:left w:val="double" w:color="auto" w:sz="6" w:space="0"/>
            <w:bottom w:val="double" w:color="auto" w:sz="6" w:space="0"/>
            <w:right w:val="double" w:color="auto" w:sz="6" w:space="0"/>
            <w:insideH w:val="none" w:color="auto" w:sz="0" w:space="0"/>
            <w:insideV w:val="none" w:color="auto" w:sz="0" w:space="0"/>
          </w:tblBorders>
          <w:tblCellMar>
            <w:top w:w="0" w:type="dxa"/>
            <w:left w:w="72" w:type="dxa"/>
            <w:bottom w:w="0" w:type="dxa"/>
            <w:right w:w="72" w:type="dxa"/>
          </w:tblCellMar>
        </w:tblPrEx>
        <w:trPr>
          <w:cantSplit/>
          <w:trHeight w:val="340" w:hRule="atLeast"/>
          <w:jc w:val="center"/>
        </w:trPr>
        <w:tc>
          <w:tcPr>
            <w:tcW w:w="495" w:type="dxa"/>
            <w:vMerge w:val="continue"/>
            <w:tcBorders>
              <w:left w:val="double" w:color="auto" w:sz="4" w:space="0"/>
              <w:bottom w:val="single" w:color="auto" w:sz="12" w:space="0"/>
              <w:right w:val="single" w:color="auto" w:sz="6" w:space="0"/>
            </w:tcBorders>
            <w:vAlign w:val="center"/>
          </w:tcPr>
          <w:p w14:paraId="6657AABD">
            <w:pPr>
              <w:jc w:val="center"/>
              <w:rPr>
                <w:rFonts w:ascii="Times New Roman" w:hAnsi="Times New Roman" w:cs="Times New Roman"/>
                <w:b/>
                <w:sz w:val="20"/>
                <w:lang w:val="en-GB"/>
              </w:rPr>
            </w:pPr>
          </w:p>
        </w:tc>
        <w:tc>
          <w:tcPr>
            <w:tcW w:w="1858" w:type="dxa"/>
            <w:vMerge w:val="continue"/>
            <w:tcBorders>
              <w:top w:val="single" w:color="auto" w:sz="6" w:space="0"/>
              <w:left w:val="single" w:color="auto" w:sz="6" w:space="0"/>
              <w:bottom w:val="single" w:color="auto" w:sz="12" w:space="0"/>
              <w:right w:val="single" w:color="auto" w:sz="6" w:space="0"/>
            </w:tcBorders>
            <w:vAlign w:val="center"/>
          </w:tcPr>
          <w:p w14:paraId="4C3DF205">
            <w:pPr>
              <w:jc w:val="center"/>
              <w:rPr>
                <w:rFonts w:ascii="Times New Roman" w:hAnsi="Times New Roman" w:cs="Times New Roman"/>
                <w:b/>
                <w:sz w:val="20"/>
                <w:lang w:val="en-GB"/>
              </w:rPr>
            </w:pPr>
          </w:p>
        </w:tc>
        <w:tc>
          <w:tcPr>
            <w:tcW w:w="619" w:type="dxa"/>
            <w:tcBorders>
              <w:top w:val="single" w:color="auto" w:sz="6" w:space="0"/>
              <w:bottom w:val="single" w:color="auto" w:sz="12" w:space="0"/>
            </w:tcBorders>
            <w:vAlign w:val="center"/>
          </w:tcPr>
          <w:p w14:paraId="7F7A9017">
            <w:pPr>
              <w:jc w:val="center"/>
              <w:rPr>
                <w:rFonts w:ascii="Times New Roman" w:hAnsi="Times New Roman" w:cs="Times New Roman"/>
                <w:b/>
                <w:sz w:val="20"/>
                <w:lang w:val="en-GB"/>
              </w:rPr>
            </w:pPr>
            <w:r>
              <w:rPr>
                <w:rFonts w:ascii="Times New Roman" w:hAnsi="Times New Roman" w:cs="Times New Roman"/>
                <w:b/>
                <w:sz w:val="20"/>
                <w:lang w:val="en-GB"/>
              </w:rPr>
              <w:t>1</w:t>
            </w:r>
          </w:p>
        </w:tc>
        <w:tc>
          <w:tcPr>
            <w:tcW w:w="620" w:type="dxa"/>
            <w:tcBorders>
              <w:top w:val="single" w:color="auto" w:sz="6" w:space="0"/>
              <w:left w:val="single" w:color="auto" w:sz="6" w:space="0"/>
              <w:bottom w:val="single" w:color="auto" w:sz="12" w:space="0"/>
              <w:right w:val="single" w:color="auto" w:sz="6" w:space="0"/>
            </w:tcBorders>
            <w:vAlign w:val="center"/>
          </w:tcPr>
          <w:p w14:paraId="1BF6C03D">
            <w:pPr>
              <w:jc w:val="center"/>
              <w:rPr>
                <w:rFonts w:ascii="Times New Roman" w:hAnsi="Times New Roman" w:cs="Times New Roman"/>
                <w:b/>
                <w:sz w:val="20"/>
                <w:lang w:val="en-GB"/>
              </w:rPr>
            </w:pPr>
            <w:r>
              <w:rPr>
                <w:rFonts w:ascii="Times New Roman" w:hAnsi="Times New Roman" w:cs="Times New Roman"/>
                <w:b/>
                <w:sz w:val="20"/>
                <w:lang w:val="en-GB"/>
              </w:rPr>
              <w:t>2</w:t>
            </w:r>
          </w:p>
        </w:tc>
        <w:tc>
          <w:tcPr>
            <w:tcW w:w="620" w:type="dxa"/>
            <w:tcBorders>
              <w:top w:val="single" w:color="auto" w:sz="6" w:space="0"/>
              <w:bottom w:val="single" w:color="auto" w:sz="12" w:space="0"/>
            </w:tcBorders>
            <w:vAlign w:val="center"/>
          </w:tcPr>
          <w:p w14:paraId="64399DA1">
            <w:pPr>
              <w:jc w:val="center"/>
              <w:rPr>
                <w:rFonts w:ascii="Times New Roman" w:hAnsi="Times New Roman" w:cs="Times New Roman"/>
                <w:b/>
                <w:sz w:val="20"/>
                <w:lang w:val="en-GB"/>
              </w:rPr>
            </w:pPr>
            <w:r>
              <w:rPr>
                <w:rFonts w:ascii="Times New Roman" w:hAnsi="Times New Roman" w:cs="Times New Roman"/>
                <w:b/>
                <w:sz w:val="20"/>
                <w:lang w:val="en-GB"/>
              </w:rPr>
              <w:t>4</w:t>
            </w:r>
          </w:p>
        </w:tc>
        <w:tc>
          <w:tcPr>
            <w:tcW w:w="620" w:type="dxa"/>
            <w:tcBorders>
              <w:top w:val="single" w:color="auto" w:sz="6" w:space="0"/>
              <w:left w:val="single" w:color="auto" w:sz="6" w:space="0"/>
              <w:bottom w:val="single" w:color="auto" w:sz="12" w:space="0"/>
              <w:right w:val="single" w:color="auto" w:sz="6" w:space="0"/>
            </w:tcBorders>
            <w:vAlign w:val="center"/>
          </w:tcPr>
          <w:p w14:paraId="11610F8B">
            <w:pPr>
              <w:jc w:val="center"/>
              <w:rPr>
                <w:rFonts w:ascii="Times New Roman" w:hAnsi="Times New Roman" w:cs="Times New Roman"/>
                <w:b/>
                <w:sz w:val="20"/>
                <w:lang w:val="en-GB"/>
              </w:rPr>
            </w:pPr>
            <w:r>
              <w:rPr>
                <w:rFonts w:ascii="Times New Roman" w:hAnsi="Times New Roman" w:cs="Times New Roman"/>
                <w:b/>
                <w:sz w:val="20"/>
                <w:lang w:val="en-GB"/>
              </w:rPr>
              <w:t>4</w:t>
            </w:r>
          </w:p>
        </w:tc>
        <w:tc>
          <w:tcPr>
            <w:tcW w:w="620" w:type="dxa"/>
            <w:tcBorders>
              <w:top w:val="single" w:color="auto" w:sz="6" w:space="0"/>
              <w:bottom w:val="single" w:color="auto" w:sz="12" w:space="0"/>
            </w:tcBorders>
            <w:vAlign w:val="center"/>
          </w:tcPr>
          <w:p w14:paraId="539E0A1B">
            <w:pPr>
              <w:jc w:val="center"/>
              <w:rPr>
                <w:rFonts w:ascii="Times New Roman" w:hAnsi="Times New Roman" w:cs="Times New Roman"/>
                <w:b/>
                <w:sz w:val="20"/>
                <w:lang w:val="en-GB"/>
              </w:rPr>
            </w:pPr>
            <w:r>
              <w:rPr>
                <w:rFonts w:ascii="Times New Roman" w:hAnsi="Times New Roman" w:cs="Times New Roman"/>
                <w:b/>
                <w:sz w:val="20"/>
                <w:lang w:val="en-GB"/>
              </w:rPr>
              <w:t>5</w:t>
            </w:r>
          </w:p>
        </w:tc>
        <w:tc>
          <w:tcPr>
            <w:tcW w:w="620" w:type="dxa"/>
            <w:tcBorders>
              <w:top w:val="single" w:color="auto" w:sz="6" w:space="0"/>
              <w:left w:val="single" w:color="auto" w:sz="6" w:space="0"/>
              <w:bottom w:val="single" w:color="auto" w:sz="12" w:space="0"/>
              <w:right w:val="single" w:color="auto" w:sz="6" w:space="0"/>
            </w:tcBorders>
            <w:vAlign w:val="center"/>
          </w:tcPr>
          <w:p w14:paraId="70F69A01">
            <w:pPr>
              <w:jc w:val="center"/>
              <w:rPr>
                <w:rFonts w:ascii="Times New Roman" w:hAnsi="Times New Roman" w:cs="Times New Roman"/>
                <w:b/>
                <w:sz w:val="20"/>
                <w:lang w:val="en-GB"/>
              </w:rPr>
            </w:pPr>
            <w:r>
              <w:rPr>
                <w:rFonts w:ascii="Times New Roman" w:hAnsi="Times New Roman" w:cs="Times New Roman"/>
                <w:b/>
                <w:sz w:val="20"/>
                <w:lang w:val="en-GB"/>
              </w:rPr>
              <w:t>6</w:t>
            </w:r>
          </w:p>
        </w:tc>
        <w:tc>
          <w:tcPr>
            <w:tcW w:w="620" w:type="dxa"/>
            <w:tcBorders>
              <w:top w:val="single" w:color="auto" w:sz="6" w:space="0"/>
              <w:bottom w:val="single" w:color="auto" w:sz="12" w:space="0"/>
            </w:tcBorders>
            <w:vAlign w:val="center"/>
          </w:tcPr>
          <w:p w14:paraId="3F7EFD4B">
            <w:pPr>
              <w:jc w:val="center"/>
              <w:rPr>
                <w:rFonts w:ascii="Times New Roman" w:hAnsi="Times New Roman" w:cs="Times New Roman"/>
                <w:b/>
                <w:sz w:val="20"/>
                <w:lang w:val="en-GB"/>
              </w:rPr>
            </w:pPr>
            <w:r>
              <w:rPr>
                <w:rFonts w:ascii="Times New Roman" w:hAnsi="Times New Roman" w:cs="Times New Roman"/>
                <w:b/>
                <w:sz w:val="20"/>
                <w:lang w:val="en-GB"/>
              </w:rPr>
              <w:t>7</w:t>
            </w:r>
          </w:p>
        </w:tc>
        <w:tc>
          <w:tcPr>
            <w:tcW w:w="620" w:type="dxa"/>
            <w:tcBorders>
              <w:top w:val="single" w:color="auto" w:sz="6" w:space="0"/>
              <w:left w:val="single" w:color="auto" w:sz="6" w:space="0"/>
              <w:bottom w:val="single" w:color="auto" w:sz="12" w:space="0"/>
              <w:right w:val="single" w:color="auto" w:sz="6" w:space="0"/>
            </w:tcBorders>
            <w:vAlign w:val="center"/>
          </w:tcPr>
          <w:p w14:paraId="05C7F380">
            <w:pPr>
              <w:jc w:val="center"/>
              <w:rPr>
                <w:rFonts w:ascii="Times New Roman" w:hAnsi="Times New Roman" w:cs="Times New Roman"/>
                <w:b/>
                <w:sz w:val="20"/>
                <w:lang w:val="en-GB"/>
              </w:rPr>
            </w:pPr>
            <w:r>
              <w:rPr>
                <w:rFonts w:ascii="Times New Roman" w:hAnsi="Times New Roman" w:cs="Times New Roman"/>
                <w:b/>
                <w:sz w:val="20"/>
                <w:lang w:val="en-GB"/>
              </w:rPr>
              <w:t>8</w:t>
            </w:r>
          </w:p>
        </w:tc>
        <w:tc>
          <w:tcPr>
            <w:tcW w:w="620" w:type="dxa"/>
            <w:tcBorders>
              <w:top w:val="single" w:color="auto" w:sz="6" w:space="0"/>
              <w:bottom w:val="single" w:color="auto" w:sz="12" w:space="0"/>
            </w:tcBorders>
            <w:vAlign w:val="center"/>
          </w:tcPr>
          <w:p w14:paraId="62D53364">
            <w:pPr>
              <w:jc w:val="center"/>
              <w:rPr>
                <w:rFonts w:ascii="Times New Roman" w:hAnsi="Times New Roman" w:cs="Times New Roman"/>
                <w:b/>
                <w:sz w:val="20"/>
                <w:lang w:val="en-GB"/>
              </w:rPr>
            </w:pPr>
            <w:r>
              <w:rPr>
                <w:rFonts w:ascii="Times New Roman" w:hAnsi="Times New Roman" w:cs="Times New Roman"/>
                <w:b/>
                <w:sz w:val="20"/>
                <w:lang w:val="en-GB"/>
              </w:rPr>
              <w:t>9</w:t>
            </w:r>
          </w:p>
        </w:tc>
        <w:tc>
          <w:tcPr>
            <w:tcW w:w="620" w:type="dxa"/>
            <w:tcBorders>
              <w:top w:val="single" w:color="auto" w:sz="6" w:space="0"/>
              <w:left w:val="single" w:color="auto" w:sz="6" w:space="0"/>
              <w:bottom w:val="single" w:color="auto" w:sz="12" w:space="0"/>
              <w:right w:val="single" w:color="auto" w:sz="6" w:space="0"/>
            </w:tcBorders>
            <w:vAlign w:val="center"/>
          </w:tcPr>
          <w:p w14:paraId="28215E85">
            <w:pPr>
              <w:jc w:val="center"/>
              <w:rPr>
                <w:rFonts w:ascii="Times New Roman" w:hAnsi="Times New Roman" w:cs="Times New Roman"/>
                <w:b/>
                <w:sz w:val="20"/>
                <w:lang w:val="en-GB"/>
              </w:rPr>
            </w:pPr>
            <w:r>
              <w:rPr>
                <w:rFonts w:ascii="Times New Roman" w:hAnsi="Times New Roman" w:cs="Times New Roman"/>
                <w:b/>
                <w:sz w:val="20"/>
                <w:lang w:val="en-GB"/>
              </w:rPr>
              <w:t>10</w:t>
            </w:r>
          </w:p>
        </w:tc>
        <w:tc>
          <w:tcPr>
            <w:tcW w:w="620" w:type="dxa"/>
            <w:tcBorders>
              <w:top w:val="single" w:color="auto" w:sz="6" w:space="0"/>
              <w:bottom w:val="single" w:color="auto" w:sz="12" w:space="0"/>
              <w:right w:val="single" w:color="auto" w:sz="6" w:space="0"/>
            </w:tcBorders>
            <w:vAlign w:val="center"/>
          </w:tcPr>
          <w:p w14:paraId="2333C9F8">
            <w:pPr>
              <w:jc w:val="center"/>
              <w:rPr>
                <w:rFonts w:ascii="Times New Roman" w:hAnsi="Times New Roman" w:cs="Times New Roman"/>
                <w:b/>
                <w:sz w:val="20"/>
                <w:lang w:val="en-GB"/>
              </w:rPr>
            </w:pPr>
            <w:r>
              <w:rPr>
                <w:rFonts w:ascii="Times New Roman" w:hAnsi="Times New Roman" w:cs="Times New Roman"/>
                <w:b/>
                <w:sz w:val="20"/>
                <w:lang w:val="en-GB"/>
              </w:rPr>
              <w:t>11</w:t>
            </w:r>
          </w:p>
        </w:tc>
        <w:tc>
          <w:tcPr>
            <w:tcW w:w="620" w:type="dxa"/>
            <w:tcBorders>
              <w:top w:val="single" w:color="auto" w:sz="6" w:space="0"/>
              <w:left w:val="single" w:color="auto" w:sz="6" w:space="0"/>
              <w:bottom w:val="single" w:color="auto" w:sz="12" w:space="0"/>
            </w:tcBorders>
            <w:vAlign w:val="center"/>
          </w:tcPr>
          <w:p w14:paraId="14D7E4AC">
            <w:pPr>
              <w:jc w:val="center"/>
              <w:rPr>
                <w:rFonts w:ascii="Times New Roman" w:hAnsi="Times New Roman" w:cs="Times New Roman"/>
                <w:b/>
                <w:sz w:val="20"/>
                <w:lang w:val="en-GB"/>
              </w:rPr>
            </w:pPr>
            <w:r>
              <w:rPr>
                <w:rFonts w:ascii="Times New Roman" w:hAnsi="Times New Roman" w:cs="Times New Roman"/>
                <w:b/>
                <w:sz w:val="20"/>
                <w:lang w:val="en-GB"/>
              </w:rPr>
              <w:t>12</w:t>
            </w:r>
          </w:p>
        </w:tc>
        <w:tc>
          <w:tcPr>
            <w:tcW w:w="620" w:type="dxa"/>
            <w:tcBorders>
              <w:top w:val="single" w:color="auto" w:sz="6" w:space="0"/>
              <w:left w:val="single" w:color="auto" w:sz="6" w:space="0"/>
              <w:bottom w:val="single" w:color="auto" w:sz="12" w:space="0"/>
              <w:right w:val="single" w:color="auto" w:sz="6" w:space="0"/>
            </w:tcBorders>
            <w:vAlign w:val="center"/>
          </w:tcPr>
          <w:p w14:paraId="396C4917">
            <w:pPr>
              <w:jc w:val="center"/>
              <w:rPr>
                <w:rFonts w:ascii="Times New Roman" w:hAnsi="Times New Roman" w:cs="Times New Roman"/>
                <w:b/>
                <w:sz w:val="20"/>
                <w:lang w:val="en-GB"/>
              </w:rPr>
            </w:pPr>
            <w:r>
              <w:rPr>
                <w:rFonts w:ascii="Times New Roman" w:hAnsi="Times New Roman" w:cs="Times New Roman"/>
                <w:b/>
                <w:sz w:val="20"/>
                <w:lang w:val="en-GB"/>
              </w:rPr>
              <w:t>n</w:t>
            </w:r>
          </w:p>
        </w:tc>
        <w:tc>
          <w:tcPr>
            <w:tcW w:w="806" w:type="dxa"/>
            <w:tcBorders>
              <w:top w:val="single" w:color="auto" w:sz="6" w:space="0"/>
              <w:bottom w:val="single" w:color="auto" w:sz="12" w:space="0"/>
              <w:right w:val="single" w:color="auto" w:sz="6" w:space="0"/>
            </w:tcBorders>
            <w:vAlign w:val="center"/>
          </w:tcPr>
          <w:p w14:paraId="0A3CD073">
            <w:pPr>
              <w:jc w:val="center"/>
              <w:rPr>
                <w:rFonts w:ascii="Times New Roman" w:hAnsi="Times New Roman" w:cs="Times New Roman"/>
                <w:b/>
                <w:sz w:val="20"/>
                <w:lang w:val="en-GB"/>
              </w:rPr>
            </w:pPr>
            <w:r>
              <w:rPr>
                <w:rFonts w:ascii="Times New Roman" w:hAnsi="Times New Roman" w:cs="Times New Roman"/>
                <w:b/>
                <w:sz w:val="20"/>
                <w:lang w:val="en-GB"/>
              </w:rPr>
              <w:t>Home</w:t>
            </w:r>
          </w:p>
        </w:tc>
        <w:tc>
          <w:tcPr>
            <w:tcW w:w="806" w:type="dxa"/>
            <w:tcBorders>
              <w:top w:val="single" w:color="auto" w:sz="6" w:space="0"/>
              <w:left w:val="single" w:color="auto" w:sz="6" w:space="0"/>
              <w:bottom w:val="single" w:color="auto" w:sz="12" w:space="0"/>
              <w:right w:val="single" w:color="auto" w:sz="6" w:space="0"/>
            </w:tcBorders>
            <w:vAlign w:val="center"/>
          </w:tcPr>
          <w:p w14:paraId="5A157E21">
            <w:pPr>
              <w:jc w:val="center"/>
              <w:rPr>
                <w:rFonts w:ascii="Times New Roman" w:hAnsi="Times New Roman" w:cs="Times New Roman"/>
                <w:b/>
                <w:sz w:val="20"/>
                <w:lang w:val="en-GB"/>
              </w:rPr>
            </w:pPr>
            <w:r>
              <w:rPr>
                <w:rFonts w:ascii="Times New Roman" w:hAnsi="Times New Roman" w:cs="Times New Roman"/>
                <w:b/>
                <w:sz w:val="20"/>
                <w:lang w:val="en-GB"/>
              </w:rPr>
              <w:t>Field</w:t>
            </w:r>
            <w:r>
              <w:rPr>
                <w:rFonts w:ascii="Times New Roman" w:hAnsi="Times New Roman" w:cs="Times New Roman"/>
                <w:sz w:val="20"/>
                <w:vertAlign w:val="superscript"/>
                <w:lang w:val="en-GB"/>
              </w:rPr>
              <w:t>2</w:t>
            </w:r>
          </w:p>
        </w:tc>
        <w:tc>
          <w:tcPr>
            <w:tcW w:w="806" w:type="dxa"/>
            <w:tcBorders>
              <w:top w:val="single" w:color="auto" w:sz="6" w:space="0"/>
              <w:left w:val="single" w:color="auto" w:sz="6" w:space="0"/>
              <w:bottom w:val="single" w:color="auto" w:sz="12" w:space="0"/>
              <w:right w:val="double" w:color="auto" w:sz="4" w:space="0"/>
            </w:tcBorders>
            <w:vAlign w:val="center"/>
          </w:tcPr>
          <w:p w14:paraId="0594943B">
            <w:pPr>
              <w:jc w:val="center"/>
              <w:rPr>
                <w:rFonts w:ascii="Times New Roman" w:hAnsi="Times New Roman" w:cs="Times New Roman"/>
                <w:b/>
                <w:sz w:val="20"/>
                <w:lang w:val="en-GB"/>
              </w:rPr>
            </w:pPr>
            <w:r>
              <w:rPr>
                <w:rFonts w:ascii="Times New Roman" w:hAnsi="Times New Roman" w:cs="Times New Roman"/>
                <w:b/>
                <w:sz w:val="20"/>
                <w:lang w:val="en-GB"/>
              </w:rPr>
              <w:t>Total</w:t>
            </w:r>
          </w:p>
        </w:tc>
      </w:tr>
      <w:tr w14:paraId="4BAD752A">
        <w:tblPrEx>
          <w:tblBorders>
            <w:top w:val="double" w:color="auto" w:sz="6" w:space="0"/>
            <w:left w:val="double" w:color="auto" w:sz="6" w:space="0"/>
            <w:bottom w:val="double" w:color="auto" w:sz="6" w:space="0"/>
            <w:right w:val="double" w:color="auto" w:sz="6" w:space="0"/>
            <w:insideH w:val="none" w:color="auto" w:sz="0" w:space="0"/>
            <w:insideV w:val="none" w:color="auto" w:sz="0" w:space="0"/>
          </w:tblBorders>
          <w:tblCellMar>
            <w:top w:w="0" w:type="dxa"/>
            <w:left w:w="72" w:type="dxa"/>
            <w:bottom w:w="0" w:type="dxa"/>
            <w:right w:w="72" w:type="dxa"/>
          </w:tblCellMar>
        </w:tblPrEx>
        <w:trPr>
          <w:cantSplit/>
          <w:jc w:val="center"/>
        </w:trPr>
        <w:tc>
          <w:tcPr>
            <w:tcW w:w="495" w:type="dxa"/>
            <w:vMerge w:val="restart"/>
            <w:tcBorders>
              <w:top w:val="single" w:color="auto" w:sz="6" w:space="0"/>
              <w:left w:val="double" w:color="auto" w:sz="4" w:space="0"/>
              <w:right w:val="single" w:color="auto" w:sz="6" w:space="0"/>
            </w:tcBorders>
            <w:vAlign w:val="center"/>
          </w:tcPr>
          <w:p w14:paraId="211DCCD5">
            <w:pPr>
              <w:jc w:val="center"/>
              <w:rPr>
                <w:rFonts w:ascii="Times New Roman" w:hAnsi="Times New Roman" w:cs="Times New Roman"/>
                <w:sz w:val="20"/>
                <w:lang w:val="en-GB"/>
              </w:rPr>
            </w:pPr>
            <w:r>
              <w:rPr>
                <w:rFonts w:ascii="Times New Roman" w:hAnsi="Times New Roman" w:cs="Times New Roman"/>
                <w:sz w:val="20"/>
                <w:lang w:val="en-GB"/>
              </w:rPr>
              <w:t>1</w:t>
            </w:r>
          </w:p>
        </w:tc>
        <w:tc>
          <w:tcPr>
            <w:tcW w:w="1858" w:type="dxa"/>
            <w:vMerge w:val="restart"/>
            <w:tcBorders>
              <w:top w:val="single" w:color="auto" w:sz="6" w:space="0"/>
              <w:left w:val="single" w:color="auto" w:sz="6" w:space="0"/>
              <w:right w:val="single" w:color="auto" w:sz="6" w:space="0"/>
            </w:tcBorders>
          </w:tcPr>
          <w:p w14:paraId="0F47BB3C">
            <w:pPr>
              <w:rPr>
                <w:rFonts w:ascii="Times New Roman" w:hAnsi="Times New Roman" w:cs="Times New Roman"/>
                <w:sz w:val="20"/>
                <w:lang w:val="en-GB"/>
              </w:rPr>
            </w:pPr>
          </w:p>
        </w:tc>
        <w:tc>
          <w:tcPr>
            <w:tcW w:w="619" w:type="dxa"/>
            <w:tcBorders>
              <w:top w:val="single" w:color="auto" w:sz="6" w:space="0"/>
              <w:left w:val="single" w:color="auto" w:sz="6" w:space="0"/>
              <w:bottom w:val="dashSmallGap" w:color="auto" w:sz="4" w:space="0"/>
              <w:right w:val="single" w:color="auto" w:sz="6" w:space="0"/>
            </w:tcBorders>
            <w:vAlign w:val="center"/>
          </w:tcPr>
          <w:p w14:paraId="4DE69495">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21DF0347">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038D8AE5">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68162D55">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35D61449">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70D4F867">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354A76FD">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04C38D39">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5D0D77DB">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68BBF694">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0DEF8CCC">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39F91958">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244E1764">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62E429AC">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661F9D39">
            <w:pPr>
              <w:rPr>
                <w:rFonts w:ascii="Times New Roman" w:hAnsi="Times New Roman" w:cs="Times New Roman"/>
                <w:sz w:val="20"/>
                <w:lang w:val="en-GB"/>
              </w:rPr>
            </w:pPr>
          </w:p>
        </w:tc>
        <w:tc>
          <w:tcPr>
            <w:tcW w:w="806" w:type="dxa"/>
            <w:vMerge w:val="restart"/>
            <w:tcBorders>
              <w:top w:val="single" w:color="auto" w:sz="6" w:space="0"/>
              <w:left w:val="single" w:color="auto" w:sz="6" w:space="0"/>
              <w:right w:val="double" w:color="auto" w:sz="4" w:space="0"/>
            </w:tcBorders>
          </w:tcPr>
          <w:p w14:paraId="65DF8991">
            <w:pPr>
              <w:rPr>
                <w:rFonts w:ascii="Times New Roman" w:hAnsi="Times New Roman" w:cs="Times New Roman"/>
                <w:sz w:val="20"/>
                <w:lang w:val="en-GB"/>
              </w:rPr>
            </w:pPr>
          </w:p>
        </w:tc>
      </w:tr>
      <w:tr w14:paraId="668EEA1A">
        <w:tblPrEx>
          <w:tblBorders>
            <w:top w:val="double" w:color="auto" w:sz="6" w:space="0"/>
            <w:left w:val="double" w:color="auto" w:sz="6" w:space="0"/>
            <w:bottom w:val="double" w:color="auto" w:sz="6" w:space="0"/>
            <w:right w:val="double" w:color="auto" w:sz="6" w:space="0"/>
            <w:insideH w:val="none" w:color="auto" w:sz="0" w:space="0"/>
            <w:insideV w:val="none" w:color="auto" w:sz="0" w:space="0"/>
          </w:tblBorders>
          <w:tblCellMar>
            <w:top w:w="0" w:type="dxa"/>
            <w:left w:w="72" w:type="dxa"/>
            <w:bottom w:w="0" w:type="dxa"/>
            <w:right w:w="72" w:type="dxa"/>
          </w:tblCellMar>
        </w:tblPrEx>
        <w:trPr>
          <w:cantSplit/>
          <w:jc w:val="center"/>
        </w:trPr>
        <w:tc>
          <w:tcPr>
            <w:tcW w:w="495" w:type="dxa"/>
            <w:vMerge w:val="continue"/>
            <w:tcBorders>
              <w:left w:val="double" w:color="auto" w:sz="4" w:space="0"/>
              <w:bottom w:val="single" w:color="auto" w:sz="6" w:space="0"/>
              <w:right w:val="single" w:color="auto" w:sz="6" w:space="0"/>
            </w:tcBorders>
            <w:vAlign w:val="center"/>
          </w:tcPr>
          <w:p w14:paraId="58749EE7">
            <w:pPr>
              <w:jc w:val="center"/>
              <w:rPr>
                <w:rFonts w:ascii="Times New Roman" w:hAnsi="Times New Roman" w:cs="Times New Roman"/>
                <w:sz w:val="20"/>
                <w:lang w:val="en-GB"/>
              </w:rPr>
            </w:pPr>
          </w:p>
        </w:tc>
        <w:tc>
          <w:tcPr>
            <w:tcW w:w="1858" w:type="dxa"/>
            <w:vMerge w:val="continue"/>
            <w:tcBorders>
              <w:left w:val="single" w:color="auto" w:sz="6" w:space="0"/>
              <w:bottom w:val="single" w:color="auto" w:sz="6" w:space="0"/>
              <w:right w:val="single" w:color="auto" w:sz="6" w:space="0"/>
            </w:tcBorders>
          </w:tcPr>
          <w:p w14:paraId="0D00EB2C">
            <w:pPr>
              <w:rPr>
                <w:rFonts w:ascii="Times New Roman" w:hAnsi="Times New Roman" w:cs="Times New Roman"/>
                <w:sz w:val="20"/>
                <w:lang w:val="en-GB"/>
              </w:rPr>
            </w:pPr>
          </w:p>
        </w:tc>
        <w:tc>
          <w:tcPr>
            <w:tcW w:w="619" w:type="dxa"/>
            <w:tcBorders>
              <w:top w:val="dashSmallGap" w:color="auto" w:sz="4" w:space="0"/>
              <w:left w:val="single" w:color="auto" w:sz="6" w:space="0"/>
              <w:bottom w:val="single" w:color="auto" w:sz="6" w:space="0"/>
              <w:right w:val="single" w:color="auto" w:sz="6" w:space="0"/>
            </w:tcBorders>
            <w:vAlign w:val="center"/>
          </w:tcPr>
          <w:p w14:paraId="774AB5FF">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0834EEA0">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71B334AF">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02F8FF23">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25608203">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02686B96">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7AF41056">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0023B1F4">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746E87AC">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4F57CDDE">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76819397">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6407EECE">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1F6144DB">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719B4E3D">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6E155B57">
            <w:pPr>
              <w:rPr>
                <w:rFonts w:ascii="Times New Roman" w:hAnsi="Times New Roman" w:cs="Times New Roman"/>
                <w:sz w:val="20"/>
                <w:lang w:val="en-GB"/>
              </w:rPr>
            </w:pPr>
          </w:p>
        </w:tc>
        <w:tc>
          <w:tcPr>
            <w:tcW w:w="806" w:type="dxa"/>
            <w:vMerge w:val="continue"/>
            <w:tcBorders>
              <w:left w:val="single" w:color="auto" w:sz="6" w:space="0"/>
              <w:bottom w:val="single" w:color="auto" w:sz="6" w:space="0"/>
              <w:right w:val="double" w:color="auto" w:sz="4" w:space="0"/>
            </w:tcBorders>
          </w:tcPr>
          <w:p w14:paraId="445E0913">
            <w:pPr>
              <w:jc w:val="right"/>
              <w:rPr>
                <w:rFonts w:ascii="Times New Roman" w:hAnsi="Times New Roman" w:cs="Times New Roman"/>
                <w:sz w:val="20"/>
                <w:lang w:val="en-GB"/>
              </w:rPr>
            </w:pPr>
          </w:p>
        </w:tc>
      </w:tr>
      <w:tr w14:paraId="0DAEEF68">
        <w:tblPrEx>
          <w:tblBorders>
            <w:top w:val="double" w:color="auto" w:sz="6" w:space="0"/>
            <w:left w:val="double" w:color="auto" w:sz="6" w:space="0"/>
            <w:bottom w:val="double" w:color="auto" w:sz="6" w:space="0"/>
            <w:right w:val="double" w:color="auto" w:sz="6" w:space="0"/>
            <w:insideH w:val="none" w:color="auto" w:sz="0" w:space="0"/>
            <w:insideV w:val="none" w:color="auto" w:sz="0" w:space="0"/>
          </w:tblBorders>
          <w:tblCellMar>
            <w:top w:w="0" w:type="dxa"/>
            <w:left w:w="72" w:type="dxa"/>
            <w:bottom w:w="0" w:type="dxa"/>
            <w:right w:w="72" w:type="dxa"/>
          </w:tblCellMar>
        </w:tblPrEx>
        <w:trPr>
          <w:cantSplit/>
          <w:jc w:val="center"/>
        </w:trPr>
        <w:tc>
          <w:tcPr>
            <w:tcW w:w="495" w:type="dxa"/>
            <w:vMerge w:val="restart"/>
            <w:tcBorders>
              <w:top w:val="single" w:color="auto" w:sz="6" w:space="0"/>
              <w:left w:val="double" w:color="auto" w:sz="4" w:space="0"/>
              <w:right w:val="single" w:color="auto" w:sz="6" w:space="0"/>
            </w:tcBorders>
            <w:vAlign w:val="center"/>
          </w:tcPr>
          <w:p w14:paraId="13B7DD3C">
            <w:pPr>
              <w:jc w:val="center"/>
              <w:rPr>
                <w:rFonts w:ascii="Times New Roman" w:hAnsi="Times New Roman" w:cs="Times New Roman"/>
                <w:sz w:val="20"/>
                <w:lang w:val="en-GB"/>
              </w:rPr>
            </w:pPr>
            <w:r>
              <w:rPr>
                <w:rFonts w:ascii="Times New Roman" w:hAnsi="Times New Roman" w:cs="Times New Roman"/>
                <w:sz w:val="20"/>
                <w:lang w:val="en-GB"/>
              </w:rPr>
              <w:t>2</w:t>
            </w:r>
          </w:p>
        </w:tc>
        <w:tc>
          <w:tcPr>
            <w:tcW w:w="1858" w:type="dxa"/>
            <w:vMerge w:val="restart"/>
            <w:tcBorders>
              <w:top w:val="single" w:color="auto" w:sz="6" w:space="0"/>
              <w:left w:val="single" w:color="auto" w:sz="6" w:space="0"/>
              <w:right w:val="single" w:color="auto" w:sz="6" w:space="0"/>
            </w:tcBorders>
          </w:tcPr>
          <w:p w14:paraId="0FAF0EF5">
            <w:pPr>
              <w:rPr>
                <w:rFonts w:ascii="Times New Roman" w:hAnsi="Times New Roman" w:cs="Times New Roman"/>
                <w:sz w:val="20"/>
                <w:lang w:val="en-GB"/>
              </w:rPr>
            </w:pPr>
          </w:p>
        </w:tc>
        <w:tc>
          <w:tcPr>
            <w:tcW w:w="619" w:type="dxa"/>
            <w:tcBorders>
              <w:top w:val="single" w:color="auto" w:sz="6" w:space="0"/>
              <w:left w:val="single" w:color="auto" w:sz="6" w:space="0"/>
              <w:bottom w:val="dashSmallGap" w:color="auto" w:sz="4" w:space="0"/>
              <w:right w:val="single" w:color="auto" w:sz="6" w:space="0"/>
            </w:tcBorders>
          </w:tcPr>
          <w:p w14:paraId="49DD7D68">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5120E5A8">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761746EE">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7608FDB0">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51F93210">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600263A8">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56B607AF">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2051B4BE">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798FB3A3">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18EB7385">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1BBB802C">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0330DD13">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049DC127">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33079ED5">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46651B8C">
            <w:pPr>
              <w:rPr>
                <w:rFonts w:ascii="Times New Roman" w:hAnsi="Times New Roman" w:cs="Times New Roman"/>
                <w:sz w:val="20"/>
                <w:lang w:val="en-GB"/>
              </w:rPr>
            </w:pPr>
          </w:p>
        </w:tc>
        <w:tc>
          <w:tcPr>
            <w:tcW w:w="806" w:type="dxa"/>
            <w:vMerge w:val="restart"/>
            <w:tcBorders>
              <w:top w:val="single" w:color="auto" w:sz="6" w:space="0"/>
              <w:left w:val="single" w:color="auto" w:sz="6" w:space="0"/>
              <w:right w:val="double" w:color="auto" w:sz="4" w:space="0"/>
            </w:tcBorders>
          </w:tcPr>
          <w:p w14:paraId="2FDEB412">
            <w:pPr>
              <w:rPr>
                <w:rFonts w:ascii="Times New Roman" w:hAnsi="Times New Roman" w:cs="Times New Roman"/>
                <w:sz w:val="20"/>
                <w:lang w:val="en-GB"/>
              </w:rPr>
            </w:pPr>
          </w:p>
        </w:tc>
      </w:tr>
      <w:tr w14:paraId="0295CE70">
        <w:tblPrEx>
          <w:tblBorders>
            <w:top w:val="double" w:color="auto" w:sz="6" w:space="0"/>
            <w:left w:val="double" w:color="auto" w:sz="6" w:space="0"/>
            <w:bottom w:val="double" w:color="auto" w:sz="6" w:space="0"/>
            <w:right w:val="double" w:color="auto" w:sz="6" w:space="0"/>
            <w:insideH w:val="none" w:color="auto" w:sz="0" w:space="0"/>
            <w:insideV w:val="none" w:color="auto" w:sz="0" w:space="0"/>
          </w:tblBorders>
          <w:tblCellMar>
            <w:top w:w="0" w:type="dxa"/>
            <w:left w:w="72" w:type="dxa"/>
            <w:bottom w:w="0" w:type="dxa"/>
            <w:right w:w="72" w:type="dxa"/>
          </w:tblCellMar>
        </w:tblPrEx>
        <w:trPr>
          <w:cantSplit/>
          <w:jc w:val="center"/>
        </w:trPr>
        <w:tc>
          <w:tcPr>
            <w:tcW w:w="495" w:type="dxa"/>
            <w:vMerge w:val="continue"/>
            <w:tcBorders>
              <w:left w:val="double" w:color="auto" w:sz="4" w:space="0"/>
              <w:bottom w:val="single" w:color="auto" w:sz="6" w:space="0"/>
              <w:right w:val="single" w:color="auto" w:sz="6" w:space="0"/>
            </w:tcBorders>
            <w:vAlign w:val="center"/>
          </w:tcPr>
          <w:p w14:paraId="0B232C98">
            <w:pPr>
              <w:jc w:val="center"/>
              <w:rPr>
                <w:rFonts w:ascii="Times New Roman" w:hAnsi="Times New Roman" w:cs="Times New Roman"/>
                <w:sz w:val="20"/>
                <w:lang w:val="en-GB"/>
              </w:rPr>
            </w:pPr>
          </w:p>
        </w:tc>
        <w:tc>
          <w:tcPr>
            <w:tcW w:w="1858" w:type="dxa"/>
            <w:vMerge w:val="continue"/>
            <w:tcBorders>
              <w:left w:val="single" w:color="auto" w:sz="6" w:space="0"/>
              <w:bottom w:val="single" w:color="auto" w:sz="6" w:space="0"/>
              <w:right w:val="single" w:color="auto" w:sz="6" w:space="0"/>
            </w:tcBorders>
          </w:tcPr>
          <w:p w14:paraId="5F728574">
            <w:pPr>
              <w:rPr>
                <w:rFonts w:ascii="Times New Roman" w:hAnsi="Times New Roman" w:cs="Times New Roman"/>
                <w:sz w:val="20"/>
                <w:lang w:val="en-GB"/>
              </w:rPr>
            </w:pPr>
          </w:p>
        </w:tc>
        <w:tc>
          <w:tcPr>
            <w:tcW w:w="619" w:type="dxa"/>
            <w:tcBorders>
              <w:top w:val="dashSmallGap" w:color="auto" w:sz="4" w:space="0"/>
              <w:left w:val="single" w:color="auto" w:sz="6" w:space="0"/>
              <w:bottom w:val="single" w:color="auto" w:sz="6" w:space="0"/>
              <w:right w:val="single" w:color="auto" w:sz="6" w:space="0"/>
            </w:tcBorders>
          </w:tcPr>
          <w:p w14:paraId="4776A2DC">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2D52A518">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56945505">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138E8FB7">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5F2C0C5C">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37E31E0F">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1F04E9DC">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1A8C708B">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18C65340">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0B746E0F">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0CAEE495">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2C83E546">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5AFF6A4C">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139DC479">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268707C9">
            <w:pPr>
              <w:rPr>
                <w:rFonts w:ascii="Times New Roman" w:hAnsi="Times New Roman" w:cs="Times New Roman"/>
                <w:sz w:val="20"/>
                <w:lang w:val="en-GB"/>
              </w:rPr>
            </w:pPr>
          </w:p>
        </w:tc>
        <w:tc>
          <w:tcPr>
            <w:tcW w:w="806" w:type="dxa"/>
            <w:vMerge w:val="continue"/>
            <w:tcBorders>
              <w:left w:val="single" w:color="auto" w:sz="6" w:space="0"/>
              <w:bottom w:val="single" w:color="auto" w:sz="6" w:space="0"/>
              <w:right w:val="double" w:color="auto" w:sz="4" w:space="0"/>
            </w:tcBorders>
          </w:tcPr>
          <w:p w14:paraId="25427BD8">
            <w:pPr>
              <w:rPr>
                <w:rFonts w:ascii="Times New Roman" w:hAnsi="Times New Roman" w:cs="Times New Roman"/>
                <w:sz w:val="20"/>
                <w:lang w:val="en-GB"/>
              </w:rPr>
            </w:pPr>
          </w:p>
        </w:tc>
      </w:tr>
      <w:tr w14:paraId="5AE41212">
        <w:tblPrEx>
          <w:tblBorders>
            <w:top w:val="double" w:color="auto" w:sz="6" w:space="0"/>
            <w:left w:val="double" w:color="auto" w:sz="6" w:space="0"/>
            <w:bottom w:val="double" w:color="auto" w:sz="6" w:space="0"/>
            <w:right w:val="double" w:color="auto" w:sz="6" w:space="0"/>
            <w:insideH w:val="none" w:color="auto" w:sz="0" w:space="0"/>
            <w:insideV w:val="none" w:color="auto" w:sz="0" w:space="0"/>
          </w:tblBorders>
          <w:tblCellMar>
            <w:top w:w="0" w:type="dxa"/>
            <w:left w:w="72" w:type="dxa"/>
            <w:bottom w:w="0" w:type="dxa"/>
            <w:right w:w="72" w:type="dxa"/>
          </w:tblCellMar>
        </w:tblPrEx>
        <w:trPr>
          <w:cantSplit/>
          <w:jc w:val="center"/>
        </w:trPr>
        <w:tc>
          <w:tcPr>
            <w:tcW w:w="495" w:type="dxa"/>
            <w:vMerge w:val="restart"/>
            <w:tcBorders>
              <w:top w:val="single" w:color="auto" w:sz="6" w:space="0"/>
              <w:left w:val="double" w:color="auto" w:sz="4" w:space="0"/>
              <w:right w:val="single" w:color="auto" w:sz="6" w:space="0"/>
            </w:tcBorders>
            <w:vAlign w:val="center"/>
          </w:tcPr>
          <w:p w14:paraId="481D3E4F">
            <w:pPr>
              <w:jc w:val="center"/>
              <w:rPr>
                <w:rFonts w:ascii="Times New Roman" w:hAnsi="Times New Roman" w:cs="Times New Roman"/>
                <w:sz w:val="20"/>
                <w:lang w:val="en-GB"/>
              </w:rPr>
            </w:pPr>
            <w:r>
              <w:rPr>
                <w:rFonts w:ascii="Times New Roman" w:hAnsi="Times New Roman" w:cs="Times New Roman"/>
                <w:sz w:val="20"/>
                <w:lang w:val="en-GB"/>
              </w:rPr>
              <w:t>3</w:t>
            </w:r>
          </w:p>
        </w:tc>
        <w:tc>
          <w:tcPr>
            <w:tcW w:w="1858" w:type="dxa"/>
            <w:vMerge w:val="restart"/>
            <w:tcBorders>
              <w:top w:val="single" w:color="auto" w:sz="6" w:space="0"/>
              <w:left w:val="single" w:color="auto" w:sz="6" w:space="0"/>
              <w:right w:val="single" w:color="auto" w:sz="6" w:space="0"/>
            </w:tcBorders>
          </w:tcPr>
          <w:p w14:paraId="24EC2935">
            <w:pPr>
              <w:rPr>
                <w:rFonts w:ascii="Times New Roman" w:hAnsi="Times New Roman" w:cs="Times New Roman"/>
                <w:sz w:val="20"/>
                <w:lang w:val="en-GB"/>
              </w:rPr>
            </w:pPr>
          </w:p>
        </w:tc>
        <w:tc>
          <w:tcPr>
            <w:tcW w:w="619" w:type="dxa"/>
            <w:tcBorders>
              <w:top w:val="single" w:color="auto" w:sz="6" w:space="0"/>
              <w:left w:val="single" w:color="auto" w:sz="6" w:space="0"/>
              <w:bottom w:val="dashSmallGap" w:color="auto" w:sz="4" w:space="0"/>
              <w:right w:val="single" w:color="auto" w:sz="6" w:space="0"/>
            </w:tcBorders>
          </w:tcPr>
          <w:p w14:paraId="12F58BD5">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710218FB">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788554A2">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2E0CCA02">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3BAE6BA5">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2D646645">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7FB429EC">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3DB9402A">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06DF67CC">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439DBD19">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156C4692">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75DC0463">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14A13065">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06CA51DC">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1AB31D1F">
            <w:pPr>
              <w:rPr>
                <w:rFonts w:ascii="Times New Roman" w:hAnsi="Times New Roman" w:cs="Times New Roman"/>
                <w:sz w:val="20"/>
                <w:lang w:val="en-GB"/>
              </w:rPr>
            </w:pPr>
          </w:p>
        </w:tc>
        <w:tc>
          <w:tcPr>
            <w:tcW w:w="806" w:type="dxa"/>
            <w:vMerge w:val="restart"/>
            <w:tcBorders>
              <w:top w:val="single" w:color="auto" w:sz="6" w:space="0"/>
              <w:left w:val="single" w:color="auto" w:sz="6" w:space="0"/>
              <w:right w:val="double" w:color="auto" w:sz="4" w:space="0"/>
            </w:tcBorders>
          </w:tcPr>
          <w:p w14:paraId="6470EA94">
            <w:pPr>
              <w:rPr>
                <w:rFonts w:ascii="Times New Roman" w:hAnsi="Times New Roman" w:cs="Times New Roman"/>
                <w:sz w:val="20"/>
                <w:lang w:val="en-GB"/>
              </w:rPr>
            </w:pPr>
          </w:p>
        </w:tc>
      </w:tr>
      <w:tr w14:paraId="7B109A1B">
        <w:tblPrEx>
          <w:tblBorders>
            <w:top w:val="double" w:color="auto" w:sz="6" w:space="0"/>
            <w:left w:val="double" w:color="auto" w:sz="6" w:space="0"/>
            <w:bottom w:val="double" w:color="auto" w:sz="6" w:space="0"/>
            <w:right w:val="double" w:color="auto" w:sz="6" w:space="0"/>
            <w:insideH w:val="none" w:color="auto" w:sz="0" w:space="0"/>
            <w:insideV w:val="none" w:color="auto" w:sz="0" w:space="0"/>
          </w:tblBorders>
          <w:tblCellMar>
            <w:top w:w="0" w:type="dxa"/>
            <w:left w:w="72" w:type="dxa"/>
            <w:bottom w:w="0" w:type="dxa"/>
            <w:right w:w="72" w:type="dxa"/>
          </w:tblCellMar>
        </w:tblPrEx>
        <w:trPr>
          <w:cantSplit/>
          <w:jc w:val="center"/>
        </w:trPr>
        <w:tc>
          <w:tcPr>
            <w:tcW w:w="495" w:type="dxa"/>
            <w:vMerge w:val="continue"/>
            <w:tcBorders>
              <w:left w:val="double" w:color="auto" w:sz="4" w:space="0"/>
              <w:bottom w:val="single" w:color="auto" w:sz="6" w:space="0"/>
              <w:right w:val="single" w:color="auto" w:sz="6" w:space="0"/>
            </w:tcBorders>
            <w:vAlign w:val="center"/>
          </w:tcPr>
          <w:p w14:paraId="7A96225D">
            <w:pPr>
              <w:jc w:val="center"/>
              <w:rPr>
                <w:rFonts w:ascii="Times New Roman" w:hAnsi="Times New Roman" w:cs="Times New Roman"/>
                <w:sz w:val="20"/>
                <w:lang w:val="en-GB"/>
              </w:rPr>
            </w:pPr>
          </w:p>
        </w:tc>
        <w:tc>
          <w:tcPr>
            <w:tcW w:w="1858" w:type="dxa"/>
            <w:vMerge w:val="continue"/>
            <w:tcBorders>
              <w:left w:val="single" w:color="auto" w:sz="6" w:space="0"/>
              <w:bottom w:val="single" w:color="auto" w:sz="6" w:space="0"/>
              <w:right w:val="single" w:color="auto" w:sz="6" w:space="0"/>
            </w:tcBorders>
          </w:tcPr>
          <w:p w14:paraId="6CB14437">
            <w:pPr>
              <w:rPr>
                <w:rFonts w:ascii="Times New Roman" w:hAnsi="Times New Roman" w:cs="Times New Roman"/>
                <w:sz w:val="20"/>
                <w:lang w:val="en-GB"/>
              </w:rPr>
            </w:pPr>
          </w:p>
        </w:tc>
        <w:tc>
          <w:tcPr>
            <w:tcW w:w="619" w:type="dxa"/>
            <w:tcBorders>
              <w:top w:val="dashSmallGap" w:color="auto" w:sz="4" w:space="0"/>
              <w:left w:val="single" w:color="auto" w:sz="6" w:space="0"/>
              <w:bottom w:val="single" w:color="auto" w:sz="6" w:space="0"/>
              <w:right w:val="single" w:color="auto" w:sz="6" w:space="0"/>
            </w:tcBorders>
          </w:tcPr>
          <w:p w14:paraId="6792EAB0">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0A4253C2">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2D93E995">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1E74C422">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00951F60">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73E1633D">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28A9124D">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792FCBA4">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39A45135">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6FCC3731">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086E43F2">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0931592F">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45371161">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6CA27DA4">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30BB00C1">
            <w:pPr>
              <w:rPr>
                <w:rFonts w:ascii="Times New Roman" w:hAnsi="Times New Roman" w:cs="Times New Roman"/>
                <w:sz w:val="20"/>
                <w:lang w:val="en-GB"/>
              </w:rPr>
            </w:pPr>
          </w:p>
        </w:tc>
        <w:tc>
          <w:tcPr>
            <w:tcW w:w="806" w:type="dxa"/>
            <w:vMerge w:val="continue"/>
            <w:tcBorders>
              <w:left w:val="single" w:color="auto" w:sz="6" w:space="0"/>
              <w:bottom w:val="single" w:color="auto" w:sz="6" w:space="0"/>
              <w:right w:val="double" w:color="auto" w:sz="4" w:space="0"/>
            </w:tcBorders>
          </w:tcPr>
          <w:p w14:paraId="1118AF7A">
            <w:pPr>
              <w:rPr>
                <w:rFonts w:ascii="Times New Roman" w:hAnsi="Times New Roman" w:cs="Times New Roman"/>
                <w:sz w:val="20"/>
                <w:lang w:val="en-GB"/>
              </w:rPr>
            </w:pPr>
          </w:p>
        </w:tc>
      </w:tr>
      <w:tr w14:paraId="4CD41178">
        <w:tblPrEx>
          <w:tblBorders>
            <w:top w:val="double" w:color="auto" w:sz="6" w:space="0"/>
            <w:left w:val="double" w:color="auto" w:sz="6" w:space="0"/>
            <w:bottom w:val="double" w:color="auto" w:sz="6" w:space="0"/>
            <w:right w:val="double" w:color="auto" w:sz="6" w:space="0"/>
            <w:insideH w:val="none" w:color="auto" w:sz="0" w:space="0"/>
            <w:insideV w:val="none" w:color="auto" w:sz="0" w:space="0"/>
          </w:tblBorders>
          <w:tblCellMar>
            <w:top w:w="0" w:type="dxa"/>
            <w:left w:w="72" w:type="dxa"/>
            <w:bottom w:w="0" w:type="dxa"/>
            <w:right w:w="72" w:type="dxa"/>
          </w:tblCellMar>
        </w:tblPrEx>
        <w:trPr>
          <w:cantSplit/>
          <w:jc w:val="center"/>
        </w:trPr>
        <w:tc>
          <w:tcPr>
            <w:tcW w:w="495" w:type="dxa"/>
            <w:vMerge w:val="restart"/>
            <w:tcBorders>
              <w:top w:val="single" w:color="auto" w:sz="6" w:space="0"/>
              <w:left w:val="double" w:color="auto" w:sz="4" w:space="0"/>
              <w:right w:val="single" w:color="auto" w:sz="6" w:space="0"/>
            </w:tcBorders>
            <w:vAlign w:val="center"/>
          </w:tcPr>
          <w:p w14:paraId="46F50641">
            <w:pPr>
              <w:jc w:val="center"/>
              <w:rPr>
                <w:rFonts w:ascii="Times New Roman" w:hAnsi="Times New Roman" w:cs="Times New Roman"/>
                <w:sz w:val="20"/>
                <w:lang w:val="en-GB"/>
              </w:rPr>
            </w:pPr>
          </w:p>
        </w:tc>
        <w:tc>
          <w:tcPr>
            <w:tcW w:w="1858" w:type="dxa"/>
            <w:vMerge w:val="restart"/>
            <w:tcBorders>
              <w:top w:val="single" w:color="auto" w:sz="6" w:space="0"/>
              <w:left w:val="single" w:color="auto" w:sz="6" w:space="0"/>
              <w:right w:val="single" w:color="auto" w:sz="6" w:space="0"/>
            </w:tcBorders>
          </w:tcPr>
          <w:p w14:paraId="40FDBC9C">
            <w:pPr>
              <w:rPr>
                <w:rFonts w:ascii="Times New Roman" w:hAnsi="Times New Roman" w:cs="Times New Roman"/>
                <w:sz w:val="20"/>
                <w:lang w:val="en-GB"/>
              </w:rPr>
            </w:pPr>
          </w:p>
        </w:tc>
        <w:tc>
          <w:tcPr>
            <w:tcW w:w="619" w:type="dxa"/>
            <w:tcBorders>
              <w:top w:val="single" w:color="auto" w:sz="6" w:space="0"/>
              <w:left w:val="single" w:color="auto" w:sz="6" w:space="0"/>
              <w:bottom w:val="dashSmallGap" w:color="auto" w:sz="4" w:space="0"/>
              <w:right w:val="single" w:color="auto" w:sz="6" w:space="0"/>
            </w:tcBorders>
          </w:tcPr>
          <w:p w14:paraId="61399412">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78F269DA">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06D3BEF1">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0450E903">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2F07DA2E">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5B49D221">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3A0F1767">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700194F8">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07BCE409">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7484DD25">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2824D745">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28632B3D">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7F7E8D56">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350115B4">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05AA5ECE">
            <w:pPr>
              <w:rPr>
                <w:rFonts w:ascii="Times New Roman" w:hAnsi="Times New Roman" w:cs="Times New Roman"/>
                <w:sz w:val="20"/>
                <w:lang w:val="en-GB"/>
              </w:rPr>
            </w:pPr>
          </w:p>
        </w:tc>
        <w:tc>
          <w:tcPr>
            <w:tcW w:w="806" w:type="dxa"/>
            <w:vMerge w:val="restart"/>
            <w:tcBorders>
              <w:top w:val="single" w:color="auto" w:sz="6" w:space="0"/>
              <w:left w:val="single" w:color="auto" w:sz="6" w:space="0"/>
              <w:right w:val="double" w:color="auto" w:sz="4" w:space="0"/>
            </w:tcBorders>
          </w:tcPr>
          <w:p w14:paraId="7403B217">
            <w:pPr>
              <w:rPr>
                <w:rFonts w:ascii="Times New Roman" w:hAnsi="Times New Roman" w:cs="Times New Roman"/>
                <w:sz w:val="20"/>
                <w:lang w:val="en-GB"/>
              </w:rPr>
            </w:pPr>
          </w:p>
        </w:tc>
      </w:tr>
      <w:tr w14:paraId="798C23FB">
        <w:tblPrEx>
          <w:tblBorders>
            <w:top w:val="double" w:color="auto" w:sz="6" w:space="0"/>
            <w:left w:val="double" w:color="auto" w:sz="6" w:space="0"/>
            <w:bottom w:val="double" w:color="auto" w:sz="6" w:space="0"/>
            <w:right w:val="double" w:color="auto" w:sz="6" w:space="0"/>
            <w:insideH w:val="none" w:color="auto" w:sz="0" w:space="0"/>
            <w:insideV w:val="none" w:color="auto" w:sz="0" w:space="0"/>
          </w:tblBorders>
          <w:tblCellMar>
            <w:top w:w="0" w:type="dxa"/>
            <w:left w:w="72" w:type="dxa"/>
            <w:bottom w:w="0" w:type="dxa"/>
            <w:right w:w="72" w:type="dxa"/>
          </w:tblCellMar>
        </w:tblPrEx>
        <w:trPr>
          <w:cantSplit/>
          <w:jc w:val="center"/>
        </w:trPr>
        <w:tc>
          <w:tcPr>
            <w:tcW w:w="495" w:type="dxa"/>
            <w:vMerge w:val="continue"/>
            <w:tcBorders>
              <w:left w:val="double" w:color="auto" w:sz="4" w:space="0"/>
              <w:bottom w:val="single" w:color="auto" w:sz="6" w:space="0"/>
              <w:right w:val="single" w:color="auto" w:sz="6" w:space="0"/>
            </w:tcBorders>
            <w:vAlign w:val="center"/>
          </w:tcPr>
          <w:p w14:paraId="7EAEFED5">
            <w:pPr>
              <w:jc w:val="center"/>
              <w:rPr>
                <w:rFonts w:ascii="Times New Roman" w:hAnsi="Times New Roman" w:cs="Times New Roman"/>
                <w:sz w:val="20"/>
                <w:lang w:val="en-GB"/>
              </w:rPr>
            </w:pPr>
          </w:p>
        </w:tc>
        <w:tc>
          <w:tcPr>
            <w:tcW w:w="1858" w:type="dxa"/>
            <w:vMerge w:val="continue"/>
            <w:tcBorders>
              <w:left w:val="single" w:color="auto" w:sz="6" w:space="0"/>
              <w:bottom w:val="single" w:color="auto" w:sz="6" w:space="0"/>
              <w:right w:val="single" w:color="auto" w:sz="6" w:space="0"/>
            </w:tcBorders>
          </w:tcPr>
          <w:p w14:paraId="1A733435">
            <w:pPr>
              <w:rPr>
                <w:rFonts w:ascii="Times New Roman" w:hAnsi="Times New Roman" w:cs="Times New Roman"/>
                <w:sz w:val="20"/>
                <w:lang w:val="en-GB"/>
              </w:rPr>
            </w:pPr>
          </w:p>
        </w:tc>
        <w:tc>
          <w:tcPr>
            <w:tcW w:w="619" w:type="dxa"/>
            <w:tcBorders>
              <w:top w:val="dashSmallGap" w:color="auto" w:sz="4" w:space="0"/>
              <w:left w:val="single" w:color="auto" w:sz="6" w:space="0"/>
              <w:bottom w:val="single" w:color="auto" w:sz="6" w:space="0"/>
              <w:right w:val="single" w:color="auto" w:sz="6" w:space="0"/>
            </w:tcBorders>
          </w:tcPr>
          <w:p w14:paraId="50A68E6C">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20B2B5C7">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02F46664">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7508CEA9">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6DED1C69">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3C67D205">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75F0D69D">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33664C35">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76865ACD">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1B566A9A">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5D4460CC">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23425D8F">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440BFC8F">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1AE4C9FA">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56252EFF">
            <w:pPr>
              <w:rPr>
                <w:rFonts w:ascii="Times New Roman" w:hAnsi="Times New Roman" w:cs="Times New Roman"/>
                <w:sz w:val="20"/>
                <w:lang w:val="en-GB"/>
              </w:rPr>
            </w:pPr>
          </w:p>
        </w:tc>
        <w:tc>
          <w:tcPr>
            <w:tcW w:w="806" w:type="dxa"/>
            <w:vMerge w:val="continue"/>
            <w:tcBorders>
              <w:left w:val="single" w:color="auto" w:sz="6" w:space="0"/>
              <w:bottom w:val="single" w:color="auto" w:sz="6" w:space="0"/>
              <w:right w:val="double" w:color="auto" w:sz="4" w:space="0"/>
            </w:tcBorders>
          </w:tcPr>
          <w:p w14:paraId="6B88C8CC">
            <w:pPr>
              <w:rPr>
                <w:rFonts w:ascii="Times New Roman" w:hAnsi="Times New Roman" w:cs="Times New Roman"/>
                <w:sz w:val="20"/>
                <w:lang w:val="en-GB"/>
              </w:rPr>
            </w:pPr>
          </w:p>
        </w:tc>
      </w:tr>
      <w:tr w14:paraId="2DCF0243">
        <w:tblPrEx>
          <w:tblBorders>
            <w:top w:val="double" w:color="auto" w:sz="6" w:space="0"/>
            <w:left w:val="double" w:color="auto" w:sz="6" w:space="0"/>
            <w:bottom w:val="double" w:color="auto" w:sz="6" w:space="0"/>
            <w:right w:val="double" w:color="auto" w:sz="6" w:space="0"/>
            <w:insideH w:val="none" w:color="auto" w:sz="0" w:space="0"/>
            <w:insideV w:val="none" w:color="auto" w:sz="0" w:space="0"/>
          </w:tblBorders>
          <w:tblCellMar>
            <w:top w:w="0" w:type="dxa"/>
            <w:left w:w="72" w:type="dxa"/>
            <w:bottom w:w="0" w:type="dxa"/>
            <w:right w:w="72" w:type="dxa"/>
          </w:tblCellMar>
        </w:tblPrEx>
        <w:trPr>
          <w:cantSplit/>
          <w:jc w:val="center"/>
        </w:trPr>
        <w:tc>
          <w:tcPr>
            <w:tcW w:w="495" w:type="dxa"/>
            <w:vMerge w:val="restart"/>
            <w:tcBorders>
              <w:top w:val="single" w:color="auto" w:sz="6" w:space="0"/>
              <w:left w:val="double" w:color="auto" w:sz="4" w:space="0"/>
              <w:right w:val="single" w:color="auto" w:sz="6" w:space="0"/>
            </w:tcBorders>
            <w:vAlign w:val="center"/>
          </w:tcPr>
          <w:p w14:paraId="104D475A">
            <w:pPr>
              <w:jc w:val="center"/>
              <w:rPr>
                <w:rFonts w:ascii="Times New Roman" w:hAnsi="Times New Roman" w:cs="Times New Roman"/>
                <w:sz w:val="20"/>
                <w:lang w:val="en-GB"/>
              </w:rPr>
            </w:pPr>
          </w:p>
        </w:tc>
        <w:tc>
          <w:tcPr>
            <w:tcW w:w="1858" w:type="dxa"/>
            <w:vMerge w:val="restart"/>
            <w:tcBorders>
              <w:top w:val="single" w:color="auto" w:sz="6" w:space="0"/>
              <w:left w:val="single" w:color="auto" w:sz="6" w:space="0"/>
              <w:right w:val="single" w:color="auto" w:sz="6" w:space="0"/>
            </w:tcBorders>
          </w:tcPr>
          <w:p w14:paraId="7FB70236">
            <w:pPr>
              <w:rPr>
                <w:rFonts w:ascii="Times New Roman" w:hAnsi="Times New Roman" w:cs="Times New Roman"/>
                <w:sz w:val="20"/>
                <w:lang w:val="en-GB"/>
              </w:rPr>
            </w:pPr>
          </w:p>
        </w:tc>
        <w:tc>
          <w:tcPr>
            <w:tcW w:w="619" w:type="dxa"/>
            <w:tcBorders>
              <w:top w:val="single" w:color="auto" w:sz="6" w:space="0"/>
              <w:left w:val="single" w:color="auto" w:sz="6" w:space="0"/>
              <w:bottom w:val="dashSmallGap" w:color="auto" w:sz="4" w:space="0"/>
              <w:right w:val="single" w:color="auto" w:sz="6" w:space="0"/>
            </w:tcBorders>
          </w:tcPr>
          <w:p w14:paraId="2ADCCC80">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739E2024">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1443F686">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0E552675">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73B11DAF">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6CCCB1D7">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03CF7B45">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49B8CAC6">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5147FD6C">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51D1FCDD">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7FDE81F3">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162C350D">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38FBEB3F">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337C9A37">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4E351103">
            <w:pPr>
              <w:rPr>
                <w:rFonts w:ascii="Times New Roman" w:hAnsi="Times New Roman" w:cs="Times New Roman"/>
                <w:sz w:val="20"/>
                <w:lang w:val="en-GB"/>
              </w:rPr>
            </w:pPr>
          </w:p>
        </w:tc>
        <w:tc>
          <w:tcPr>
            <w:tcW w:w="806" w:type="dxa"/>
            <w:vMerge w:val="restart"/>
            <w:tcBorders>
              <w:top w:val="single" w:color="auto" w:sz="6" w:space="0"/>
              <w:left w:val="single" w:color="auto" w:sz="6" w:space="0"/>
              <w:right w:val="double" w:color="auto" w:sz="4" w:space="0"/>
            </w:tcBorders>
            <w:vAlign w:val="center"/>
          </w:tcPr>
          <w:p w14:paraId="64DA828B">
            <w:pPr>
              <w:rPr>
                <w:rFonts w:ascii="Times New Roman" w:hAnsi="Times New Roman" w:cs="Times New Roman"/>
                <w:sz w:val="20"/>
                <w:lang w:val="en-GB"/>
              </w:rPr>
            </w:pPr>
          </w:p>
        </w:tc>
      </w:tr>
      <w:tr w14:paraId="0FA0BD63">
        <w:tblPrEx>
          <w:tblBorders>
            <w:top w:val="double" w:color="auto" w:sz="6" w:space="0"/>
            <w:left w:val="double" w:color="auto" w:sz="6" w:space="0"/>
            <w:bottom w:val="double" w:color="auto" w:sz="6" w:space="0"/>
            <w:right w:val="double" w:color="auto" w:sz="6" w:space="0"/>
            <w:insideH w:val="none" w:color="auto" w:sz="0" w:space="0"/>
            <w:insideV w:val="none" w:color="auto" w:sz="0" w:space="0"/>
          </w:tblBorders>
          <w:tblCellMar>
            <w:top w:w="0" w:type="dxa"/>
            <w:left w:w="72" w:type="dxa"/>
            <w:bottom w:w="0" w:type="dxa"/>
            <w:right w:w="72" w:type="dxa"/>
          </w:tblCellMar>
        </w:tblPrEx>
        <w:trPr>
          <w:cantSplit/>
          <w:jc w:val="center"/>
        </w:trPr>
        <w:tc>
          <w:tcPr>
            <w:tcW w:w="495" w:type="dxa"/>
            <w:vMerge w:val="continue"/>
            <w:tcBorders>
              <w:left w:val="double" w:color="auto" w:sz="4" w:space="0"/>
              <w:right w:val="single" w:color="auto" w:sz="6" w:space="0"/>
            </w:tcBorders>
            <w:vAlign w:val="center"/>
          </w:tcPr>
          <w:p w14:paraId="7996902A">
            <w:pPr>
              <w:jc w:val="center"/>
              <w:rPr>
                <w:rFonts w:ascii="Times New Roman" w:hAnsi="Times New Roman" w:cs="Times New Roman"/>
                <w:sz w:val="20"/>
                <w:lang w:val="en-GB"/>
              </w:rPr>
            </w:pPr>
          </w:p>
        </w:tc>
        <w:tc>
          <w:tcPr>
            <w:tcW w:w="1858" w:type="dxa"/>
            <w:vMerge w:val="continue"/>
            <w:tcBorders>
              <w:left w:val="single" w:color="auto" w:sz="6" w:space="0"/>
              <w:right w:val="single" w:color="auto" w:sz="6" w:space="0"/>
            </w:tcBorders>
          </w:tcPr>
          <w:p w14:paraId="20259492">
            <w:pPr>
              <w:rPr>
                <w:rFonts w:ascii="Times New Roman" w:hAnsi="Times New Roman" w:cs="Times New Roman"/>
                <w:sz w:val="20"/>
                <w:lang w:val="en-GB"/>
              </w:rPr>
            </w:pPr>
          </w:p>
        </w:tc>
        <w:tc>
          <w:tcPr>
            <w:tcW w:w="619" w:type="dxa"/>
            <w:tcBorders>
              <w:top w:val="dashSmallGap" w:color="auto" w:sz="4" w:space="0"/>
              <w:left w:val="single" w:color="auto" w:sz="6" w:space="0"/>
              <w:bottom w:val="single" w:color="auto" w:sz="6" w:space="0"/>
              <w:right w:val="single" w:color="auto" w:sz="6" w:space="0"/>
            </w:tcBorders>
          </w:tcPr>
          <w:p w14:paraId="5CC15B83">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00E08C75">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41790C24">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5BD39E4A">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606C60B0">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38C617AE">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22873C97">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392C202F">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6CDB6ECF">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3936DCD5">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08C2A4EF">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2E3E183A">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1F3433C7">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30B31071">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608A8CE6">
            <w:pPr>
              <w:rPr>
                <w:rFonts w:ascii="Times New Roman" w:hAnsi="Times New Roman" w:cs="Times New Roman"/>
                <w:sz w:val="20"/>
                <w:lang w:val="en-GB"/>
              </w:rPr>
            </w:pPr>
          </w:p>
        </w:tc>
        <w:tc>
          <w:tcPr>
            <w:tcW w:w="806" w:type="dxa"/>
            <w:vMerge w:val="continue"/>
            <w:tcBorders>
              <w:left w:val="single" w:color="auto" w:sz="6" w:space="0"/>
              <w:right w:val="double" w:color="auto" w:sz="4" w:space="0"/>
            </w:tcBorders>
            <w:vAlign w:val="center"/>
          </w:tcPr>
          <w:p w14:paraId="3E4C4931">
            <w:pPr>
              <w:rPr>
                <w:rFonts w:ascii="Times New Roman" w:hAnsi="Times New Roman" w:cs="Times New Roman"/>
                <w:sz w:val="20"/>
                <w:lang w:val="en-GB"/>
              </w:rPr>
            </w:pPr>
          </w:p>
        </w:tc>
      </w:tr>
      <w:tr w14:paraId="677CF7E8">
        <w:tblPrEx>
          <w:tblBorders>
            <w:top w:val="double" w:color="auto" w:sz="6" w:space="0"/>
            <w:left w:val="double" w:color="auto" w:sz="6" w:space="0"/>
            <w:bottom w:val="double" w:color="auto" w:sz="6" w:space="0"/>
            <w:right w:val="double" w:color="auto" w:sz="6" w:space="0"/>
            <w:insideH w:val="none" w:color="auto" w:sz="0" w:space="0"/>
            <w:insideV w:val="none" w:color="auto" w:sz="0" w:space="0"/>
          </w:tblBorders>
          <w:tblCellMar>
            <w:top w:w="0" w:type="dxa"/>
            <w:left w:w="72" w:type="dxa"/>
            <w:bottom w:w="0" w:type="dxa"/>
            <w:right w:w="72" w:type="dxa"/>
          </w:tblCellMar>
        </w:tblPrEx>
        <w:trPr>
          <w:cantSplit/>
          <w:jc w:val="center"/>
        </w:trPr>
        <w:tc>
          <w:tcPr>
            <w:tcW w:w="495" w:type="dxa"/>
            <w:vMerge w:val="restart"/>
            <w:tcBorders>
              <w:top w:val="single" w:color="auto" w:sz="6" w:space="0"/>
              <w:left w:val="double" w:color="auto" w:sz="4" w:space="0"/>
              <w:right w:val="single" w:color="auto" w:sz="6" w:space="0"/>
            </w:tcBorders>
            <w:vAlign w:val="center"/>
          </w:tcPr>
          <w:p w14:paraId="248E379D">
            <w:pPr>
              <w:jc w:val="center"/>
              <w:rPr>
                <w:rFonts w:ascii="Times New Roman" w:hAnsi="Times New Roman" w:cs="Times New Roman"/>
                <w:sz w:val="20"/>
                <w:lang w:val="en-GB"/>
              </w:rPr>
            </w:pPr>
            <w:r>
              <w:rPr>
                <w:rFonts w:ascii="Times New Roman" w:hAnsi="Times New Roman" w:cs="Times New Roman"/>
                <w:sz w:val="20"/>
                <w:lang w:val="en-GB"/>
              </w:rPr>
              <w:t>n</w:t>
            </w:r>
          </w:p>
        </w:tc>
        <w:tc>
          <w:tcPr>
            <w:tcW w:w="1858" w:type="dxa"/>
            <w:vMerge w:val="restart"/>
            <w:tcBorders>
              <w:top w:val="single" w:color="auto" w:sz="6" w:space="0"/>
              <w:left w:val="single" w:color="auto" w:sz="6" w:space="0"/>
              <w:right w:val="single" w:color="auto" w:sz="6" w:space="0"/>
            </w:tcBorders>
          </w:tcPr>
          <w:p w14:paraId="7EF841CC">
            <w:pPr>
              <w:rPr>
                <w:rFonts w:ascii="Times New Roman" w:hAnsi="Times New Roman" w:cs="Times New Roman"/>
                <w:sz w:val="20"/>
                <w:lang w:val="en-GB"/>
              </w:rPr>
            </w:pPr>
          </w:p>
        </w:tc>
        <w:tc>
          <w:tcPr>
            <w:tcW w:w="619" w:type="dxa"/>
            <w:tcBorders>
              <w:top w:val="single" w:color="auto" w:sz="6" w:space="0"/>
              <w:left w:val="single" w:color="auto" w:sz="6" w:space="0"/>
              <w:bottom w:val="dashSmallGap" w:color="auto" w:sz="4" w:space="0"/>
              <w:right w:val="single" w:color="auto" w:sz="6" w:space="0"/>
            </w:tcBorders>
          </w:tcPr>
          <w:p w14:paraId="15011F0E">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67111DF2">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16B6C028">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7BF67FF1">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3A973058">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55267A1B">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40274B5B">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3E82AAF7">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35E59575">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43A3672C">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6EB9C944">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686B1E13">
            <w:pPr>
              <w:rPr>
                <w:rFonts w:ascii="Times New Roman" w:hAnsi="Times New Roman" w:cs="Times New Roman"/>
                <w:sz w:val="20"/>
                <w:lang w:val="en-GB"/>
              </w:rPr>
            </w:pPr>
          </w:p>
        </w:tc>
        <w:tc>
          <w:tcPr>
            <w:tcW w:w="620" w:type="dxa"/>
            <w:tcBorders>
              <w:top w:val="single" w:color="auto" w:sz="6" w:space="0"/>
              <w:left w:val="single" w:color="auto" w:sz="6" w:space="0"/>
              <w:bottom w:val="dashSmallGap" w:color="auto" w:sz="4" w:space="0"/>
              <w:right w:val="single" w:color="auto" w:sz="6" w:space="0"/>
            </w:tcBorders>
          </w:tcPr>
          <w:p w14:paraId="706DC027">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3D717EAC">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4615528B">
            <w:pPr>
              <w:rPr>
                <w:rFonts w:ascii="Times New Roman" w:hAnsi="Times New Roman" w:cs="Times New Roman"/>
                <w:sz w:val="20"/>
                <w:lang w:val="en-GB"/>
              </w:rPr>
            </w:pPr>
          </w:p>
        </w:tc>
        <w:tc>
          <w:tcPr>
            <w:tcW w:w="806" w:type="dxa"/>
            <w:vMerge w:val="restart"/>
            <w:tcBorders>
              <w:top w:val="single" w:color="auto" w:sz="6" w:space="0"/>
              <w:left w:val="single" w:color="auto" w:sz="6" w:space="0"/>
              <w:right w:val="double" w:color="auto" w:sz="4" w:space="0"/>
            </w:tcBorders>
          </w:tcPr>
          <w:p w14:paraId="3B0C71F8">
            <w:pPr>
              <w:rPr>
                <w:rFonts w:ascii="Times New Roman" w:hAnsi="Times New Roman" w:cs="Times New Roman"/>
                <w:sz w:val="20"/>
                <w:lang w:val="en-GB"/>
              </w:rPr>
            </w:pPr>
          </w:p>
        </w:tc>
      </w:tr>
      <w:tr w14:paraId="06D84450">
        <w:tblPrEx>
          <w:tblBorders>
            <w:top w:val="double" w:color="auto" w:sz="6" w:space="0"/>
            <w:left w:val="double" w:color="auto" w:sz="6" w:space="0"/>
            <w:bottom w:val="double" w:color="auto" w:sz="6" w:space="0"/>
            <w:right w:val="double" w:color="auto" w:sz="6" w:space="0"/>
            <w:insideH w:val="none" w:color="auto" w:sz="0" w:space="0"/>
            <w:insideV w:val="none" w:color="auto" w:sz="0" w:space="0"/>
          </w:tblBorders>
          <w:tblCellMar>
            <w:top w:w="0" w:type="dxa"/>
            <w:left w:w="72" w:type="dxa"/>
            <w:bottom w:w="0" w:type="dxa"/>
            <w:right w:w="72" w:type="dxa"/>
          </w:tblCellMar>
        </w:tblPrEx>
        <w:trPr>
          <w:cantSplit/>
          <w:jc w:val="center"/>
        </w:trPr>
        <w:tc>
          <w:tcPr>
            <w:tcW w:w="495" w:type="dxa"/>
            <w:vMerge w:val="continue"/>
            <w:tcBorders>
              <w:left w:val="double" w:color="auto" w:sz="4" w:space="0"/>
              <w:bottom w:val="single" w:color="auto" w:sz="6" w:space="0"/>
              <w:right w:val="single" w:color="auto" w:sz="6" w:space="0"/>
            </w:tcBorders>
            <w:vAlign w:val="center"/>
          </w:tcPr>
          <w:p w14:paraId="403F5DB1">
            <w:pPr>
              <w:jc w:val="center"/>
              <w:rPr>
                <w:rFonts w:ascii="Times New Roman" w:hAnsi="Times New Roman" w:cs="Times New Roman"/>
                <w:sz w:val="20"/>
                <w:lang w:val="en-GB"/>
              </w:rPr>
            </w:pPr>
          </w:p>
        </w:tc>
        <w:tc>
          <w:tcPr>
            <w:tcW w:w="1858" w:type="dxa"/>
            <w:vMerge w:val="continue"/>
            <w:tcBorders>
              <w:left w:val="single" w:color="auto" w:sz="6" w:space="0"/>
              <w:bottom w:val="single" w:color="auto" w:sz="6" w:space="0"/>
              <w:right w:val="single" w:color="auto" w:sz="6" w:space="0"/>
            </w:tcBorders>
          </w:tcPr>
          <w:p w14:paraId="59FA240B">
            <w:pPr>
              <w:rPr>
                <w:rFonts w:ascii="Times New Roman" w:hAnsi="Times New Roman" w:cs="Times New Roman"/>
                <w:sz w:val="20"/>
                <w:lang w:val="en-GB"/>
              </w:rPr>
            </w:pPr>
          </w:p>
        </w:tc>
        <w:tc>
          <w:tcPr>
            <w:tcW w:w="619" w:type="dxa"/>
            <w:tcBorders>
              <w:top w:val="dashSmallGap" w:color="auto" w:sz="4" w:space="0"/>
              <w:bottom w:val="single" w:color="auto" w:sz="6" w:space="0"/>
            </w:tcBorders>
          </w:tcPr>
          <w:p w14:paraId="6C45A48B">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46C64D93">
            <w:pPr>
              <w:rPr>
                <w:rFonts w:ascii="Times New Roman" w:hAnsi="Times New Roman" w:cs="Times New Roman"/>
                <w:sz w:val="20"/>
                <w:lang w:val="en-GB"/>
              </w:rPr>
            </w:pPr>
          </w:p>
        </w:tc>
        <w:tc>
          <w:tcPr>
            <w:tcW w:w="620" w:type="dxa"/>
            <w:tcBorders>
              <w:top w:val="dashSmallGap" w:color="auto" w:sz="4" w:space="0"/>
              <w:bottom w:val="single" w:color="auto" w:sz="6" w:space="0"/>
            </w:tcBorders>
          </w:tcPr>
          <w:p w14:paraId="409ADB97">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0FE70BDF">
            <w:pPr>
              <w:rPr>
                <w:rFonts w:ascii="Times New Roman" w:hAnsi="Times New Roman" w:cs="Times New Roman"/>
                <w:sz w:val="20"/>
                <w:lang w:val="en-GB"/>
              </w:rPr>
            </w:pPr>
          </w:p>
        </w:tc>
        <w:tc>
          <w:tcPr>
            <w:tcW w:w="620" w:type="dxa"/>
            <w:tcBorders>
              <w:top w:val="dashSmallGap" w:color="auto" w:sz="4" w:space="0"/>
              <w:bottom w:val="single" w:color="auto" w:sz="6" w:space="0"/>
            </w:tcBorders>
          </w:tcPr>
          <w:p w14:paraId="2DBF1F96">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182B9277">
            <w:pPr>
              <w:rPr>
                <w:rFonts w:ascii="Times New Roman" w:hAnsi="Times New Roman" w:cs="Times New Roman"/>
                <w:sz w:val="20"/>
                <w:lang w:val="en-GB"/>
              </w:rPr>
            </w:pPr>
          </w:p>
        </w:tc>
        <w:tc>
          <w:tcPr>
            <w:tcW w:w="620" w:type="dxa"/>
            <w:tcBorders>
              <w:top w:val="dashSmallGap" w:color="auto" w:sz="4" w:space="0"/>
              <w:bottom w:val="single" w:color="auto" w:sz="6" w:space="0"/>
            </w:tcBorders>
          </w:tcPr>
          <w:p w14:paraId="5A9E91F5">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10523CB9">
            <w:pPr>
              <w:rPr>
                <w:rFonts w:ascii="Times New Roman" w:hAnsi="Times New Roman" w:cs="Times New Roman"/>
                <w:sz w:val="20"/>
                <w:lang w:val="en-GB"/>
              </w:rPr>
            </w:pPr>
          </w:p>
        </w:tc>
        <w:tc>
          <w:tcPr>
            <w:tcW w:w="620" w:type="dxa"/>
            <w:tcBorders>
              <w:top w:val="dashSmallGap" w:color="auto" w:sz="4" w:space="0"/>
              <w:bottom w:val="single" w:color="auto" w:sz="6" w:space="0"/>
            </w:tcBorders>
          </w:tcPr>
          <w:p w14:paraId="3DF03B15">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44175F1C">
            <w:pPr>
              <w:rPr>
                <w:rFonts w:ascii="Times New Roman" w:hAnsi="Times New Roman" w:cs="Times New Roman"/>
                <w:sz w:val="20"/>
                <w:lang w:val="en-GB"/>
              </w:rPr>
            </w:pPr>
          </w:p>
        </w:tc>
        <w:tc>
          <w:tcPr>
            <w:tcW w:w="620" w:type="dxa"/>
            <w:tcBorders>
              <w:top w:val="dashSmallGap" w:color="auto" w:sz="4" w:space="0"/>
              <w:bottom w:val="single" w:color="auto" w:sz="6" w:space="0"/>
              <w:right w:val="single" w:color="auto" w:sz="6" w:space="0"/>
            </w:tcBorders>
          </w:tcPr>
          <w:p w14:paraId="4FA87DC7">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tcBorders>
          </w:tcPr>
          <w:p w14:paraId="0DEE1583">
            <w:pPr>
              <w:rPr>
                <w:rFonts w:ascii="Times New Roman" w:hAnsi="Times New Roman" w:cs="Times New Roman"/>
                <w:sz w:val="20"/>
                <w:lang w:val="en-GB"/>
              </w:rPr>
            </w:pPr>
          </w:p>
        </w:tc>
        <w:tc>
          <w:tcPr>
            <w:tcW w:w="620" w:type="dxa"/>
            <w:tcBorders>
              <w:top w:val="dashSmallGap" w:color="auto" w:sz="4" w:space="0"/>
              <w:left w:val="single" w:color="auto" w:sz="6" w:space="0"/>
              <w:bottom w:val="single" w:color="auto" w:sz="6" w:space="0"/>
              <w:right w:val="single" w:color="auto" w:sz="6" w:space="0"/>
            </w:tcBorders>
          </w:tcPr>
          <w:p w14:paraId="01BBEA62">
            <w:pPr>
              <w:rPr>
                <w:rFonts w:ascii="Times New Roman" w:hAnsi="Times New Roman" w:cs="Times New Roman"/>
                <w:sz w:val="20"/>
                <w:lang w:val="en-GB"/>
              </w:rPr>
            </w:pPr>
          </w:p>
        </w:tc>
        <w:tc>
          <w:tcPr>
            <w:tcW w:w="806" w:type="dxa"/>
            <w:tcBorders>
              <w:top w:val="single" w:color="auto" w:sz="6" w:space="0"/>
              <w:bottom w:val="single" w:color="auto" w:sz="6" w:space="0"/>
              <w:right w:val="single" w:color="auto" w:sz="6" w:space="0"/>
            </w:tcBorders>
          </w:tcPr>
          <w:p w14:paraId="211B5006">
            <w:pPr>
              <w:rPr>
                <w:rFonts w:ascii="Times New Roman" w:hAnsi="Times New Roman" w:cs="Times New Roman"/>
                <w:sz w:val="20"/>
                <w:lang w:val="en-GB"/>
              </w:rPr>
            </w:pPr>
          </w:p>
        </w:tc>
        <w:tc>
          <w:tcPr>
            <w:tcW w:w="806" w:type="dxa"/>
            <w:tcBorders>
              <w:top w:val="single" w:color="auto" w:sz="6" w:space="0"/>
              <w:left w:val="single" w:color="auto" w:sz="6" w:space="0"/>
              <w:bottom w:val="single" w:color="auto" w:sz="6" w:space="0"/>
              <w:right w:val="single" w:color="auto" w:sz="6" w:space="0"/>
            </w:tcBorders>
          </w:tcPr>
          <w:p w14:paraId="2FD9C648">
            <w:pPr>
              <w:rPr>
                <w:rFonts w:ascii="Times New Roman" w:hAnsi="Times New Roman" w:cs="Times New Roman"/>
                <w:sz w:val="20"/>
                <w:lang w:val="en-GB"/>
              </w:rPr>
            </w:pPr>
          </w:p>
        </w:tc>
        <w:tc>
          <w:tcPr>
            <w:tcW w:w="806" w:type="dxa"/>
            <w:vMerge w:val="continue"/>
            <w:tcBorders>
              <w:left w:val="single" w:color="auto" w:sz="6" w:space="0"/>
              <w:bottom w:val="single" w:color="auto" w:sz="6" w:space="0"/>
              <w:right w:val="double" w:color="auto" w:sz="4" w:space="0"/>
            </w:tcBorders>
          </w:tcPr>
          <w:p w14:paraId="5098894E">
            <w:pPr>
              <w:rPr>
                <w:rFonts w:ascii="Times New Roman" w:hAnsi="Times New Roman" w:cs="Times New Roman"/>
                <w:sz w:val="20"/>
                <w:lang w:val="en-GB"/>
              </w:rPr>
            </w:pPr>
          </w:p>
        </w:tc>
      </w:tr>
      <w:tr w14:paraId="06439884">
        <w:tblPrEx>
          <w:tblBorders>
            <w:top w:val="double" w:color="auto" w:sz="6" w:space="0"/>
            <w:left w:val="double" w:color="auto" w:sz="6" w:space="0"/>
            <w:bottom w:val="double" w:color="auto" w:sz="6" w:space="0"/>
            <w:right w:val="double" w:color="auto" w:sz="6" w:space="0"/>
            <w:insideH w:val="none" w:color="auto" w:sz="0" w:space="0"/>
            <w:insideV w:val="none" w:color="auto" w:sz="0" w:space="0"/>
          </w:tblBorders>
          <w:tblCellMar>
            <w:top w:w="0" w:type="dxa"/>
            <w:left w:w="72" w:type="dxa"/>
            <w:bottom w:w="0" w:type="dxa"/>
            <w:right w:w="72" w:type="dxa"/>
          </w:tblCellMar>
        </w:tblPrEx>
        <w:trPr>
          <w:cantSplit/>
          <w:trHeight w:val="284" w:hRule="exact"/>
          <w:jc w:val="center"/>
        </w:trPr>
        <w:tc>
          <w:tcPr>
            <w:tcW w:w="495" w:type="dxa"/>
            <w:tcBorders>
              <w:top w:val="nil"/>
              <w:left w:val="double" w:color="auto" w:sz="4" w:space="0"/>
              <w:bottom w:val="double" w:color="auto" w:sz="4" w:space="0"/>
              <w:right w:val="nil"/>
            </w:tcBorders>
          </w:tcPr>
          <w:p w14:paraId="31C175C6">
            <w:pPr>
              <w:rPr>
                <w:rFonts w:ascii="Times New Roman" w:hAnsi="Times New Roman" w:cs="Times New Roman"/>
                <w:sz w:val="20"/>
                <w:lang w:val="en-GB"/>
              </w:rPr>
            </w:pPr>
          </w:p>
        </w:tc>
        <w:tc>
          <w:tcPr>
            <w:tcW w:w="1858" w:type="dxa"/>
            <w:tcBorders>
              <w:top w:val="nil"/>
              <w:left w:val="nil"/>
              <w:bottom w:val="double" w:color="auto" w:sz="4" w:space="0"/>
              <w:right w:val="nil"/>
            </w:tcBorders>
          </w:tcPr>
          <w:p w14:paraId="65CFF60F">
            <w:pPr>
              <w:rPr>
                <w:rFonts w:ascii="Times New Roman" w:hAnsi="Times New Roman" w:cs="Times New Roman"/>
                <w:sz w:val="20"/>
                <w:lang w:val="en-GB"/>
              </w:rPr>
            </w:pPr>
          </w:p>
        </w:tc>
        <w:tc>
          <w:tcPr>
            <w:tcW w:w="619" w:type="dxa"/>
            <w:tcBorders>
              <w:top w:val="nil"/>
              <w:left w:val="nil"/>
              <w:bottom w:val="double" w:color="auto" w:sz="4" w:space="0"/>
              <w:right w:val="nil"/>
            </w:tcBorders>
          </w:tcPr>
          <w:p w14:paraId="761F8213">
            <w:pPr>
              <w:rPr>
                <w:rFonts w:ascii="Times New Roman" w:hAnsi="Times New Roman" w:cs="Times New Roman"/>
                <w:sz w:val="20"/>
                <w:lang w:val="en-GB"/>
              </w:rPr>
            </w:pPr>
          </w:p>
        </w:tc>
        <w:tc>
          <w:tcPr>
            <w:tcW w:w="620" w:type="dxa"/>
            <w:tcBorders>
              <w:top w:val="nil"/>
              <w:left w:val="nil"/>
              <w:bottom w:val="double" w:color="auto" w:sz="4" w:space="0"/>
              <w:right w:val="nil"/>
            </w:tcBorders>
          </w:tcPr>
          <w:p w14:paraId="31CE10EF">
            <w:pPr>
              <w:rPr>
                <w:rFonts w:ascii="Times New Roman" w:hAnsi="Times New Roman" w:cs="Times New Roman"/>
                <w:sz w:val="20"/>
                <w:lang w:val="en-GB"/>
              </w:rPr>
            </w:pPr>
          </w:p>
        </w:tc>
        <w:tc>
          <w:tcPr>
            <w:tcW w:w="620" w:type="dxa"/>
            <w:tcBorders>
              <w:top w:val="nil"/>
              <w:left w:val="nil"/>
              <w:bottom w:val="double" w:color="auto" w:sz="4" w:space="0"/>
              <w:right w:val="nil"/>
            </w:tcBorders>
          </w:tcPr>
          <w:p w14:paraId="496C6861">
            <w:pPr>
              <w:rPr>
                <w:rFonts w:ascii="Times New Roman" w:hAnsi="Times New Roman" w:cs="Times New Roman"/>
                <w:sz w:val="20"/>
                <w:lang w:val="en-GB"/>
              </w:rPr>
            </w:pPr>
          </w:p>
        </w:tc>
        <w:tc>
          <w:tcPr>
            <w:tcW w:w="620" w:type="dxa"/>
            <w:tcBorders>
              <w:top w:val="nil"/>
              <w:left w:val="nil"/>
              <w:bottom w:val="double" w:color="auto" w:sz="4" w:space="0"/>
              <w:right w:val="nil"/>
            </w:tcBorders>
          </w:tcPr>
          <w:p w14:paraId="5EED3CFC">
            <w:pPr>
              <w:rPr>
                <w:rFonts w:ascii="Times New Roman" w:hAnsi="Times New Roman" w:cs="Times New Roman"/>
                <w:sz w:val="20"/>
                <w:lang w:val="en-GB"/>
              </w:rPr>
            </w:pPr>
          </w:p>
        </w:tc>
        <w:tc>
          <w:tcPr>
            <w:tcW w:w="620" w:type="dxa"/>
            <w:tcBorders>
              <w:top w:val="nil"/>
              <w:left w:val="nil"/>
              <w:bottom w:val="double" w:color="auto" w:sz="4" w:space="0"/>
              <w:right w:val="nil"/>
            </w:tcBorders>
          </w:tcPr>
          <w:p w14:paraId="4E497107">
            <w:pPr>
              <w:rPr>
                <w:rFonts w:ascii="Times New Roman" w:hAnsi="Times New Roman" w:cs="Times New Roman"/>
                <w:sz w:val="20"/>
                <w:lang w:val="en-GB"/>
              </w:rPr>
            </w:pPr>
          </w:p>
        </w:tc>
        <w:tc>
          <w:tcPr>
            <w:tcW w:w="620" w:type="dxa"/>
            <w:tcBorders>
              <w:top w:val="nil"/>
              <w:left w:val="nil"/>
              <w:bottom w:val="double" w:color="auto" w:sz="4" w:space="0"/>
              <w:right w:val="nil"/>
            </w:tcBorders>
          </w:tcPr>
          <w:p w14:paraId="7281FF71">
            <w:pPr>
              <w:rPr>
                <w:rFonts w:ascii="Times New Roman" w:hAnsi="Times New Roman" w:cs="Times New Roman"/>
                <w:sz w:val="20"/>
                <w:lang w:val="en-GB"/>
              </w:rPr>
            </w:pPr>
          </w:p>
        </w:tc>
        <w:tc>
          <w:tcPr>
            <w:tcW w:w="620" w:type="dxa"/>
            <w:tcBorders>
              <w:top w:val="nil"/>
              <w:left w:val="nil"/>
              <w:bottom w:val="double" w:color="auto" w:sz="4" w:space="0"/>
              <w:right w:val="nil"/>
            </w:tcBorders>
          </w:tcPr>
          <w:p w14:paraId="00319375">
            <w:pPr>
              <w:rPr>
                <w:rFonts w:ascii="Times New Roman" w:hAnsi="Times New Roman" w:cs="Times New Roman"/>
                <w:sz w:val="20"/>
                <w:lang w:val="en-GB"/>
              </w:rPr>
            </w:pPr>
          </w:p>
        </w:tc>
        <w:tc>
          <w:tcPr>
            <w:tcW w:w="620" w:type="dxa"/>
            <w:tcBorders>
              <w:top w:val="nil"/>
              <w:left w:val="nil"/>
              <w:bottom w:val="double" w:color="auto" w:sz="4" w:space="0"/>
              <w:right w:val="nil"/>
            </w:tcBorders>
          </w:tcPr>
          <w:p w14:paraId="08F2974B">
            <w:pPr>
              <w:rPr>
                <w:rFonts w:ascii="Times New Roman" w:hAnsi="Times New Roman" w:cs="Times New Roman"/>
                <w:sz w:val="20"/>
                <w:lang w:val="en-GB"/>
              </w:rPr>
            </w:pPr>
          </w:p>
        </w:tc>
        <w:tc>
          <w:tcPr>
            <w:tcW w:w="620" w:type="dxa"/>
            <w:tcBorders>
              <w:top w:val="nil"/>
              <w:left w:val="nil"/>
              <w:bottom w:val="double" w:color="auto" w:sz="4" w:space="0"/>
            </w:tcBorders>
          </w:tcPr>
          <w:p w14:paraId="5DA2DD08">
            <w:pPr>
              <w:rPr>
                <w:rFonts w:ascii="Times New Roman" w:hAnsi="Times New Roman" w:cs="Times New Roman"/>
                <w:sz w:val="20"/>
                <w:lang w:val="en-GB"/>
              </w:rPr>
            </w:pPr>
          </w:p>
        </w:tc>
        <w:tc>
          <w:tcPr>
            <w:tcW w:w="2480" w:type="dxa"/>
            <w:gridSpan w:val="4"/>
            <w:tcBorders>
              <w:top w:val="single" w:color="auto" w:sz="6" w:space="0"/>
              <w:left w:val="single" w:color="auto" w:sz="6" w:space="0"/>
              <w:bottom w:val="double" w:color="auto" w:sz="4" w:space="0"/>
              <w:right w:val="single" w:color="auto" w:sz="6" w:space="0"/>
            </w:tcBorders>
            <w:vAlign w:val="center"/>
          </w:tcPr>
          <w:p w14:paraId="4C065A62">
            <w:pPr>
              <w:rPr>
                <w:rFonts w:ascii="Times New Roman" w:hAnsi="Times New Roman" w:cs="Times New Roman"/>
                <w:b/>
                <w:sz w:val="20"/>
                <w:lang w:val="en-GB"/>
              </w:rPr>
            </w:pPr>
            <w:r>
              <w:rPr>
                <w:rFonts w:ascii="Times New Roman" w:hAnsi="Times New Roman" w:cs="Times New Roman"/>
                <w:b/>
                <w:sz w:val="20"/>
                <w:lang w:val="en-GB"/>
              </w:rPr>
              <w:t>Total</w:t>
            </w:r>
          </w:p>
        </w:tc>
        <w:tc>
          <w:tcPr>
            <w:tcW w:w="806" w:type="dxa"/>
            <w:tcBorders>
              <w:top w:val="single" w:color="auto" w:sz="6" w:space="0"/>
              <w:bottom w:val="double" w:color="auto" w:sz="4" w:space="0"/>
              <w:right w:val="single" w:color="auto" w:sz="6" w:space="0"/>
            </w:tcBorders>
          </w:tcPr>
          <w:p w14:paraId="2AC62E08">
            <w:pPr>
              <w:rPr>
                <w:rFonts w:ascii="Times New Roman" w:hAnsi="Times New Roman" w:cs="Times New Roman"/>
                <w:sz w:val="20"/>
                <w:lang w:val="en-GB"/>
              </w:rPr>
            </w:pPr>
          </w:p>
        </w:tc>
        <w:tc>
          <w:tcPr>
            <w:tcW w:w="806" w:type="dxa"/>
            <w:tcBorders>
              <w:top w:val="single" w:color="auto" w:sz="6" w:space="0"/>
              <w:left w:val="single" w:color="auto" w:sz="6" w:space="0"/>
              <w:bottom w:val="double" w:color="auto" w:sz="4" w:space="0"/>
              <w:right w:val="single" w:color="auto" w:sz="6" w:space="0"/>
            </w:tcBorders>
          </w:tcPr>
          <w:p w14:paraId="0FE0A6E0">
            <w:pPr>
              <w:rPr>
                <w:rFonts w:ascii="Times New Roman" w:hAnsi="Times New Roman" w:cs="Times New Roman"/>
                <w:sz w:val="20"/>
                <w:lang w:val="en-GB"/>
              </w:rPr>
            </w:pPr>
          </w:p>
        </w:tc>
        <w:tc>
          <w:tcPr>
            <w:tcW w:w="806" w:type="dxa"/>
            <w:tcBorders>
              <w:top w:val="single" w:color="auto" w:sz="6" w:space="0"/>
              <w:left w:val="single" w:color="auto" w:sz="6" w:space="0"/>
              <w:bottom w:val="double" w:color="auto" w:sz="4" w:space="0"/>
              <w:right w:val="double" w:color="auto" w:sz="4" w:space="0"/>
            </w:tcBorders>
          </w:tcPr>
          <w:p w14:paraId="386E9B2B">
            <w:pPr>
              <w:rPr>
                <w:rFonts w:ascii="Times New Roman" w:hAnsi="Times New Roman" w:cs="Times New Roman"/>
                <w:sz w:val="20"/>
                <w:lang w:val="en-GB"/>
              </w:rPr>
            </w:pPr>
          </w:p>
        </w:tc>
      </w:tr>
    </w:tbl>
    <w:p w14:paraId="6A3EB5E6">
      <w:pPr>
        <w:tabs>
          <w:tab w:val="left" w:pos="2340"/>
        </w:tabs>
        <w:rPr>
          <w:rFonts w:ascii="Times New Roman" w:hAnsi="Times New Roman" w:cs="Times New Roman"/>
          <w:sz w:val="20"/>
          <w:lang w:val="en-GB"/>
        </w:rPr>
      </w:pPr>
    </w:p>
    <w:p w14:paraId="02D5305E">
      <w:pPr>
        <w:pStyle w:val="34"/>
        <w:rPr>
          <w:rFonts w:ascii="Times New Roman" w:hAnsi="Times New Roman" w:cs="Times New Roman"/>
          <w:sz w:val="20"/>
          <w:lang w:val="en-GB"/>
        </w:rPr>
      </w:pPr>
      <w:r>
        <w:rPr>
          <w:rFonts w:ascii="Times New Roman" w:hAnsi="Times New Roman" w:cs="Times New Roman"/>
          <w:sz w:val="20"/>
          <w:lang w:val="en-GB"/>
        </w:rPr>
        <w:t xml:space="preserve">1     </w:t>
      </w:r>
      <w:r>
        <w:rPr>
          <w:rFonts w:ascii="Times New Roman" w:hAnsi="Times New Roman" w:cs="Times New Roman"/>
          <w:sz w:val="20"/>
          <w:lang w:val="en-GB"/>
        </w:rPr>
        <w:tab/>
      </w:r>
      <w:r>
        <w:rPr>
          <w:rFonts w:ascii="Times New Roman" w:hAnsi="Times New Roman" w:cs="Times New Roman"/>
          <w:sz w:val="20"/>
          <w:lang w:val="en-GB"/>
        </w:rPr>
        <w:t>For Professional Staff the input should be indicated individually; for Support Staff it should be indicated by category (e.g.: draftsmen, clerical staff, etc.).</w:t>
      </w:r>
    </w:p>
    <w:p w14:paraId="47AD4AA2">
      <w:pPr>
        <w:tabs>
          <w:tab w:val="left" w:pos="360"/>
        </w:tabs>
        <w:rPr>
          <w:rFonts w:ascii="Times New Roman" w:hAnsi="Times New Roman" w:cs="Times New Roman"/>
          <w:sz w:val="20"/>
          <w:lang w:val="en-GB"/>
        </w:rPr>
      </w:pPr>
      <w:r>
        <w:rPr>
          <w:rFonts w:ascii="Times New Roman" w:hAnsi="Times New Roman" w:cs="Times New Roman"/>
          <w:sz w:val="20"/>
          <w:lang w:val="en-GB"/>
        </w:rPr>
        <w:t>2</w:t>
      </w:r>
      <w:r>
        <w:rPr>
          <w:rFonts w:ascii="Times New Roman" w:hAnsi="Times New Roman" w:cs="Times New Roman"/>
          <w:sz w:val="20"/>
          <w:lang w:val="en-GB"/>
        </w:rPr>
        <w:tab/>
      </w:r>
      <w:r>
        <w:rPr>
          <w:rFonts w:ascii="Times New Roman" w:hAnsi="Times New Roman" w:cs="Times New Roman"/>
          <w:sz w:val="20"/>
          <w:lang w:val="en-GB"/>
        </w:rPr>
        <w:t>Months are counted from the start of the assignment.  For each staff indicate separately staff-month input for home and field work.</w:t>
      </w:r>
    </w:p>
    <w:p w14:paraId="5E150371">
      <w:pPr>
        <w:rPr>
          <w:rFonts w:ascii="Times New Roman" w:hAnsi="Times New Roman" w:cs="Times New Roman"/>
          <w:lang w:val="en-GB"/>
        </w:rPr>
      </w:pPr>
    </w:p>
    <w:p w14:paraId="6731E7AE">
      <w:pPr>
        <w:rPr>
          <w:rFonts w:ascii="Times New Roman" w:hAnsi="Times New Roman" w:cs="Times New Roman"/>
        </w:rPr>
        <w:sectPr>
          <w:type w:val="nextColumn"/>
          <w:pgSz w:w="16834" w:h="11909" w:orient="landscape"/>
          <w:pgMar w:top="1440" w:right="1440" w:bottom="1440" w:left="1440" w:header="720" w:footer="720" w:gutter="0"/>
          <w:cols w:space="708" w:num="1"/>
          <w:docGrid w:linePitch="360" w:charSpace="0"/>
        </w:sectPr>
      </w:pPr>
    </w:p>
    <w:p w14:paraId="0091F20E">
      <w:pPr>
        <w:pStyle w:val="4"/>
        <w:jc w:val="center"/>
        <w:rPr>
          <w:rFonts w:ascii="Times New Roman" w:hAnsi="Times New Roman" w:cs="Times New Roman"/>
        </w:rPr>
      </w:pPr>
      <w:bookmarkStart w:id="846" w:name="_Toc140186410"/>
      <w:bookmarkStart w:id="847" w:name="_Toc67815174"/>
      <w:bookmarkStart w:id="848" w:name="_Toc506545797"/>
      <w:r>
        <w:rPr>
          <w:rFonts w:ascii="Times New Roman" w:hAnsi="Times New Roman" w:cs="Times New Roman"/>
          <w:b w:val="0"/>
          <w:bCs w:val="0"/>
        </w:rPr>
        <w:t>Form 4A8</w:t>
      </w:r>
      <w:r>
        <w:rPr>
          <w:rFonts w:ascii="Times New Roman" w:hAnsi="Times New Roman" w:cs="Times New Roman"/>
          <w:b w:val="0"/>
          <w:bCs w:val="0"/>
        </w:rPr>
        <w:tab/>
      </w:r>
      <w:r>
        <w:rPr>
          <w:rFonts w:ascii="Times New Roman" w:hAnsi="Times New Roman" w:cs="Times New Roman"/>
          <w:b w:val="0"/>
          <w:bCs w:val="0"/>
        </w:rPr>
        <w:t>Curriculum Vitae (CV) for Each Proposed Professional Staff</w:t>
      </w:r>
      <w:bookmarkEnd w:id="846"/>
      <w:bookmarkEnd w:id="847"/>
      <w:bookmarkEnd w:id="848"/>
    </w:p>
    <w:p w14:paraId="79FFAF84">
      <w:pPr>
        <w:rPr>
          <w:rFonts w:ascii="Times New Roman" w:hAnsi="Times New Roman" w:cs="Times New Roman"/>
          <w:lang w:val="en-GB" w:eastAsia="it-IT"/>
        </w:rPr>
      </w:pPr>
    </w:p>
    <w:tbl>
      <w:tblPr>
        <w:tblStyle w:val="12"/>
        <w:tblW w:w="0" w:type="auto"/>
        <w:tblInd w:w="0" w:type="dxa"/>
        <w:tblLayout w:type="autofit"/>
        <w:tblCellMar>
          <w:top w:w="0" w:type="dxa"/>
          <w:left w:w="108" w:type="dxa"/>
          <w:bottom w:w="0" w:type="dxa"/>
          <w:right w:w="108" w:type="dxa"/>
        </w:tblCellMar>
      </w:tblPr>
      <w:tblGrid>
        <w:gridCol w:w="463"/>
        <w:gridCol w:w="3485"/>
        <w:gridCol w:w="720"/>
        <w:gridCol w:w="1226"/>
        <w:gridCol w:w="1148"/>
        <w:gridCol w:w="1133"/>
        <w:gridCol w:w="1070"/>
      </w:tblGrid>
      <w:tr w14:paraId="25656658">
        <w:tblPrEx>
          <w:tblCellMar>
            <w:top w:w="0" w:type="dxa"/>
            <w:left w:w="108" w:type="dxa"/>
            <w:bottom w:w="0" w:type="dxa"/>
            <w:right w:w="108" w:type="dxa"/>
          </w:tblCellMar>
        </w:tblPrEx>
        <w:trPr>
          <w:trHeight w:val="917" w:hRule="atLeast"/>
        </w:trPr>
        <w:tc>
          <w:tcPr>
            <w:tcW w:w="463" w:type="dxa"/>
            <w:tcBorders>
              <w:top w:val="single" w:color="auto" w:sz="18" w:space="0"/>
              <w:left w:val="single" w:color="auto" w:sz="18" w:space="0"/>
            </w:tcBorders>
          </w:tcPr>
          <w:p w14:paraId="60FD5024">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1</w:t>
            </w:r>
          </w:p>
        </w:tc>
        <w:tc>
          <w:tcPr>
            <w:tcW w:w="3485" w:type="dxa"/>
            <w:tcBorders>
              <w:top w:val="single" w:color="auto" w:sz="18" w:space="0"/>
            </w:tcBorders>
          </w:tcPr>
          <w:p w14:paraId="70F85DC0">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 xml:space="preserve">PROPOSED POSITION FOR </w:t>
            </w:r>
          </w:p>
          <w:p w14:paraId="03318571">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THIS PROJECT</w:t>
            </w:r>
          </w:p>
        </w:tc>
        <w:tc>
          <w:tcPr>
            <w:tcW w:w="5297" w:type="dxa"/>
            <w:gridSpan w:val="5"/>
            <w:tcBorders>
              <w:top w:val="single" w:color="auto" w:sz="18" w:space="0"/>
              <w:right w:val="single" w:color="auto" w:sz="18" w:space="0"/>
            </w:tcBorders>
          </w:tcPr>
          <w:p w14:paraId="1DD8E8BD">
            <w:pPr>
              <w:spacing w:before="180" w:after="180"/>
              <w:jc w:val="both"/>
              <w:rPr>
                <w:rFonts w:ascii="Times New Roman" w:hAnsi="Times New Roman" w:cs="Times New Roman"/>
                <w:i/>
                <w:iCs/>
                <w:sz w:val="20"/>
                <w:szCs w:val="20"/>
                <w:lang w:val="en-GB" w:eastAsia="it-IT"/>
              </w:rPr>
            </w:pPr>
            <w:r>
              <w:rPr>
                <w:rFonts w:ascii="Times New Roman" w:hAnsi="Times New Roman" w:cs="Times New Roman"/>
                <w:i/>
                <w:iCs/>
                <w:sz w:val="20"/>
                <w:szCs w:val="20"/>
                <w:lang w:val="en-GB" w:eastAsia="it-IT"/>
              </w:rPr>
              <w:t>[From the Terms of Reference, state the position which the Consultant will be engaged. Only one candidate shall be nominated for each position].</w:t>
            </w:r>
          </w:p>
        </w:tc>
      </w:tr>
      <w:tr w14:paraId="59CD18B5">
        <w:tblPrEx>
          <w:tblCellMar>
            <w:top w:w="0" w:type="dxa"/>
            <w:left w:w="108" w:type="dxa"/>
            <w:bottom w:w="0" w:type="dxa"/>
            <w:right w:w="108" w:type="dxa"/>
          </w:tblCellMar>
        </w:tblPrEx>
        <w:tc>
          <w:tcPr>
            <w:tcW w:w="463" w:type="dxa"/>
            <w:tcBorders>
              <w:left w:val="single" w:color="auto" w:sz="18" w:space="0"/>
            </w:tcBorders>
          </w:tcPr>
          <w:p w14:paraId="3E13F39E">
            <w:pPr>
              <w:pStyle w:val="25"/>
              <w:spacing w:before="180" w:after="180"/>
              <w:rPr>
                <w:rFonts w:ascii="Times New Roman" w:hAnsi="Times New Roman" w:cs="Times New Roman"/>
                <w:lang w:val="en-GB" w:eastAsia="it-IT"/>
              </w:rPr>
            </w:pPr>
            <w:r>
              <w:rPr>
                <w:rFonts w:ascii="Times New Roman" w:hAnsi="Times New Roman" w:cs="Times New Roman"/>
                <w:lang w:val="en-GB" w:eastAsia="it-IT"/>
              </w:rPr>
              <w:t>2</w:t>
            </w:r>
          </w:p>
        </w:tc>
        <w:tc>
          <w:tcPr>
            <w:tcW w:w="3485" w:type="dxa"/>
          </w:tcPr>
          <w:p w14:paraId="1E75D056">
            <w:pPr>
              <w:pStyle w:val="25"/>
              <w:spacing w:before="180" w:after="180"/>
              <w:rPr>
                <w:rFonts w:ascii="Times New Roman" w:hAnsi="Times New Roman" w:cs="Times New Roman"/>
                <w:lang w:val="en-GB" w:eastAsia="it-IT"/>
              </w:rPr>
            </w:pPr>
            <w:r>
              <w:rPr>
                <w:rFonts w:ascii="Times New Roman" w:hAnsi="Times New Roman" w:cs="Times New Roman"/>
                <w:lang w:val="en-GB" w:eastAsia="it-IT"/>
              </w:rPr>
              <w:t>NAME OF PERSON</w:t>
            </w:r>
          </w:p>
        </w:tc>
        <w:tc>
          <w:tcPr>
            <w:tcW w:w="5297" w:type="dxa"/>
            <w:gridSpan w:val="5"/>
            <w:tcBorders>
              <w:right w:val="single" w:color="auto" w:sz="18" w:space="0"/>
            </w:tcBorders>
          </w:tcPr>
          <w:p w14:paraId="28C64836">
            <w:pPr>
              <w:spacing w:before="180" w:after="180"/>
              <w:jc w:val="both"/>
              <w:rPr>
                <w:rFonts w:ascii="Times New Roman" w:hAnsi="Times New Roman" w:cs="Times New Roman"/>
                <w:i/>
                <w:iCs/>
                <w:sz w:val="20"/>
                <w:szCs w:val="20"/>
                <w:lang w:val="en-GB" w:eastAsia="it-IT"/>
              </w:rPr>
            </w:pPr>
            <w:r>
              <w:rPr>
                <w:rFonts w:ascii="Times New Roman" w:hAnsi="Times New Roman" w:cs="Times New Roman"/>
                <w:i/>
                <w:iCs/>
                <w:sz w:val="20"/>
                <w:szCs w:val="20"/>
                <w:lang w:val="en-GB" w:eastAsia="it-IT"/>
              </w:rPr>
              <w:t>[state full name]</w:t>
            </w:r>
          </w:p>
        </w:tc>
      </w:tr>
      <w:tr w14:paraId="14DBC088">
        <w:tblPrEx>
          <w:tblCellMar>
            <w:top w:w="0" w:type="dxa"/>
            <w:left w:w="108" w:type="dxa"/>
            <w:bottom w:w="0" w:type="dxa"/>
            <w:right w:w="108" w:type="dxa"/>
          </w:tblCellMar>
        </w:tblPrEx>
        <w:tc>
          <w:tcPr>
            <w:tcW w:w="463" w:type="dxa"/>
            <w:tcBorders>
              <w:left w:val="single" w:color="auto" w:sz="18" w:space="0"/>
            </w:tcBorders>
          </w:tcPr>
          <w:p w14:paraId="2C39B078">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3</w:t>
            </w:r>
          </w:p>
        </w:tc>
        <w:tc>
          <w:tcPr>
            <w:tcW w:w="3485" w:type="dxa"/>
          </w:tcPr>
          <w:p w14:paraId="3C33C7D5">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DATE OF BIRTH</w:t>
            </w:r>
          </w:p>
        </w:tc>
        <w:tc>
          <w:tcPr>
            <w:tcW w:w="5297" w:type="dxa"/>
            <w:gridSpan w:val="5"/>
            <w:tcBorders>
              <w:right w:val="single" w:color="auto" w:sz="18" w:space="0"/>
            </w:tcBorders>
          </w:tcPr>
          <w:p w14:paraId="298600DC">
            <w:pPr>
              <w:spacing w:before="180" w:after="180"/>
              <w:jc w:val="both"/>
              <w:rPr>
                <w:rFonts w:ascii="Times New Roman" w:hAnsi="Times New Roman" w:cs="Times New Roman"/>
                <w:sz w:val="20"/>
                <w:szCs w:val="20"/>
                <w:lang w:val="en-GB" w:eastAsia="it-IT"/>
              </w:rPr>
            </w:pPr>
          </w:p>
        </w:tc>
      </w:tr>
      <w:tr w14:paraId="068E8508">
        <w:tblPrEx>
          <w:tblCellMar>
            <w:top w:w="0" w:type="dxa"/>
            <w:left w:w="108" w:type="dxa"/>
            <w:bottom w:w="0" w:type="dxa"/>
            <w:right w:w="108" w:type="dxa"/>
          </w:tblCellMar>
        </w:tblPrEx>
        <w:tc>
          <w:tcPr>
            <w:tcW w:w="463" w:type="dxa"/>
            <w:tcBorders>
              <w:left w:val="single" w:color="auto" w:sz="18" w:space="0"/>
              <w:bottom w:val="single" w:color="auto" w:sz="18" w:space="0"/>
            </w:tcBorders>
          </w:tcPr>
          <w:p w14:paraId="4D75D542">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4</w:t>
            </w:r>
          </w:p>
        </w:tc>
        <w:tc>
          <w:tcPr>
            <w:tcW w:w="3485" w:type="dxa"/>
            <w:tcBorders>
              <w:bottom w:val="single" w:color="auto" w:sz="18" w:space="0"/>
            </w:tcBorders>
          </w:tcPr>
          <w:p w14:paraId="3C831321">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NATIONALITY</w:t>
            </w:r>
          </w:p>
        </w:tc>
        <w:tc>
          <w:tcPr>
            <w:tcW w:w="5297" w:type="dxa"/>
            <w:gridSpan w:val="5"/>
            <w:tcBorders>
              <w:bottom w:val="single" w:color="auto" w:sz="18" w:space="0"/>
              <w:right w:val="single" w:color="auto" w:sz="18" w:space="0"/>
            </w:tcBorders>
          </w:tcPr>
          <w:p w14:paraId="0B819DC7">
            <w:pPr>
              <w:spacing w:before="180" w:after="180"/>
              <w:jc w:val="both"/>
              <w:rPr>
                <w:rFonts w:ascii="Times New Roman" w:hAnsi="Times New Roman" w:cs="Times New Roman"/>
                <w:sz w:val="20"/>
                <w:szCs w:val="20"/>
                <w:lang w:val="en-GB" w:eastAsia="it-IT"/>
              </w:rPr>
            </w:pPr>
          </w:p>
        </w:tc>
      </w:tr>
      <w:tr w14:paraId="6B26D38B">
        <w:tblPrEx>
          <w:tblCellMar>
            <w:top w:w="0" w:type="dxa"/>
            <w:left w:w="108" w:type="dxa"/>
            <w:bottom w:w="0" w:type="dxa"/>
            <w:right w:w="108" w:type="dxa"/>
          </w:tblCellMar>
        </w:tblPrEx>
        <w:tc>
          <w:tcPr>
            <w:tcW w:w="463" w:type="dxa"/>
            <w:tcBorders>
              <w:top w:val="single" w:color="auto" w:sz="18" w:space="0"/>
              <w:left w:val="single" w:color="auto" w:sz="18" w:space="0"/>
            </w:tcBorders>
          </w:tcPr>
          <w:p w14:paraId="24923E0D">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5</w:t>
            </w:r>
          </w:p>
        </w:tc>
        <w:tc>
          <w:tcPr>
            <w:tcW w:w="3485" w:type="dxa"/>
            <w:tcBorders>
              <w:top w:val="single" w:color="auto" w:sz="18" w:space="0"/>
            </w:tcBorders>
          </w:tcPr>
          <w:p w14:paraId="196350C4">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MEMBERSHIP IN PROFESSIONAL</w:t>
            </w:r>
          </w:p>
          <w:p w14:paraId="121E3317">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SOCIETIES</w:t>
            </w:r>
          </w:p>
        </w:tc>
        <w:tc>
          <w:tcPr>
            <w:tcW w:w="5297" w:type="dxa"/>
            <w:gridSpan w:val="5"/>
            <w:tcBorders>
              <w:top w:val="single" w:color="auto" w:sz="18" w:space="0"/>
              <w:right w:val="single" w:color="auto" w:sz="18" w:space="0"/>
            </w:tcBorders>
          </w:tcPr>
          <w:p w14:paraId="2B9AC290">
            <w:pPr>
              <w:spacing w:before="180" w:after="180"/>
              <w:jc w:val="both"/>
              <w:rPr>
                <w:rFonts w:ascii="Times New Roman" w:hAnsi="Times New Roman" w:cs="Times New Roman"/>
                <w:i/>
                <w:iCs/>
                <w:sz w:val="20"/>
                <w:szCs w:val="20"/>
                <w:lang w:val="en-GB" w:eastAsia="it-IT"/>
              </w:rPr>
            </w:pPr>
            <w:r>
              <w:rPr>
                <w:rFonts w:ascii="Times New Roman" w:hAnsi="Times New Roman" w:cs="Times New Roman"/>
                <w:i/>
                <w:iCs/>
                <w:sz w:val="20"/>
                <w:szCs w:val="20"/>
                <w:lang w:val="en-GB" w:eastAsia="it-IT"/>
              </w:rPr>
              <w:t>[state rank and name of society and year of attaining that rank].</w:t>
            </w:r>
          </w:p>
        </w:tc>
      </w:tr>
      <w:tr w14:paraId="525E96F4">
        <w:tblPrEx>
          <w:tblCellMar>
            <w:top w:w="0" w:type="dxa"/>
            <w:left w:w="108" w:type="dxa"/>
            <w:bottom w:w="0" w:type="dxa"/>
            <w:right w:w="108" w:type="dxa"/>
          </w:tblCellMar>
        </w:tblPrEx>
        <w:tc>
          <w:tcPr>
            <w:tcW w:w="463" w:type="dxa"/>
            <w:tcBorders>
              <w:left w:val="single" w:color="auto" w:sz="18" w:space="0"/>
            </w:tcBorders>
          </w:tcPr>
          <w:p w14:paraId="4B8E7567">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6</w:t>
            </w:r>
          </w:p>
        </w:tc>
        <w:tc>
          <w:tcPr>
            <w:tcW w:w="3485" w:type="dxa"/>
          </w:tcPr>
          <w:p w14:paraId="333ADEA3">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EDUCATION:</w:t>
            </w:r>
          </w:p>
        </w:tc>
        <w:tc>
          <w:tcPr>
            <w:tcW w:w="5297" w:type="dxa"/>
            <w:gridSpan w:val="5"/>
            <w:tcBorders>
              <w:right w:val="single" w:color="auto" w:sz="18" w:space="0"/>
            </w:tcBorders>
          </w:tcPr>
          <w:p w14:paraId="747BF478">
            <w:pPr>
              <w:spacing w:before="180" w:after="180"/>
              <w:jc w:val="both"/>
              <w:rPr>
                <w:rFonts w:ascii="Times New Roman" w:hAnsi="Times New Roman" w:cs="Times New Roman"/>
                <w:i/>
                <w:iCs/>
                <w:sz w:val="20"/>
                <w:szCs w:val="20"/>
                <w:lang w:val="en-GB" w:eastAsia="it-IT"/>
              </w:rPr>
            </w:pPr>
            <w:r>
              <w:rPr>
                <w:rFonts w:ascii="Times New Roman" w:hAnsi="Times New Roman" w:cs="Times New Roman"/>
                <w:i/>
                <w:iCs/>
                <w:sz w:val="20"/>
                <w:szCs w:val="20"/>
                <w:lang w:val="en-GB" w:eastAsia="it-IT"/>
              </w:rPr>
              <w:t>[list all the colleges/universities which the consultant attended, stating degrees obtained, and dates, and list any other specialised education of the consultant].</w:t>
            </w:r>
          </w:p>
        </w:tc>
      </w:tr>
      <w:tr w14:paraId="6688E2E7">
        <w:tblPrEx>
          <w:tblCellMar>
            <w:top w:w="0" w:type="dxa"/>
            <w:left w:w="108" w:type="dxa"/>
            <w:bottom w:w="0" w:type="dxa"/>
            <w:right w:w="108" w:type="dxa"/>
          </w:tblCellMar>
        </w:tblPrEx>
        <w:tc>
          <w:tcPr>
            <w:tcW w:w="463" w:type="dxa"/>
            <w:tcBorders>
              <w:left w:val="single" w:color="auto" w:sz="18" w:space="0"/>
            </w:tcBorders>
          </w:tcPr>
          <w:p w14:paraId="11D1F61F">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7</w:t>
            </w:r>
          </w:p>
        </w:tc>
        <w:tc>
          <w:tcPr>
            <w:tcW w:w="3485" w:type="dxa"/>
          </w:tcPr>
          <w:p w14:paraId="3EDBB0D2">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OTHER TRAINING</w:t>
            </w:r>
          </w:p>
        </w:tc>
        <w:tc>
          <w:tcPr>
            <w:tcW w:w="5297" w:type="dxa"/>
            <w:gridSpan w:val="5"/>
            <w:tcBorders>
              <w:right w:val="single" w:color="auto" w:sz="18" w:space="0"/>
            </w:tcBorders>
          </w:tcPr>
          <w:p w14:paraId="0D1B2C8D">
            <w:pPr>
              <w:spacing w:before="180" w:after="180"/>
              <w:jc w:val="both"/>
              <w:rPr>
                <w:rFonts w:ascii="Times New Roman" w:hAnsi="Times New Roman" w:cs="Times New Roman"/>
                <w:i/>
                <w:iCs/>
                <w:sz w:val="20"/>
                <w:szCs w:val="20"/>
                <w:lang w:val="en-GB" w:eastAsia="it-IT"/>
              </w:rPr>
            </w:pPr>
            <w:r>
              <w:rPr>
                <w:rFonts w:ascii="Times New Roman" w:hAnsi="Times New Roman" w:cs="Times New Roman"/>
                <w:i/>
                <w:iCs/>
                <w:sz w:val="20"/>
                <w:szCs w:val="20"/>
                <w:lang w:val="en-GB" w:eastAsia="it-IT"/>
              </w:rPr>
              <w:t>[indicate significant training since degrees under EDUCATION were obtained, which is pertinent to the proposed tasks of the consultant].</w:t>
            </w:r>
          </w:p>
        </w:tc>
      </w:tr>
      <w:tr w14:paraId="35962DDF">
        <w:tblPrEx>
          <w:tblCellMar>
            <w:top w:w="0" w:type="dxa"/>
            <w:left w:w="108" w:type="dxa"/>
            <w:bottom w:w="0" w:type="dxa"/>
            <w:right w:w="108" w:type="dxa"/>
          </w:tblCellMar>
        </w:tblPrEx>
        <w:trPr>
          <w:trHeight w:val="703" w:hRule="atLeast"/>
        </w:trPr>
        <w:tc>
          <w:tcPr>
            <w:tcW w:w="463" w:type="dxa"/>
            <w:tcBorders>
              <w:left w:val="single" w:color="auto" w:sz="18" w:space="0"/>
            </w:tcBorders>
          </w:tcPr>
          <w:p w14:paraId="2C75B546">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8</w:t>
            </w:r>
          </w:p>
        </w:tc>
        <w:tc>
          <w:tcPr>
            <w:tcW w:w="3485" w:type="dxa"/>
            <w:vMerge w:val="restart"/>
          </w:tcPr>
          <w:p w14:paraId="3AB813D9">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LANGUAGES &amp; DEGREE OF</w:t>
            </w:r>
          </w:p>
          <w:p w14:paraId="42DE485E">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PROFICIENCY</w:t>
            </w:r>
          </w:p>
        </w:tc>
        <w:tc>
          <w:tcPr>
            <w:tcW w:w="1946" w:type="dxa"/>
            <w:gridSpan w:val="2"/>
          </w:tcPr>
          <w:p w14:paraId="648B2480">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Language</w:t>
            </w:r>
          </w:p>
        </w:tc>
        <w:tc>
          <w:tcPr>
            <w:tcW w:w="1148" w:type="dxa"/>
          </w:tcPr>
          <w:p w14:paraId="490420FC">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Speaking</w:t>
            </w:r>
          </w:p>
        </w:tc>
        <w:tc>
          <w:tcPr>
            <w:tcW w:w="1133" w:type="dxa"/>
          </w:tcPr>
          <w:p w14:paraId="3E723F42">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Reading</w:t>
            </w:r>
          </w:p>
        </w:tc>
        <w:tc>
          <w:tcPr>
            <w:tcW w:w="1070" w:type="dxa"/>
            <w:tcBorders>
              <w:right w:val="single" w:color="auto" w:sz="18" w:space="0"/>
            </w:tcBorders>
          </w:tcPr>
          <w:p w14:paraId="3FF1AD67">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Writing</w:t>
            </w:r>
          </w:p>
        </w:tc>
      </w:tr>
      <w:tr w14:paraId="3B08DA1D">
        <w:tblPrEx>
          <w:tblCellMar>
            <w:top w:w="0" w:type="dxa"/>
            <w:left w:w="108" w:type="dxa"/>
            <w:bottom w:w="0" w:type="dxa"/>
            <w:right w:w="108" w:type="dxa"/>
          </w:tblCellMar>
        </w:tblPrEx>
        <w:trPr>
          <w:trHeight w:val="702" w:hRule="atLeast"/>
        </w:trPr>
        <w:tc>
          <w:tcPr>
            <w:tcW w:w="463" w:type="dxa"/>
            <w:tcBorders>
              <w:left w:val="single" w:color="auto" w:sz="18" w:space="0"/>
            </w:tcBorders>
          </w:tcPr>
          <w:p w14:paraId="5D6A9B9A">
            <w:pPr>
              <w:spacing w:before="180" w:after="180"/>
              <w:rPr>
                <w:rFonts w:ascii="Times New Roman" w:hAnsi="Times New Roman" w:cs="Times New Roman"/>
                <w:sz w:val="20"/>
                <w:szCs w:val="20"/>
                <w:lang w:val="en-GB" w:eastAsia="it-IT"/>
              </w:rPr>
            </w:pPr>
          </w:p>
        </w:tc>
        <w:tc>
          <w:tcPr>
            <w:tcW w:w="3485" w:type="dxa"/>
            <w:vMerge w:val="continue"/>
          </w:tcPr>
          <w:p w14:paraId="5DE049BF">
            <w:pPr>
              <w:spacing w:before="180" w:after="180"/>
              <w:rPr>
                <w:rFonts w:ascii="Times New Roman" w:hAnsi="Times New Roman" w:cs="Times New Roman"/>
                <w:sz w:val="20"/>
                <w:szCs w:val="20"/>
                <w:lang w:val="en-GB" w:eastAsia="it-IT"/>
              </w:rPr>
            </w:pPr>
          </w:p>
        </w:tc>
        <w:tc>
          <w:tcPr>
            <w:tcW w:w="1946" w:type="dxa"/>
            <w:gridSpan w:val="2"/>
          </w:tcPr>
          <w:p w14:paraId="007A0652">
            <w:pPr>
              <w:spacing w:before="180" w:after="180"/>
              <w:rPr>
                <w:rFonts w:ascii="Times New Roman" w:hAnsi="Times New Roman" w:cs="Times New Roman"/>
                <w:i/>
                <w:iCs/>
                <w:sz w:val="20"/>
                <w:szCs w:val="20"/>
                <w:lang w:val="en-GB" w:eastAsia="it-IT"/>
              </w:rPr>
            </w:pPr>
            <w:r>
              <w:rPr>
                <w:rFonts w:ascii="Times New Roman" w:hAnsi="Times New Roman" w:cs="Times New Roman"/>
                <w:i/>
                <w:iCs/>
                <w:sz w:val="20"/>
                <w:szCs w:val="20"/>
                <w:lang w:val="en-GB" w:eastAsia="it-IT"/>
              </w:rPr>
              <w:t>e.g. English</w:t>
            </w:r>
          </w:p>
        </w:tc>
        <w:tc>
          <w:tcPr>
            <w:tcW w:w="1148" w:type="dxa"/>
          </w:tcPr>
          <w:p w14:paraId="64513AC6">
            <w:pPr>
              <w:spacing w:before="180" w:after="180"/>
              <w:rPr>
                <w:rFonts w:ascii="Times New Roman" w:hAnsi="Times New Roman" w:cs="Times New Roman"/>
                <w:i/>
                <w:iCs/>
                <w:sz w:val="20"/>
                <w:szCs w:val="20"/>
                <w:lang w:val="en-GB" w:eastAsia="it-IT"/>
              </w:rPr>
            </w:pPr>
            <w:r>
              <w:rPr>
                <w:rFonts w:ascii="Times New Roman" w:hAnsi="Times New Roman" w:cs="Times New Roman"/>
                <w:i/>
                <w:iCs/>
                <w:sz w:val="20"/>
                <w:szCs w:val="20"/>
                <w:lang w:val="en-GB" w:eastAsia="it-IT"/>
              </w:rPr>
              <w:t>Fluent</w:t>
            </w:r>
          </w:p>
        </w:tc>
        <w:tc>
          <w:tcPr>
            <w:tcW w:w="1133" w:type="dxa"/>
          </w:tcPr>
          <w:p w14:paraId="1B48A69C">
            <w:pPr>
              <w:spacing w:before="180" w:after="180"/>
              <w:rPr>
                <w:rFonts w:ascii="Times New Roman" w:hAnsi="Times New Roman" w:cs="Times New Roman"/>
                <w:i/>
                <w:iCs/>
                <w:sz w:val="20"/>
                <w:szCs w:val="20"/>
                <w:lang w:val="en-GB" w:eastAsia="it-IT"/>
              </w:rPr>
            </w:pPr>
            <w:r>
              <w:rPr>
                <w:rFonts w:ascii="Times New Roman" w:hAnsi="Times New Roman" w:cs="Times New Roman"/>
                <w:i/>
                <w:iCs/>
                <w:sz w:val="20"/>
                <w:szCs w:val="20"/>
                <w:lang w:val="en-GB" w:eastAsia="it-IT"/>
              </w:rPr>
              <w:t>Excellent</w:t>
            </w:r>
          </w:p>
        </w:tc>
        <w:tc>
          <w:tcPr>
            <w:tcW w:w="1070" w:type="dxa"/>
            <w:tcBorders>
              <w:right w:val="single" w:color="auto" w:sz="18" w:space="0"/>
            </w:tcBorders>
          </w:tcPr>
          <w:p w14:paraId="4D2C6418">
            <w:pPr>
              <w:spacing w:before="180" w:after="180"/>
              <w:rPr>
                <w:rFonts w:ascii="Times New Roman" w:hAnsi="Times New Roman" w:cs="Times New Roman"/>
                <w:i/>
                <w:iCs/>
                <w:sz w:val="20"/>
                <w:szCs w:val="20"/>
                <w:lang w:val="en-GB" w:eastAsia="it-IT"/>
              </w:rPr>
            </w:pPr>
            <w:r>
              <w:rPr>
                <w:rFonts w:ascii="Times New Roman" w:hAnsi="Times New Roman" w:cs="Times New Roman"/>
                <w:i/>
                <w:iCs/>
                <w:sz w:val="20"/>
                <w:szCs w:val="20"/>
                <w:lang w:val="en-GB" w:eastAsia="it-IT"/>
              </w:rPr>
              <w:t>Excellent</w:t>
            </w:r>
          </w:p>
        </w:tc>
      </w:tr>
      <w:tr w14:paraId="1DBD85C1">
        <w:tblPrEx>
          <w:tblCellMar>
            <w:top w:w="0" w:type="dxa"/>
            <w:left w:w="108" w:type="dxa"/>
            <w:bottom w:w="0" w:type="dxa"/>
            <w:right w:w="108" w:type="dxa"/>
          </w:tblCellMar>
        </w:tblPrEx>
        <w:tc>
          <w:tcPr>
            <w:tcW w:w="463" w:type="dxa"/>
            <w:tcBorders>
              <w:left w:val="single" w:color="auto" w:sz="18" w:space="0"/>
              <w:bottom w:val="single" w:color="auto" w:sz="18" w:space="0"/>
            </w:tcBorders>
          </w:tcPr>
          <w:p w14:paraId="5DA46BDE">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9</w:t>
            </w:r>
          </w:p>
        </w:tc>
        <w:tc>
          <w:tcPr>
            <w:tcW w:w="3485" w:type="dxa"/>
            <w:tcBorders>
              <w:bottom w:val="single" w:color="auto" w:sz="18" w:space="0"/>
            </w:tcBorders>
          </w:tcPr>
          <w:p w14:paraId="07CAFB9E">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COUNTRIES OF WORK EXPERIENCE</w:t>
            </w:r>
          </w:p>
        </w:tc>
        <w:tc>
          <w:tcPr>
            <w:tcW w:w="5297" w:type="dxa"/>
            <w:gridSpan w:val="5"/>
            <w:tcBorders>
              <w:bottom w:val="single" w:color="auto" w:sz="18" w:space="0"/>
              <w:right w:val="single" w:color="auto" w:sz="18" w:space="0"/>
            </w:tcBorders>
          </w:tcPr>
          <w:p w14:paraId="11239951">
            <w:pPr>
              <w:spacing w:before="180" w:after="180"/>
              <w:jc w:val="both"/>
              <w:rPr>
                <w:rFonts w:ascii="Times New Roman" w:hAnsi="Times New Roman" w:cs="Times New Roman"/>
                <w:sz w:val="20"/>
                <w:szCs w:val="20"/>
                <w:lang w:val="en-GB" w:eastAsia="it-IT"/>
              </w:rPr>
            </w:pPr>
          </w:p>
        </w:tc>
      </w:tr>
      <w:tr w14:paraId="7CF83717">
        <w:tblPrEx>
          <w:tblCellMar>
            <w:top w:w="0" w:type="dxa"/>
            <w:left w:w="108" w:type="dxa"/>
            <w:bottom w:w="0" w:type="dxa"/>
            <w:right w:w="108" w:type="dxa"/>
          </w:tblCellMar>
        </w:tblPrEx>
        <w:trPr>
          <w:trHeight w:val="428" w:hRule="atLeast"/>
        </w:trPr>
        <w:tc>
          <w:tcPr>
            <w:tcW w:w="463" w:type="dxa"/>
            <w:tcBorders>
              <w:top w:val="single" w:color="auto" w:sz="18" w:space="0"/>
              <w:left w:val="single" w:color="auto" w:sz="18" w:space="0"/>
            </w:tcBorders>
          </w:tcPr>
          <w:p w14:paraId="0AC101FA">
            <w:pPr>
              <w:spacing w:before="180" w:after="180"/>
              <w:jc w:val="both"/>
              <w:rPr>
                <w:rFonts w:ascii="Times New Roman" w:hAnsi="Times New Roman" w:cs="Times New Roman"/>
                <w:sz w:val="20"/>
                <w:szCs w:val="18"/>
                <w:lang w:val="en-GB" w:eastAsia="it-IT"/>
              </w:rPr>
            </w:pPr>
            <w:r>
              <w:rPr>
                <w:rFonts w:ascii="Times New Roman" w:hAnsi="Times New Roman" w:cs="Times New Roman"/>
                <w:sz w:val="20"/>
                <w:szCs w:val="18"/>
                <w:lang w:val="en-GB" w:eastAsia="it-IT"/>
              </w:rPr>
              <w:t>10</w:t>
            </w:r>
          </w:p>
        </w:tc>
        <w:tc>
          <w:tcPr>
            <w:tcW w:w="3485" w:type="dxa"/>
            <w:tcBorders>
              <w:top w:val="single" w:color="auto" w:sz="18" w:space="0"/>
            </w:tcBorders>
          </w:tcPr>
          <w:p w14:paraId="29758487">
            <w:pPr>
              <w:spacing w:before="180" w:after="180"/>
              <w:jc w:val="both"/>
              <w:rPr>
                <w:rFonts w:ascii="Times New Roman" w:hAnsi="Times New Roman" w:cs="Times New Roman"/>
                <w:sz w:val="20"/>
                <w:szCs w:val="18"/>
                <w:lang w:val="en-GB" w:eastAsia="it-IT"/>
              </w:rPr>
            </w:pPr>
            <w:r>
              <w:rPr>
                <w:rFonts w:ascii="Times New Roman" w:hAnsi="Times New Roman" w:cs="Times New Roman"/>
                <w:sz w:val="20"/>
                <w:szCs w:val="18"/>
                <w:lang w:val="en-GB" w:eastAsia="it-IT"/>
              </w:rPr>
              <w:t>EMPLOYMENT RECORD</w:t>
            </w:r>
          </w:p>
          <w:p w14:paraId="1C69E512">
            <w:pPr>
              <w:spacing w:before="180" w:after="180"/>
              <w:jc w:val="both"/>
              <w:rPr>
                <w:rFonts w:ascii="Times New Roman" w:hAnsi="Times New Roman" w:cs="Times New Roman"/>
                <w:sz w:val="20"/>
                <w:szCs w:val="18"/>
                <w:lang w:val="en-GB" w:eastAsia="it-IT"/>
              </w:rPr>
            </w:pPr>
            <w:r>
              <w:rPr>
                <w:rFonts w:ascii="Times New Roman" w:hAnsi="Times New Roman" w:cs="Times New Roman"/>
                <w:i/>
                <w:iCs/>
                <w:sz w:val="20"/>
                <w:szCs w:val="18"/>
                <w:lang w:val="en-GB" w:eastAsia="it-IT"/>
              </w:rPr>
              <w:t xml:space="preserve">[starting with position list in reverse order </w:t>
            </w:r>
            <w:r>
              <w:rPr>
                <w:rFonts w:ascii="Times New Roman" w:hAnsi="Times New Roman" w:cs="Times New Roman"/>
                <w:b/>
                <w:bCs/>
                <w:i/>
                <w:iCs/>
                <w:sz w:val="20"/>
                <w:szCs w:val="18"/>
                <w:u w:val="single"/>
                <w:lang w:val="en-GB" w:eastAsia="it-IT"/>
              </w:rPr>
              <w:t>every employment held and state the start and end dates of each employment</w:t>
            </w:r>
            <w:r>
              <w:rPr>
                <w:rFonts w:ascii="Times New Roman" w:hAnsi="Times New Roman" w:cs="Times New Roman"/>
                <w:b/>
                <w:bCs/>
                <w:sz w:val="20"/>
                <w:szCs w:val="18"/>
                <w:u w:val="single"/>
                <w:lang w:val="en-GB" w:eastAsia="it-IT"/>
              </w:rPr>
              <w:t>]</w:t>
            </w:r>
          </w:p>
        </w:tc>
        <w:tc>
          <w:tcPr>
            <w:tcW w:w="5297" w:type="dxa"/>
            <w:gridSpan w:val="5"/>
            <w:tcBorders>
              <w:top w:val="single" w:color="auto" w:sz="18" w:space="0"/>
              <w:right w:val="single" w:color="auto" w:sz="18" w:space="0"/>
            </w:tcBorders>
          </w:tcPr>
          <w:p w14:paraId="25859598">
            <w:pPr>
              <w:spacing w:before="180" w:after="180"/>
              <w:rPr>
                <w:rFonts w:ascii="Times New Roman" w:hAnsi="Times New Roman" w:cs="Times New Roman"/>
                <w:i/>
                <w:iCs/>
                <w:sz w:val="20"/>
                <w:szCs w:val="18"/>
                <w:lang w:val="en-GB" w:eastAsia="it-IT"/>
              </w:rPr>
            </w:pPr>
            <w:r>
              <w:rPr>
                <w:rFonts w:ascii="Times New Roman" w:hAnsi="Times New Roman" w:cs="Times New Roman"/>
                <w:i/>
                <w:iCs/>
                <w:sz w:val="20"/>
                <w:szCs w:val="20"/>
                <w:lang w:val="en-GB" w:eastAsia="it-IT"/>
              </w:rPr>
              <w:t>[The Consultant should clearly</w:t>
            </w:r>
            <w:r>
              <w:rPr>
                <w:rFonts w:ascii="Times New Roman" w:hAnsi="Times New Roman" w:cs="Times New Roman"/>
                <w:sz w:val="20"/>
                <w:szCs w:val="20"/>
                <w:lang w:val="en-GB" w:eastAsia="it-IT"/>
              </w:rPr>
              <w:t xml:space="preserve"> </w:t>
            </w:r>
            <w:r>
              <w:rPr>
                <w:rFonts w:ascii="Times New Roman" w:hAnsi="Times New Roman" w:cs="Times New Roman"/>
                <w:i/>
                <w:iCs/>
                <w:sz w:val="20"/>
                <w:szCs w:val="18"/>
                <w:lang w:val="en-GB" w:eastAsia="it-IT"/>
              </w:rPr>
              <w:t>distinguish whether as an “employee” of the firm or as a “Consultant” or “Advisor” of the firm].</w:t>
            </w:r>
          </w:p>
          <w:p w14:paraId="10C8A896">
            <w:pPr>
              <w:spacing w:before="180" w:after="180"/>
              <w:jc w:val="both"/>
              <w:rPr>
                <w:rFonts w:ascii="Times New Roman" w:hAnsi="Times New Roman" w:cs="Times New Roman"/>
                <w:sz w:val="20"/>
                <w:szCs w:val="20"/>
                <w:lang w:val="en-GB" w:eastAsia="it-IT"/>
              </w:rPr>
            </w:pPr>
            <w:r>
              <w:rPr>
                <w:rFonts w:ascii="Times New Roman" w:hAnsi="Times New Roman" w:cs="Times New Roman"/>
                <w:i/>
                <w:iCs/>
                <w:sz w:val="20"/>
                <w:szCs w:val="18"/>
                <w:lang w:val="en-GB" w:eastAsia="it-IT"/>
              </w:rPr>
              <w:t>[The Consultant should clearly indicate the Position held and give a brief description of the duties in which the Consultant was involved].</w:t>
            </w:r>
          </w:p>
        </w:tc>
      </w:tr>
      <w:tr w14:paraId="038BF166">
        <w:tblPrEx>
          <w:tblCellMar>
            <w:top w:w="0" w:type="dxa"/>
            <w:left w:w="108" w:type="dxa"/>
            <w:bottom w:w="0" w:type="dxa"/>
            <w:right w:w="108" w:type="dxa"/>
          </w:tblCellMar>
        </w:tblPrEx>
        <w:trPr>
          <w:trHeight w:val="720" w:hRule="atLeast"/>
        </w:trPr>
        <w:tc>
          <w:tcPr>
            <w:tcW w:w="463" w:type="dxa"/>
            <w:tcBorders>
              <w:left w:val="single" w:color="auto" w:sz="18" w:space="0"/>
            </w:tcBorders>
          </w:tcPr>
          <w:p w14:paraId="59665AD3">
            <w:pPr>
              <w:spacing w:before="180" w:after="180"/>
              <w:rPr>
                <w:rFonts w:ascii="Times New Roman" w:hAnsi="Times New Roman" w:cs="Times New Roman"/>
                <w:sz w:val="20"/>
                <w:szCs w:val="20"/>
                <w:lang w:val="en-GB" w:eastAsia="it-IT"/>
              </w:rPr>
            </w:pPr>
          </w:p>
        </w:tc>
        <w:tc>
          <w:tcPr>
            <w:tcW w:w="4205" w:type="dxa"/>
            <w:gridSpan w:val="2"/>
          </w:tcPr>
          <w:p w14:paraId="46B73907">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EMPLOYER 1</w:t>
            </w:r>
          </w:p>
        </w:tc>
        <w:tc>
          <w:tcPr>
            <w:tcW w:w="2374" w:type="dxa"/>
            <w:gridSpan w:val="2"/>
          </w:tcPr>
          <w:p w14:paraId="7E139C5A">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FROM:</w:t>
            </w:r>
          </w:p>
          <w:p w14:paraId="51622E97">
            <w:pPr>
              <w:spacing w:before="180" w:after="180"/>
              <w:rPr>
                <w:rFonts w:ascii="Times New Roman" w:hAnsi="Times New Roman" w:cs="Times New Roman"/>
                <w:i/>
                <w:iCs/>
                <w:sz w:val="20"/>
                <w:szCs w:val="20"/>
                <w:lang w:val="en-GB" w:eastAsia="it-IT"/>
              </w:rPr>
            </w:pPr>
            <w:r>
              <w:rPr>
                <w:rFonts w:ascii="Times New Roman" w:hAnsi="Times New Roman" w:cs="Times New Roman"/>
                <w:i/>
                <w:iCs/>
                <w:sz w:val="20"/>
                <w:szCs w:val="20"/>
                <w:lang w:val="en-GB" w:eastAsia="it-IT"/>
              </w:rPr>
              <w:t>[e.g. January 1999]</w:t>
            </w:r>
          </w:p>
        </w:tc>
        <w:tc>
          <w:tcPr>
            <w:tcW w:w="2203" w:type="dxa"/>
            <w:gridSpan w:val="2"/>
            <w:tcBorders>
              <w:right w:val="single" w:color="auto" w:sz="18" w:space="0"/>
            </w:tcBorders>
          </w:tcPr>
          <w:p w14:paraId="3EA24779">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TO:</w:t>
            </w:r>
          </w:p>
          <w:p w14:paraId="729CC705">
            <w:pPr>
              <w:spacing w:before="180" w:after="180"/>
              <w:rPr>
                <w:rFonts w:ascii="Times New Roman" w:hAnsi="Times New Roman" w:cs="Times New Roman"/>
                <w:i/>
                <w:iCs/>
                <w:sz w:val="20"/>
                <w:szCs w:val="20"/>
                <w:lang w:val="en-GB" w:eastAsia="it-IT"/>
              </w:rPr>
            </w:pPr>
            <w:r>
              <w:rPr>
                <w:rFonts w:ascii="Times New Roman" w:hAnsi="Times New Roman" w:cs="Times New Roman"/>
                <w:i/>
                <w:iCs/>
                <w:sz w:val="20"/>
                <w:szCs w:val="20"/>
                <w:lang w:val="en-GB" w:eastAsia="it-IT"/>
              </w:rPr>
              <w:t>[e.g. December 2001</w:t>
            </w:r>
          </w:p>
        </w:tc>
      </w:tr>
      <w:tr w14:paraId="0E836102">
        <w:tblPrEx>
          <w:tblCellMar>
            <w:top w:w="0" w:type="dxa"/>
            <w:left w:w="108" w:type="dxa"/>
            <w:bottom w:w="0" w:type="dxa"/>
            <w:right w:w="108" w:type="dxa"/>
          </w:tblCellMar>
        </w:tblPrEx>
        <w:trPr>
          <w:trHeight w:val="720" w:hRule="atLeast"/>
        </w:trPr>
        <w:tc>
          <w:tcPr>
            <w:tcW w:w="463" w:type="dxa"/>
            <w:tcBorders>
              <w:left w:val="single" w:color="auto" w:sz="18" w:space="0"/>
            </w:tcBorders>
          </w:tcPr>
          <w:p w14:paraId="2AB87CCB">
            <w:pPr>
              <w:spacing w:before="180" w:after="180"/>
              <w:rPr>
                <w:rFonts w:ascii="Times New Roman" w:hAnsi="Times New Roman" w:cs="Times New Roman"/>
                <w:sz w:val="20"/>
                <w:szCs w:val="20"/>
                <w:lang w:val="en-GB" w:eastAsia="it-IT"/>
              </w:rPr>
            </w:pPr>
          </w:p>
        </w:tc>
        <w:tc>
          <w:tcPr>
            <w:tcW w:w="4205" w:type="dxa"/>
            <w:gridSpan w:val="2"/>
          </w:tcPr>
          <w:p w14:paraId="02984E11">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EMPLOYER 2</w:t>
            </w:r>
          </w:p>
        </w:tc>
        <w:tc>
          <w:tcPr>
            <w:tcW w:w="2374" w:type="dxa"/>
            <w:gridSpan w:val="2"/>
          </w:tcPr>
          <w:p w14:paraId="27F79F3E">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FROM:</w:t>
            </w:r>
          </w:p>
        </w:tc>
        <w:tc>
          <w:tcPr>
            <w:tcW w:w="2203" w:type="dxa"/>
            <w:gridSpan w:val="2"/>
            <w:tcBorders>
              <w:right w:val="single" w:color="auto" w:sz="18" w:space="0"/>
            </w:tcBorders>
          </w:tcPr>
          <w:p w14:paraId="61A4E8C9">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TO:</w:t>
            </w:r>
          </w:p>
        </w:tc>
      </w:tr>
      <w:tr w14:paraId="7566AF89">
        <w:tblPrEx>
          <w:tblCellMar>
            <w:top w:w="0" w:type="dxa"/>
            <w:left w:w="108" w:type="dxa"/>
            <w:bottom w:w="0" w:type="dxa"/>
            <w:right w:w="108" w:type="dxa"/>
          </w:tblCellMar>
        </w:tblPrEx>
        <w:trPr>
          <w:trHeight w:val="720" w:hRule="atLeast"/>
        </w:trPr>
        <w:tc>
          <w:tcPr>
            <w:tcW w:w="463" w:type="dxa"/>
            <w:tcBorders>
              <w:left w:val="single" w:color="auto" w:sz="18" w:space="0"/>
            </w:tcBorders>
          </w:tcPr>
          <w:p w14:paraId="612D321C">
            <w:pPr>
              <w:spacing w:before="180" w:after="180"/>
              <w:rPr>
                <w:rFonts w:ascii="Times New Roman" w:hAnsi="Times New Roman" w:cs="Times New Roman"/>
                <w:sz w:val="20"/>
                <w:szCs w:val="20"/>
                <w:lang w:val="en-GB" w:eastAsia="it-IT"/>
              </w:rPr>
            </w:pPr>
          </w:p>
        </w:tc>
        <w:tc>
          <w:tcPr>
            <w:tcW w:w="4205" w:type="dxa"/>
            <w:gridSpan w:val="2"/>
          </w:tcPr>
          <w:p w14:paraId="1DE858B5">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EMPLOYER 3</w:t>
            </w:r>
          </w:p>
        </w:tc>
        <w:tc>
          <w:tcPr>
            <w:tcW w:w="2374" w:type="dxa"/>
            <w:gridSpan w:val="2"/>
          </w:tcPr>
          <w:p w14:paraId="759FC6E2">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FROM:</w:t>
            </w:r>
          </w:p>
        </w:tc>
        <w:tc>
          <w:tcPr>
            <w:tcW w:w="2203" w:type="dxa"/>
            <w:gridSpan w:val="2"/>
            <w:tcBorders>
              <w:right w:val="single" w:color="auto" w:sz="18" w:space="0"/>
            </w:tcBorders>
          </w:tcPr>
          <w:p w14:paraId="0D9DAF9C">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TO:</w:t>
            </w:r>
          </w:p>
        </w:tc>
      </w:tr>
      <w:tr w14:paraId="5397CADF">
        <w:tblPrEx>
          <w:tblCellMar>
            <w:top w:w="0" w:type="dxa"/>
            <w:left w:w="108" w:type="dxa"/>
            <w:bottom w:w="0" w:type="dxa"/>
            <w:right w:w="108" w:type="dxa"/>
          </w:tblCellMar>
        </w:tblPrEx>
        <w:trPr>
          <w:trHeight w:val="720" w:hRule="atLeast"/>
        </w:trPr>
        <w:tc>
          <w:tcPr>
            <w:tcW w:w="463" w:type="dxa"/>
            <w:tcBorders>
              <w:left w:val="single" w:color="auto" w:sz="18" w:space="0"/>
              <w:bottom w:val="single" w:color="auto" w:sz="18" w:space="0"/>
            </w:tcBorders>
          </w:tcPr>
          <w:p w14:paraId="7F691FFD">
            <w:pPr>
              <w:spacing w:before="180" w:after="180"/>
              <w:rPr>
                <w:rFonts w:ascii="Times New Roman" w:hAnsi="Times New Roman" w:cs="Times New Roman"/>
                <w:sz w:val="20"/>
                <w:szCs w:val="20"/>
                <w:lang w:val="en-GB" w:eastAsia="it-IT"/>
              </w:rPr>
            </w:pPr>
          </w:p>
        </w:tc>
        <w:tc>
          <w:tcPr>
            <w:tcW w:w="4205" w:type="dxa"/>
            <w:gridSpan w:val="2"/>
            <w:tcBorders>
              <w:bottom w:val="single" w:color="auto" w:sz="18" w:space="0"/>
            </w:tcBorders>
          </w:tcPr>
          <w:p w14:paraId="7EFD2B9C">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EMPLOYER 4 (etc)</w:t>
            </w:r>
          </w:p>
        </w:tc>
        <w:tc>
          <w:tcPr>
            <w:tcW w:w="2374" w:type="dxa"/>
            <w:gridSpan w:val="2"/>
            <w:tcBorders>
              <w:bottom w:val="single" w:color="auto" w:sz="18" w:space="0"/>
            </w:tcBorders>
          </w:tcPr>
          <w:p w14:paraId="517F05DE">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FROM:</w:t>
            </w:r>
          </w:p>
        </w:tc>
        <w:tc>
          <w:tcPr>
            <w:tcW w:w="2203" w:type="dxa"/>
            <w:gridSpan w:val="2"/>
            <w:tcBorders>
              <w:bottom w:val="single" w:color="auto" w:sz="18" w:space="0"/>
              <w:right w:val="single" w:color="auto" w:sz="18" w:space="0"/>
            </w:tcBorders>
          </w:tcPr>
          <w:p w14:paraId="1110FBC7">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TO:</w:t>
            </w:r>
          </w:p>
        </w:tc>
      </w:tr>
      <w:tr w14:paraId="7F625FD8">
        <w:tblPrEx>
          <w:tblCellMar>
            <w:top w:w="0" w:type="dxa"/>
            <w:left w:w="108" w:type="dxa"/>
            <w:bottom w:w="0" w:type="dxa"/>
            <w:right w:w="108" w:type="dxa"/>
          </w:tblCellMar>
        </w:tblPrEx>
        <w:tc>
          <w:tcPr>
            <w:tcW w:w="463" w:type="dxa"/>
            <w:tcBorders>
              <w:top w:val="single" w:color="auto" w:sz="18" w:space="0"/>
              <w:left w:val="single" w:color="auto" w:sz="18" w:space="0"/>
              <w:bottom w:val="single" w:color="auto" w:sz="18" w:space="0"/>
            </w:tcBorders>
          </w:tcPr>
          <w:p w14:paraId="014EB517">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11</w:t>
            </w:r>
          </w:p>
        </w:tc>
        <w:tc>
          <w:tcPr>
            <w:tcW w:w="3485" w:type="dxa"/>
            <w:tcBorders>
              <w:top w:val="single" w:color="auto" w:sz="18" w:space="0"/>
              <w:bottom w:val="single" w:color="auto" w:sz="18" w:space="0"/>
            </w:tcBorders>
          </w:tcPr>
          <w:p w14:paraId="4385F24C">
            <w:pPr>
              <w:spacing w:before="180" w:after="180"/>
              <w:rPr>
                <w:rFonts w:ascii="Times New Roman" w:hAnsi="Times New Roman" w:cs="Times New Roman"/>
                <w:sz w:val="20"/>
                <w:szCs w:val="20"/>
                <w:lang w:val="en-GB" w:eastAsia="it-IT"/>
              </w:rPr>
            </w:pPr>
            <w:r>
              <w:rPr>
                <w:rFonts w:ascii="Times New Roman" w:hAnsi="Times New Roman" w:cs="Times New Roman"/>
                <w:sz w:val="20"/>
                <w:szCs w:val="20"/>
                <w:lang w:val="en-GB" w:eastAsia="it-IT"/>
              </w:rPr>
              <w:t>WORK UNDERTAKEN THAT BEST ILLUSTRATES YOUR CAPABILITY TO HANDLE THIS ASSIGNMENT</w:t>
            </w:r>
          </w:p>
        </w:tc>
        <w:tc>
          <w:tcPr>
            <w:tcW w:w="5297" w:type="dxa"/>
            <w:gridSpan w:val="5"/>
            <w:tcBorders>
              <w:top w:val="single" w:color="auto" w:sz="18" w:space="0"/>
              <w:bottom w:val="single" w:color="auto" w:sz="18" w:space="0"/>
              <w:right w:val="single" w:color="auto" w:sz="18" w:space="0"/>
            </w:tcBorders>
          </w:tcPr>
          <w:p w14:paraId="04AD1745">
            <w:pPr>
              <w:spacing w:before="180" w:after="180"/>
              <w:jc w:val="both"/>
              <w:rPr>
                <w:rFonts w:ascii="Times New Roman" w:hAnsi="Times New Roman" w:cs="Times New Roman"/>
                <w:i/>
                <w:iCs/>
                <w:sz w:val="20"/>
                <w:szCs w:val="20"/>
                <w:lang w:val="en-GB" w:eastAsia="it-IT"/>
              </w:rPr>
            </w:pPr>
            <w:r>
              <w:rPr>
                <w:rFonts w:ascii="Times New Roman" w:hAnsi="Times New Roman" w:cs="Times New Roman"/>
                <w:i/>
                <w:iCs/>
                <w:sz w:val="20"/>
                <w:szCs w:val="20"/>
                <w:lang w:val="en-GB" w:eastAsia="it-IT"/>
              </w:rPr>
              <w:t>[give an outline of experience and training most pertinent to tasks on this assignment, with degree of responsibility held. Use about half of a page A4].</w:t>
            </w:r>
          </w:p>
        </w:tc>
      </w:tr>
    </w:tbl>
    <w:p w14:paraId="7C03E0FE">
      <w:pPr>
        <w:pStyle w:val="25"/>
        <w:rPr>
          <w:rFonts w:ascii="Times New Roman" w:hAnsi="Times New Roman" w:cs="Times New Roman"/>
          <w:szCs w:val="22"/>
          <w:lang w:val="en-GB" w:eastAsia="it-IT"/>
        </w:rPr>
      </w:pPr>
    </w:p>
    <w:p w14:paraId="3BDB7678">
      <w:pPr>
        <w:pStyle w:val="25"/>
        <w:rPr>
          <w:rFonts w:ascii="Times New Roman" w:hAnsi="Times New Roman" w:cs="Times New Roman"/>
          <w:i/>
          <w:iCs/>
          <w:szCs w:val="22"/>
          <w:lang w:val="en-GB" w:eastAsia="it-IT"/>
        </w:rPr>
      </w:pPr>
      <w:r>
        <w:rPr>
          <w:rFonts w:ascii="Times New Roman" w:hAnsi="Times New Roman" w:cs="Times New Roman"/>
          <w:szCs w:val="22"/>
          <w:lang w:val="en-GB" w:eastAsia="it-IT"/>
        </w:rPr>
        <w:t xml:space="preserve">CERTIFICATION </w:t>
      </w:r>
      <w:r>
        <w:rPr>
          <w:rFonts w:ascii="Times New Roman" w:hAnsi="Times New Roman" w:cs="Times New Roman"/>
          <w:i/>
          <w:iCs/>
          <w:szCs w:val="22"/>
          <w:lang w:val="en-GB" w:eastAsia="it-IT"/>
        </w:rPr>
        <w:t>[Do not amend this Certification].</w:t>
      </w:r>
    </w:p>
    <w:p w14:paraId="6D5CBFB8">
      <w:pPr>
        <w:pStyle w:val="25"/>
        <w:rPr>
          <w:rFonts w:ascii="Times New Roman" w:hAnsi="Times New Roman" w:cs="Times New Roman"/>
          <w:szCs w:val="22"/>
          <w:lang w:val="en-GB" w:eastAsia="it-IT"/>
        </w:rPr>
      </w:pPr>
    </w:p>
    <w:p w14:paraId="1A33E5CA">
      <w:pPr>
        <w:jc w:val="both"/>
        <w:rPr>
          <w:rFonts w:ascii="Times New Roman" w:hAnsi="Times New Roman" w:cs="Times New Roman"/>
          <w:sz w:val="20"/>
          <w:szCs w:val="20"/>
          <w:lang w:val="en-GB" w:eastAsia="it-IT"/>
        </w:rPr>
      </w:pPr>
      <w:r>
        <w:rPr>
          <w:rFonts w:ascii="Times New Roman" w:hAnsi="Times New Roman" w:cs="Times New Roman"/>
          <w:sz w:val="20"/>
          <w:szCs w:val="20"/>
          <w:lang w:val="en-GB" w:eastAsia="it-IT"/>
        </w:rPr>
        <w:t>I, the undersigned, certify that (i) I was not a former employee of the Client immediately before the submission of this proposal, and (iii) to the best of my knowledge and belief, this biodata correctly describes myself, my qualifications, and my experience. I understand that any wilful mis-statement described herein may lead to my disqualification or dismissal, if engaged.</w:t>
      </w:r>
    </w:p>
    <w:p w14:paraId="5403383E">
      <w:pPr>
        <w:jc w:val="both"/>
        <w:rPr>
          <w:rFonts w:ascii="Times New Roman" w:hAnsi="Times New Roman" w:cs="Times New Roman"/>
          <w:sz w:val="20"/>
          <w:szCs w:val="20"/>
          <w:lang w:val="en-GB" w:eastAsia="it-IT"/>
        </w:rPr>
      </w:pPr>
    </w:p>
    <w:p w14:paraId="1A9195C4">
      <w:pPr>
        <w:jc w:val="both"/>
        <w:rPr>
          <w:rFonts w:ascii="Times New Roman" w:hAnsi="Times New Roman" w:cs="Times New Roman"/>
          <w:sz w:val="20"/>
          <w:szCs w:val="20"/>
          <w:lang w:val="en-GB" w:eastAsia="it-IT"/>
        </w:rPr>
      </w:pPr>
      <w:r>
        <w:rPr>
          <w:rFonts w:ascii="Times New Roman" w:hAnsi="Times New Roman" w:cs="Times New Roman"/>
          <w:sz w:val="20"/>
          <w:szCs w:val="20"/>
          <w:lang w:val="en-GB" w:eastAsia="it-IT"/>
        </w:rPr>
        <w:t>I have been employed by [</w:t>
      </w:r>
      <w:r>
        <w:rPr>
          <w:rFonts w:ascii="Times New Roman" w:hAnsi="Times New Roman" w:cs="Times New Roman"/>
          <w:i/>
          <w:iCs/>
          <w:sz w:val="20"/>
          <w:szCs w:val="20"/>
          <w:lang w:val="en-GB" w:eastAsia="it-IT"/>
        </w:rPr>
        <w:t>name of the Consultant</w:t>
      </w:r>
      <w:r>
        <w:rPr>
          <w:rFonts w:ascii="Times New Roman" w:hAnsi="Times New Roman" w:cs="Times New Roman"/>
          <w:sz w:val="20"/>
          <w:szCs w:val="20"/>
          <w:lang w:val="en-GB" w:eastAsia="it-IT"/>
        </w:rPr>
        <w:t>] continuously for the last twelve (12) months as regular full time staff. Indicate “Yes” or “No” in the boxes below:</w:t>
      </w:r>
    </w:p>
    <w:p w14:paraId="5E2B419D">
      <w:pPr>
        <w:jc w:val="both"/>
        <w:rPr>
          <w:rFonts w:ascii="Times New Roman" w:hAnsi="Times New Roman" w:cs="Times New Roman"/>
          <w:sz w:val="20"/>
          <w:szCs w:val="20"/>
          <w:lang w:val="en-GB" w:eastAsia="it-IT"/>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2"/>
        <w:gridCol w:w="573"/>
        <w:gridCol w:w="573"/>
        <w:gridCol w:w="658"/>
        <w:gridCol w:w="573"/>
        <w:gridCol w:w="572"/>
        <w:gridCol w:w="572"/>
        <w:gridCol w:w="577"/>
        <w:gridCol w:w="572"/>
        <w:gridCol w:w="572"/>
        <w:gridCol w:w="571"/>
        <w:gridCol w:w="572"/>
        <w:gridCol w:w="572"/>
        <w:gridCol w:w="572"/>
        <w:gridCol w:w="572"/>
        <w:gridCol w:w="572"/>
      </w:tblGrid>
      <w:tr w14:paraId="7B4C5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2" w:type="dxa"/>
            <w:tcBorders>
              <w:top w:val="nil"/>
              <w:left w:val="nil"/>
              <w:bottom w:val="nil"/>
              <w:right w:val="nil"/>
            </w:tcBorders>
          </w:tcPr>
          <w:p w14:paraId="3C8113D4">
            <w:pPr>
              <w:rPr>
                <w:rFonts w:ascii="Times New Roman" w:hAnsi="Times New Roman" w:cs="Times New Roman"/>
                <w:sz w:val="20"/>
                <w:lang w:val="en-GB" w:eastAsia="it-IT"/>
              </w:rPr>
            </w:pPr>
          </w:p>
        </w:tc>
        <w:tc>
          <w:tcPr>
            <w:tcW w:w="573" w:type="dxa"/>
            <w:tcBorders>
              <w:top w:val="nil"/>
              <w:left w:val="nil"/>
              <w:bottom w:val="nil"/>
              <w:right w:val="nil"/>
            </w:tcBorders>
          </w:tcPr>
          <w:p w14:paraId="3EE28628">
            <w:pPr>
              <w:rPr>
                <w:rFonts w:ascii="Times New Roman" w:hAnsi="Times New Roman" w:cs="Times New Roman"/>
                <w:sz w:val="20"/>
                <w:lang w:val="en-GB" w:eastAsia="it-IT"/>
              </w:rPr>
            </w:pPr>
          </w:p>
        </w:tc>
        <w:tc>
          <w:tcPr>
            <w:tcW w:w="573" w:type="dxa"/>
            <w:tcBorders>
              <w:top w:val="nil"/>
              <w:left w:val="nil"/>
              <w:bottom w:val="nil"/>
              <w:right w:val="nil"/>
            </w:tcBorders>
          </w:tcPr>
          <w:p w14:paraId="134173B7">
            <w:pPr>
              <w:rPr>
                <w:rFonts w:ascii="Times New Roman" w:hAnsi="Times New Roman" w:cs="Times New Roman"/>
                <w:sz w:val="20"/>
                <w:lang w:val="en-GB" w:eastAsia="it-IT"/>
              </w:rPr>
            </w:pPr>
          </w:p>
        </w:tc>
        <w:tc>
          <w:tcPr>
            <w:tcW w:w="658" w:type="dxa"/>
            <w:tcBorders>
              <w:top w:val="nil"/>
              <w:left w:val="nil"/>
              <w:bottom w:val="nil"/>
            </w:tcBorders>
          </w:tcPr>
          <w:p w14:paraId="5100FC63">
            <w:pPr>
              <w:rPr>
                <w:rFonts w:ascii="Times New Roman" w:hAnsi="Times New Roman" w:cs="Times New Roman"/>
                <w:b/>
                <w:bCs/>
                <w:sz w:val="20"/>
                <w:lang w:val="en-GB" w:eastAsia="it-IT"/>
              </w:rPr>
            </w:pPr>
            <w:r>
              <w:rPr>
                <w:rFonts w:ascii="Times New Roman" w:hAnsi="Times New Roman" w:cs="Times New Roman"/>
                <w:b/>
                <w:bCs/>
                <w:sz w:val="20"/>
                <w:lang w:val="en-GB" w:eastAsia="it-IT"/>
              </w:rPr>
              <w:t>YES</w:t>
            </w:r>
          </w:p>
        </w:tc>
        <w:tc>
          <w:tcPr>
            <w:tcW w:w="573" w:type="dxa"/>
          </w:tcPr>
          <w:p w14:paraId="2DDF31B1">
            <w:pPr>
              <w:rPr>
                <w:rFonts w:ascii="Times New Roman" w:hAnsi="Times New Roman" w:cs="Times New Roman"/>
                <w:sz w:val="20"/>
                <w:lang w:val="en-GB" w:eastAsia="it-IT"/>
              </w:rPr>
            </w:pPr>
          </w:p>
          <w:p w14:paraId="668210F7">
            <w:pPr>
              <w:rPr>
                <w:rFonts w:ascii="Times New Roman" w:hAnsi="Times New Roman" w:cs="Times New Roman"/>
                <w:sz w:val="20"/>
                <w:lang w:val="en-GB" w:eastAsia="it-IT"/>
              </w:rPr>
            </w:pPr>
          </w:p>
        </w:tc>
        <w:tc>
          <w:tcPr>
            <w:tcW w:w="572" w:type="dxa"/>
            <w:tcBorders>
              <w:top w:val="nil"/>
              <w:bottom w:val="nil"/>
              <w:right w:val="nil"/>
            </w:tcBorders>
          </w:tcPr>
          <w:p w14:paraId="26D1C061">
            <w:pPr>
              <w:rPr>
                <w:rFonts w:ascii="Times New Roman" w:hAnsi="Times New Roman" w:cs="Times New Roman"/>
                <w:sz w:val="20"/>
                <w:lang w:val="en-GB" w:eastAsia="it-IT"/>
              </w:rPr>
            </w:pPr>
          </w:p>
        </w:tc>
        <w:tc>
          <w:tcPr>
            <w:tcW w:w="572" w:type="dxa"/>
            <w:tcBorders>
              <w:top w:val="nil"/>
              <w:left w:val="nil"/>
              <w:bottom w:val="nil"/>
              <w:right w:val="nil"/>
            </w:tcBorders>
          </w:tcPr>
          <w:p w14:paraId="57CE0B40">
            <w:pPr>
              <w:rPr>
                <w:rFonts w:ascii="Times New Roman" w:hAnsi="Times New Roman" w:cs="Times New Roman"/>
                <w:sz w:val="20"/>
                <w:lang w:val="en-GB" w:eastAsia="it-IT"/>
              </w:rPr>
            </w:pPr>
          </w:p>
        </w:tc>
        <w:tc>
          <w:tcPr>
            <w:tcW w:w="577" w:type="dxa"/>
            <w:tcBorders>
              <w:top w:val="nil"/>
              <w:left w:val="nil"/>
              <w:bottom w:val="nil"/>
            </w:tcBorders>
          </w:tcPr>
          <w:p w14:paraId="16927111">
            <w:pPr>
              <w:rPr>
                <w:rFonts w:ascii="Times New Roman" w:hAnsi="Times New Roman" w:cs="Times New Roman"/>
                <w:b/>
                <w:bCs/>
                <w:sz w:val="20"/>
                <w:lang w:val="en-GB" w:eastAsia="it-IT"/>
              </w:rPr>
            </w:pPr>
            <w:r>
              <w:rPr>
                <w:rFonts w:ascii="Times New Roman" w:hAnsi="Times New Roman" w:cs="Times New Roman"/>
                <w:b/>
                <w:bCs/>
                <w:sz w:val="20"/>
                <w:lang w:val="en-GB" w:eastAsia="it-IT"/>
              </w:rPr>
              <w:t>NO</w:t>
            </w:r>
          </w:p>
        </w:tc>
        <w:tc>
          <w:tcPr>
            <w:tcW w:w="572" w:type="dxa"/>
          </w:tcPr>
          <w:p w14:paraId="0B08525A">
            <w:pPr>
              <w:rPr>
                <w:rFonts w:ascii="Times New Roman" w:hAnsi="Times New Roman" w:cs="Times New Roman"/>
                <w:sz w:val="20"/>
                <w:lang w:val="en-GB" w:eastAsia="it-IT"/>
              </w:rPr>
            </w:pPr>
          </w:p>
        </w:tc>
        <w:tc>
          <w:tcPr>
            <w:tcW w:w="572" w:type="dxa"/>
            <w:tcBorders>
              <w:top w:val="nil"/>
              <w:bottom w:val="nil"/>
              <w:right w:val="nil"/>
            </w:tcBorders>
          </w:tcPr>
          <w:p w14:paraId="594BEA83">
            <w:pPr>
              <w:rPr>
                <w:rFonts w:ascii="Times New Roman" w:hAnsi="Times New Roman" w:cs="Times New Roman"/>
                <w:sz w:val="20"/>
                <w:lang w:val="en-GB" w:eastAsia="it-IT"/>
              </w:rPr>
            </w:pPr>
          </w:p>
        </w:tc>
        <w:tc>
          <w:tcPr>
            <w:tcW w:w="571" w:type="dxa"/>
            <w:tcBorders>
              <w:top w:val="nil"/>
              <w:left w:val="nil"/>
              <w:bottom w:val="nil"/>
              <w:right w:val="nil"/>
            </w:tcBorders>
          </w:tcPr>
          <w:p w14:paraId="507076AF">
            <w:pPr>
              <w:rPr>
                <w:rFonts w:ascii="Times New Roman" w:hAnsi="Times New Roman" w:cs="Times New Roman"/>
                <w:sz w:val="20"/>
                <w:lang w:val="en-GB" w:eastAsia="it-IT"/>
              </w:rPr>
            </w:pPr>
          </w:p>
        </w:tc>
        <w:tc>
          <w:tcPr>
            <w:tcW w:w="572" w:type="dxa"/>
            <w:tcBorders>
              <w:top w:val="nil"/>
              <w:left w:val="nil"/>
              <w:bottom w:val="nil"/>
              <w:right w:val="nil"/>
            </w:tcBorders>
          </w:tcPr>
          <w:p w14:paraId="05860247">
            <w:pPr>
              <w:rPr>
                <w:rFonts w:ascii="Times New Roman" w:hAnsi="Times New Roman" w:cs="Times New Roman"/>
                <w:sz w:val="20"/>
                <w:lang w:val="en-GB" w:eastAsia="it-IT"/>
              </w:rPr>
            </w:pPr>
          </w:p>
        </w:tc>
        <w:tc>
          <w:tcPr>
            <w:tcW w:w="572" w:type="dxa"/>
            <w:tcBorders>
              <w:top w:val="nil"/>
              <w:left w:val="nil"/>
              <w:bottom w:val="nil"/>
              <w:right w:val="nil"/>
            </w:tcBorders>
          </w:tcPr>
          <w:p w14:paraId="01120416">
            <w:pPr>
              <w:rPr>
                <w:rFonts w:ascii="Times New Roman" w:hAnsi="Times New Roman" w:cs="Times New Roman"/>
                <w:sz w:val="20"/>
                <w:lang w:val="en-GB" w:eastAsia="it-IT"/>
              </w:rPr>
            </w:pPr>
          </w:p>
        </w:tc>
        <w:tc>
          <w:tcPr>
            <w:tcW w:w="572" w:type="dxa"/>
            <w:tcBorders>
              <w:top w:val="nil"/>
              <w:left w:val="nil"/>
              <w:bottom w:val="nil"/>
              <w:right w:val="nil"/>
            </w:tcBorders>
          </w:tcPr>
          <w:p w14:paraId="2B336C80">
            <w:pPr>
              <w:rPr>
                <w:rFonts w:ascii="Times New Roman" w:hAnsi="Times New Roman" w:cs="Times New Roman"/>
                <w:sz w:val="20"/>
                <w:lang w:val="en-GB" w:eastAsia="it-IT"/>
              </w:rPr>
            </w:pPr>
          </w:p>
        </w:tc>
        <w:tc>
          <w:tcPr>
            <w:tcW w:w="572" w:type="dxa"/>
            <w:tcBorders>
              <w:top w:val="nil"/>
              <w:left w:val="nil"/>
              <w:bottom w:val="nil"/>
              <w:right w:val="nil"/>
            </w:tcBorders>
          </w:tcPr>
          <w:p w14:paraId="6ED6404B">
            <w:pPr>
              <w:rPr>
                <w:rFonts w:ascii="Times New Roman" w:hAnsi="Times New Roman" w:cs="Times New Roman"/>
                <w:sz w:val="20"/>
                <w:lang w:val="en-GB" w:eastAsia="it-IT"/>
              </w:rPr>
            </w:pPr>
          </w:p>
        </w:tc>
        <w:tc>
          <w:tcPr>
            <w:tcW w:w="572" w:type="dxa"/>
            <w:tcBorders>
              <w:top w:val="nil"/>
              <w:left w:val="nil"/>
              <w:bottom w:val="nil"/>
              <w:right w:val="nil"/>
            </w:tcBorders>
          </w:tcPr>
          <w:p w14:paraId="2C6D61C4">
            <w:pPr>
              <w:rPr>
                <w:rFonts w:ascii="Times New Roman" w:hAnsi="Times New Roman" w:cs="Times New Roman"/>
                <w:sz w:val="20"/>
                <w:lang w:val="en-GB" w:eastAsia="it-IT"/>
              </w:rPr>
            </w:pPr>
          </w:p>
        </w:tc>
      </w:tr>
    </w:tbl>
    <w:p w14:paraId="3A968C81">
      <w:pPr>
        <w:rPr>
          <w:rFonts w:ascii="Times New Roman" w:hAnsi="Times New Roman" w:cs="Times New Roman"/>
          <w:sz w:val="20"/>
          <w:lang w:val="en-GB" w:eastAsia="it-IT"/>
        </w:rPr>
      </w:pPr>
    </w:p>
    <w:tbl>
      <w:tblPr>
        <w:tblStyle w:val="12"/>
        <w:tblW w:w="0" w:type="auto"/>
        <w:tblInd w:w="0" w:type="dxa"/>
        <w:tblLayout w:type="autofit"/>
        <w:tblCellMar>
          <w:top w:w="0" w:type="dxa"/>
          <w:left w:w="108" w:type="dxa"/>
          <w:bottom w:w="0" w:type="dxa"/>
          <w:right w:w="108" w:type="dxa"/>
        </w:tblCellMar>
      </w:tblPr>
      <w:tblGrid>
        <w:gridCol w:w="5268"/>
        <w:gridCol w:w="3977"/>
      </w:tblGrid>
      <w:tr w14:paraId="77DA2F5E">
        <w:tblPrEx>
          <w:tblCellMar>
            <w:top w:w="0" w:type="dxa"/>
            <w:left w:w="108" w:type="dxa"/>
            <w:bottom w:w="0" w:type="dxa"/>
            <w:right w:w="108" w:type="dxa"/>
          </w:tblCellMar>
        </w:tblPrEx>
        <w:tc>
          <w:tcPr>
            <w:tcW w:w="5268" w:type="dxa"/>
            <w:tcBorders>
              <w:right w:val="single" w:color="auto" w:sz="4" w:space="0"/>
            </w:tcBorders>
          </w:tcPr>
          <w:p w14:paraId="3C98F905">
            <w:pPr>
              <w:jc w:val="right"/>
              <w:rPr>
                <w:rFonts w:ascii="Times New Roman" w:hAnsi="Times New Roman" w:cs="Times New Roman"/>
                <w:sz w:val="20"/>
                <w:lang w:val="en-GB" w:eastAsia="it-IT"/>
              </w:rPr>
            </w:pPr>
            <w:r>
              <w:rPr>
                <w:rFonts w:ascii="Times New Roman" w:hAnsi="Times New Roman" w:cs="Times New Roman"/>
                <w:sz w:val="20"/>
                <w:lang w:val="en-GB" w:eastAsia="it-IT"/>
              </w:rPr>
              <w:t>Signature</w:t>
            </w:r>
          </w:p>
          <w:p w14:paraId="53960B95">
            <w:pPr>
              <w:jc w:val="right"/>
              <w:rPr>
                <w:rFonts w:ascii="Times New Roman" w:hAnsi="Times New Roman" w:cs="Times New Roman"/>
                <w:sz w:val="20"/>
                <w:lang w:val="en-GB" w:eastAsia="it-IT"/>
              </w:rPr>
            </w:pPr>
          </w:p>
        </w:tc>
        <w:tc>
          <w:tcPr>
            <w:tcW w:w="3977" w:type="dxa"/>
            <w:tcBorders>
              <w:top w:val="single" w:color="auto" w:sz="4" w:space="0"/>
              <w:left w:val="single" w:color="auto" w:sz="4" w:space="0"/>
              <w:bottom w:val="single" w:color="auto" w:sz="4" w:space="0"/>
              <w:right w:val="single" w:color="auto" w:sz="4" w:space="0"/>
            </w:tcBorders>
          </w:tcPr>
          <w:p w14:paraId="3E473A02">
            <w:pPr>
              <w:rPr>
                <w:rFonts w:ascii="Times New Roman" w:hAnsi="Times New Roman" w:cs="Times New Roman"/>
                <w:sz w:val="20"/>
                <w:lang w:val="en-GB" w:eastAsia="it-IT"/>
              </w:rPr>
            </w:pPr>
          </w:p>
          <w:p w14:paraId="4D892143">
            <w:pPr>
              <w:rPr>
                <w:rFonts w:ascii="Times New Roman" w:hAnsi="Times New Roman" w:cs="Times New Roman"/>
                <w:sz w:val="20"/>
                <w:lang w:val="en-GB" w:eastAsia="it-IT"/>
              </w:rPr>
            </w:pPr>
          </w:p>
          <w:p w14:paraId="20CDEC92">
            <w:pPr>
              <w:rPr>
                <w:rFonts w:ascii="Times New Roman" w:hAnsi="Times New Roman" w:cs="Times New Roman"/>
                <w:sz w:val="20"/>
                <w:lang w:val="en-GB" w:eastAsia="it-IT"/>
              </w:rPr>
            </w:pPr>
          </w:p>
          <w:p w14:paraId="16F95FBA">
            <w:pPr>
              <w:rPr>
                <w:rFonts w:ascii="Times New Roman" w:hAnsi="Times New Roman" w:cs="Times New Roman"/>
                <w:sz w:val="20"/>
                <w:lang w:val="en-GB" w:eastAsia="it-IT"/>
              </w:rPr>
            </w:pPr>
          </w:p>
        </w:tc>
      </w:tr>
      <w:tr w14:paraId="17AAA3A0">
        <w:tblPrEx>
          <w:tblCellMar>
            <w:top w:w="0" w:type="dxa"/>
            <w:left w:w="108" w:type="dxa"/>
            <w:bottom w:w="0" w:type="dxa"/>
            <w:right w:w="108" w:type="dxa"/>
          </w:tblCellMar>
        </w:tblPrEx>
        <w:tc>
          <w:tcPr>
            <w:tcW w:w="5268" w:type="dxa"/>
            <w:tcBorders>
              <w:right w:val="single" w:color="auto" w:sz="4" w:space="0"/>
            </w:tcBorders>
          </w:tcPr>
          <w:p w14:paraId="08583053">
            <w:pPr>
              <w:jc w:val="right"/>
              <w:rPr>
                <w:rFonts w:ascii="Times New Roman" w:hAnsi="Times New Roman" w:cs="Times New Roman"/>
                <w:sz w:val="20"/>
                <w:lang w:val="en-GB" w:eastAsia="it-IT"/>
              </w:rPr>
            </w:pPr>
            <w:r>
              <w:rPr>
                <w:rFonts w:ascii="Times New Roman" w:hAnsi="Times New Roman" w:cs="Times New Roman"/>
                <w:sz w:val="20"/>
                <w:lang w:val="en-GB" w:eastAsia="it-IT"/>
              </w:rPr>
              <w:t>Date of Signing</w:t>
            </w:r>
          </w:p>
          <w:p w14:paraId="3A428757">
            <w:pPr>
              <w:jc w:val="right"/>
              <w:rPr>
                <w:rFonts w:ascii="Times New Roman" w:hAnsi="Times New Roman" w:cs="Times New Roman"/>
                <w:sz w:val="20"/>
                <w:lang w:val="en-GB" w:eastAsia="it-IT"/>
              </w:rPr>
            </w:pPr>
          </w:p>
        </w:tc>
        <w:tc>
          <w:tcPr>
            <w:tcW w:w="3977" w:type="dxa"/>
            <w:tcBorders>
              <w:top w:val="single" w:color="auto" w:sz="4" w:space="0"/>
              <w:left w:val="single" w:color="auto" w:sz="4" w:space="0"/>
              <w:bottom w:val="single" w:color="auto" w:sz="4" w:space="0"/>
              <w:right w:val="single" w:color="auto" w:sz="4" w:space="0"/>
            </w:tcBorders>
          </w:tcPr>
          <w:p w14:paraId="254EEE5F">
            <w:pPr>
              <w:rPr>
                <w:rFonts w:ascii="Times New Roman" w:hAnsi="Times New Roman" w:cs="Times New Roman"/>
                <w:sz w:val="20"/>
                <w:lang w:val="en-GB" w:eastAsia="it-IT"/>
              </w:rPr>
            </w:pPr>
          </w:p>
          <w:p w14:paraId="601B7D37">
            <w:pPr>
              <w:rPr>
                <w:rFonts w:ascii="Times New Roman" w:hAnsi="Times New Roman" w:cs="Times New Roman"/>
                <w:sz w:val="20"/>
                <w:lang w:val="en-GB" w:eastAsia="it-IT"/>
              </w:rPr>
            </w:pPr>
          </w:p>
          <w:p w14:paraId="199F847E">
            <w:pPr>
              <w:rPr>
                <w:rFonts w:ascii="Times New Roman" w:hAnsi="Times New Roman" w:cs="Times New Roman"/>
                <w:sz w:val="20"/>
                <w:lang w:val="en-GB" w:eastAsia="it-IT"/>
              </w:rPr>
            </w:pPr>
            <w:r>
              <w:rPr>
                <w:rFonts w:ascii="Times New Roman" w:hAnsi="Times New Roman" w:cs="Times New Roman"/>
                <w:sz w:val="20"/>
                <w:lang w:val="en-GB" w:eastAsia="it-IT"/>
              </w:rPr>
              <w:tab/>
            </w:r>
            <w:r>
              <w:rPr>
                <w:rFonts w:ascii="Times New Roman" w:hAnsi="Times New Roman" w:cs="Times New Roman"/>
                <w:sz w:val="20"/>
                <w:lang w:val="en-GB" w:eastAsia="it-IT"/>
              </w:rPr>
              <w:t>Day  /  Month  /  Year</w:t>
            </w:r>
          </w:p>
        </w:tc>
      </w:tr>
    </w:tbl>
    <w:p w14:paraId="08540067">
      <w:pPr>
        <w:rPr>
          <w:rFonts w:ascii="Times New Roman" w:hAnsi="Times New Roman" w:cs="Times New Roman"/>
          <w:lang w:val="en-GB" w:eastAsia="it-IT"/>
        </w:rPr>
      </w:pPr>
    </w:p>
    <w:p w14:paraId="19A029A4">
      <w:pPr>
        <w:pStyle w:val="63"/>
        <w:rPr>
          <w:rFonts w:ascii="Times New Roman" w:hAnsi="Times New Roman" w:cs="Times New Roman"/>
          <w:lang w:val="en-GB" w:eastAsia="it-IT"/>
        </w:rPr>
      </w:pPr>
      <w:r>
        <w:rPr>
          <w:rFonts w:ascii="Times New Roman" w:hAnsi="Times New Roman" w:cs="Times New Roman"/>
          <w:lang w:val="en-GB" w:eastAsia="it-IT"/>
        </w:rPr>
        <w:br w:type="page"/>
      </w:r>
    </w:p>
    <w:p w14:paraId="306A313A">
      <w:pPr>
        <w:pStyle w:val="4"/>
        <w:jc w:val="center"/>
        <w:rPr>
          <w:rFonts w:ascii="Times New Roman" w:hAnsi="Times New Roman" w:cs="Times New Roman"/>
          <w:b w:val="0"/>
          <w:bCs w:val="0"/>
        </w:rPr>
      </w:pPr>
      <w:bookmarkStart w:id="849" w:name="_Toc38696506"/>
      <w:bookmarkStart w:id="850" w:name="_Toc48800798"/>
      <w:bookmarkStart w:id="851" w:name="_Toc48803164"/>
      <w:bookmarkStart w:id="852" w:name="_Toc48804178"/>
      <w:bookmarkStart w:id="853" w:name="_Toc48812477"/>
      <w:bookmarkStart w:id="854" w:name="_Toc48803840"/>
      <w:bookmarkStart w:id="855" w:name="_Toc48892690"/>
      <w:bookmarkStart w:id="856" w:name="_Toc48551148"/>
      <w:bookmarkStart w:id="857" w:name="_Toc48800967"/>
      <w:bookmarkStart w:id="858" w:name="_Toc48804347"/>
      <w:bookmarkStart w:id="859" w:name="_Toc48803333"/>
      <w:bookmarkStart w:id="860" w:name="_Toc48803502"/>
      <w:bookmarkStart w:id="861" w:name="_Toc48798528"/>
      <w:bookmarkStart w:id="862" w:name="_Toc48804854"/>
      <w:bookmarkStart w:id="863" w:name="_Toc48979570"/>
      <w:bookmarkStart w:id="864" w:name="_Toc48895295"/>
      <w:bookmarkStart w:id="865" w:name="_Toc48969381"/>
      <w:bookmarkStart w:id="866" w:name="_Toc48970304"/>
      <w:bookmarkStart w:id="867" w:name="_Toc48969050"/>
      <w:bookmarkStart w:id="868" w:name="_Toc49159895"/>
      <w:bookmarkStart w:id="869" w:name="_Toc48895481"/>
      <w:bookmarkStart w:id="870" w:name="_Toc48978624"/>
      <w:bookmarkStart w:id="871" w:name="_Toc48974128"/>
      <w:bookmarkStart w:id="872" w:name="_Toc48894522"/>
      <w:bookmarkStart w:id="873" w:name="_Toc48896265"/>
      <w:bookmarkStart w:id="874" w:name="_Toc48980635"/>
      <w:bookmarkStart w:id="875" w:name="_Toc48979383"/>
      <w:bookmarkStart w:id="876" w:name="_Toc49159708"/>
      <w:bookmarkStart w:id="877" w:name="_Toc140186411"/>
      <w:bookmarkStart w:id="878" w:name="_Toc506545798"/>
      <w:bookmarkStart w:id="879" w:name="_Toc67815175"/>
      <w:r>
        <w:rPr>
          <w:rFonts w:ascii="Times New Roman" w:hAnsi="Times New Roman" w:cs="Times New Roman"/>
          <w:b w:val="0"/>
          <w:bCs w:val="0"/>
        </w:rPr>
        <w:t>4B.</w:t>
      </w:r>
      <w:r>
        <w:rPr>
          <w:rFonts w:ascii="Times New Roman" w:hAnsi="Times New Roman" w:cs="Times New Roman"/>
          <w:b w:val="0"/>
          <w:bCs w:val="0"/>
        </w:rPr>
        <w:tab/>
      </w:r>
      <w:r>
        <w:rPr>
          <w:rFonts w:ascii="Times New Roman" w:hAnsi="Times New Roman" w:cs="Times New Roman"/>
          <w:b w:val="0"/>
          <w:bCs w:val="0"/>
        </w:rPr>
        <w:t>Financial Proposal - Standard Forms</w:t>
      </w:r>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p>
    <w:p w14:paraId="74EF3DD5">
      <w:pPr>
        <w:jc w:val="center"/>
        <w:rPr>
          <w:rFonts w:ascii="Times New Roman" w:hAnsi="Times New Roman" w:cs="Times New Roman"/>
        </w:rPr>
      </w:pPr>
    </w:p>
    <w:p w14:paraId="19240453">
      <w:pPr>
        <w:jc w:val="both"/>
        <w:rPr>
          <w:rFonts w:ascii="Times New Roman" w:hAnsi="Times New Roman" w:cs="Times New Roman"/>
          <w:i/>
          <w:lang w:val="en-GB"/>
        </w:rPr>
      </w:pPr>
      <w:r>
        <w:rPr>
          <w:rFonts w:ascii="Times New Roman" w:hAnsi="Times New Roman" w:cs="Times New Roman"/>
          <w:lang w:val="en-GB"/>
        </w:rPr>
        <w:t>[</w:t>
      </w:r>
      <w:r>
        <w:rPr>
          <w:rFonts w:ascii="Times New Roman" w:hAnsi="Times New Roman" w:cs="Times New Roman"/>
          <w:i/>
          <w:lang w:val="en-GB"/>
        </w:rPr>
        <w:t>Comments in brackets [  ] provide guidance to the short listed Consultants for the preparation of their Financial Proposals; they should not appear on the Financial Proposals to be submitted.]</w:t>
      </w:r>
    </w:p>
    <w:p w14:paraId="15C6A604">
      <w:pPr>
        <w:ind w:left="720" w:hanging="720"/>
        <w:rPr>
          <w:rFonts w:ascii="Times New Roman" w:hAnsi="Times New Roman" w:cs="Times New Roman"/>
          <w:i/>
          <w:lang w:val="en-GB"/>
        </w:rPr>
      </w:pPr>
    </w:p>
    <w:p w14:paraId="00DBB455">
      <w:pPr>
        <w:jc w:val="both"/>
        <w:rPr>
          <w:rFonts w:ascii="Times New Roman" w:hAnsi="Times New Roman" w:cs="Times New Roman"/>
          <w:lang w:val="en-GB"/>
        </w:rPr>
      </w:pPr>
      <w:r>
        <w:rPr>
          <w:rFonts w:ascii="Times New Roman" w:hAnsi="Times New Roman" w:cs="Times New Roman"/>
          <w:i/>
          <w:lang w:val="en-GB"/>
        </w:rPr>
        <w:t>[Forms 4B1 to 4B5 are to be used for the preparation of the Financial Proposal according to the instructions provided under Clause 19 of the Instructions to Consultants.  Such Forms are to be used whichever is the selection method indicated in Clause 1.1 of the Proposal Data Sheet]</w:t>
      </w:r>
    </w:p>
    <w:p w14:paraId="07A1E24C">
      <w:pPr>
        <w:ind w:left="720" w:hanging="720"/>
        <w:rPr>
          <w:rFonts w:ascii="Times New Roman" w:hAnsi="Times New Roman" w:cs="Times New Roman"/>
          <w:lang w:val="en-GB"/>
        </w:rPr>
      </w:pPr>
    </w:p>
    <w:p w14:paraId="687320AD">
      <w:pPr>
        <w:ind w:left="1080" w:hanging="1080"/>
        <w:rPr>
          <w:rFonts w:ascii="Times New Roman" w:hAnsi="Times New Roman" w:cs="Times New Roman"/>
          <w:lang w:val="en-GB"/>
        </w:rPr>
      </w:pPr>
      <w:r>
        <w:rPr>
          <w:rFonts w:ascii="Times New Roman" w:hAnsi="Times New Roman" w:cs="Times New Roman"/>
          <w:lang w:val="en-GB"/>
        </w:rPr>
        <w:t>4B1</w:t>
      </w:r>
      <w:r>
        <w:rPr>
          <w:rFonts w:ascii="Times New Roman" w:hAnsi="Times New Roman" w:cs="Times New Roman"/>
          <w:lang w:val="en-GB"/>
        </w:rPr>
        <w:tab/>
      </w:r>
      <w:r>
        <w:rPr>
          <w:rFonts w:ascii="Times New Roman" w:hAnsi="Times New Roman" w:cs="Times New Roman"/>
          <w:lang w:val="en-GB"/>
        </w:rPr>
        <w:t>Financial Proposal Submission Form</w:t>
      </w:r>
    </w:p>
    <w:p w14:paraId="23B9727D">
      <w:pPr>
        <w:ind w:left="1080" w:hanging="1080"/>
        <w:rPr>
          <w:rFonts w:ascii="Times New Roman" w:hAnsi="Times New Roman" w:cs="Times New Roman"/>
          <w:lang w:val="en-GB"/>
        </w:rPr>
      </w:pPr>
    </w:p>
    <w:p w14:paraId="1C69FB48">
      <w:pPr>
        <w:ind w:left="1080" w:hanging="1080"/>
        <w:rPr>
          <w:rFonts w:ascii="Times New Roman" w:hAnsi="Times New Roman" w:cs="Times New Roman"/>
          <w:lang w:val="en-GB"/>
        </w:rPr>
      </w:pPr>
      <w:r>
        <w:rPr>
          <w:rFonts w:ascii="Times New Roman" w:hAnsi="Times New Roman" w:cs="Times New Roman"/>
          <w:lang w:val="en-GB"/>
        </w:rPr>
        <w:t>4B2</w:t>
      </w:r>
      <w:r>
        <w:rPr>
          <w:rFonts w:ascii="Times New Roman" w:hAnsi="Times New Roman" w:cs="Times New Roman"/>
          <w:lang w:val="en-GB"/>
        </w:rPr>
        <w:tab/>
      </w:r>
      <w:r>
        <w:rPr>
          <w:rFonts w:ascii="Times New Roman" w:hAnsi="Times New Roman" w:cs="Times New Roman"/>
          <w:lang w:val="en-GB"/>
        </w:rPr>
        <w:t>Summary of Costs</w:t>
      </w:r>
    </w:p>
    <w:p w14:paraId="28D9B2C7">
      <w:pPr>
        <w:ind w:left="1080" w:hanging="1080"/>
        <w:rPr>
          <w:rFonts w:ascii="Times New Roman" w:hAnsi="Times New Roman" w:cs="Times New Roman"/>
          <w:lang w:val="en-GB"/>
        </w:rPr>
      </w:pPr>
    </w:p>
    <w:p w14:paraId="42AC49EB">
      <w:pPr>
        <w:ind w:left="1080" w:hanging="1080"/>
        <w:rPr>
          <w:rFonts w:ascii="Times New Roman" w:hAnsi="Times New Roman" w:cs="Times New Roman"/>
          <w:lang w:val="en-GB"/>
        </w:rPr>
      </w:pPr>
      <w:r>
        <w:rPr>
          <w:rFonts w:ascii="Times New Roman" w:hAnsi="Times New Roman" w:cs="Times New Roman"/>
          <w:lang w:val="en-GB"/>
        </w:rPr>
        <w:t>4B3</w:t>
      </w:r>
      <w:r>
        <w:rPr>
          <w:rFonts w:ascii="Times New Roman" w:hAnsi="Times New Roman" w:cs="Times New Roman"/>
          <w:lang w:val="en-GB"/>
        </w:rPr>
        <w:tab/>
      </w:r>
      <w:r>
        <w:rPr>
          <w:rFonts w:ascii="Times New Roman" w:hAnsi="Times New Roman" w:cs="Times New Roman"/>
          <w:lang w:val="en-GB"/>
        </w:rPr>
        <w:t>Breakdown of Staff Remuneration</w:t>
      </w:r>
    </w:p>
    <w:p w14:paraId="669C9D1A">
      <w:pPr>
        <w:ind w:left="1080" w:hanging="1080"/>
        <w:rPr>
          <w:rFonts w:ascii="Times New Roman" w:hAnsi="Times New Roman" w:cs="Times New Roman"/>
          <w:lang w:val="en-GB"/>
        </w:rPr>
      </w:pPr>
    </w:p>
    <w:p w14:paraId="2143DB65">
      <w:pPr>
        <w:ind w:left="1080" w:hanging="1080"/>
        <w:rPr>
          <w:rFonts w:ascii="Times New Roman" w:hAnsi="Times New Roman" w:cs="Times New Roman"/>
          <w:lang w:val="en-GB"/>
        </w:rPr>
      </w:pPr>
      <w:r>
        <w:rPr>
          <w:rFonts w:ascii="Times New Roman" w:hAnsi="Times New Roman" w:cs="Times New Roman"/>
          <w:lang w:val="en-GB"/>
        </w:rPr>
        <w:t>4B4</w:t>
      </w:r>
      <w:r>
        <w:rPr>
          <w:rFonts w:ascii="Times New Roman" w:hAnsi="Times New Roman" w:cs="Times New Roman"/>
          <w:lang w:val="en-GB"/>
        </w:rPr>
        <w:tab/>
      </w:r>
      <w:r>
        <w:rPr>
          <w:rFonts w:ascii="Times New Roman" w:hAnsi="Times New Roman" w:cs="Times New Roman"/>
          <w:lang w:val="en-GB"/>
        </w:rPr>
        <w:t>Breakdown of Reimbursable expenses</w:t>
      </w:r>
    </w:p>
    <w:p w14:paraId="43446937">
      <w:pPr>
        <w:ind w:left="1080" w:hanging="1080"/>
        <w:rPr>
          <w:rFonts w:ascii="Times New Roman" w:hAnsi="Times New Roman" w:cs="Times New Roman"/>
          <w:lang w:val="en-GB"/>
        </w:rPr>
      </w:pPr>
    </w:p>
    <w:p w14:paraId="32852D4F">
      <w:pPr>
        <w:ind w:left="1080" w:hanging="1080"/>
        <w:rPr>
          <w:rFonts w:ascii="Times New Roman" w:hAnsi="Times New Roman" w:cs="Times New Roman"/>
          <w:lang w:val="en-GB"/>
        </w:rPr>
      </w:pPr>
      <w:r>
        <w:rPr>
          <w:rFonts w:ascii="Times New Roman" w:hAnsi="Times New Roman" w:cs="Times New Roman"/>
          <w:lang w:val="en-GB"/>
        </w:rPr>
        <w:t>4B5</w:t>
      </w:r>
      <w:r>
        <w:rPr>
          <w:rFonts w:ascii="Times New Roman" w:hAnsi="Times New Roman" w:cs="Times New Roman"/>
          <w:lang w:val="en-GB"/>
        </w:rPr>
        <w:tab/>
      </w:r>
      <w:r>
        <w:rPr>
          <w:rFonts w:ascii="Times New Roman" w:hAnsi="Times New Roman" w:cs="Times New Roman"/>
          <w:lang w:val="en-GB"/>
        </w:rPr>
        <w:t>Breakdown of Taxes</w:t>
      </w:r>
    </w:p>
    <w:p w14:paraId="3A2810BB">
      <w:pPr>
        <w:ind w:left="540" w:hanging="540"/>
        <w:rPr>
          <w:rFonts w:ascii="Times New Roman" w:hAnsi="Times New Roman" w:cs="Times New Roman"/>
          <w:lang w:val="en-GB"/>
        </w:rPr>
      </w:pPr>
    </w:p>
    <w:p w14:paraId="2E16B864">
      <w:pPr>
        <w:pStyle w:val="4"/>
        <w:jc w:val="center"/>
        <w:rPr>
          <w:rFonts w:ascii="Times New Roman" w:hAnsi="Times New Roman" w:cs="Times New Roman"/>
        </w:rPr>
      </w:pPr>
      <w:bookmarkStart w:id="880" w:name="_Toc48551149"/>
      <w:bookmarkStart w:id="881" w:name="_Toc48804179"/>
      <w:bookmarkStart w:id="882" w:name="_Toc48892691"/>
      <w:bookmarkStart w:id="883" w:name="_Toc48812478"/>
      <w:bookmarkStart w:id="884" w:name="_Toc38696507"/>
      <w:bookmarkStart w:id="885" w:name="_Toc48800799"/>
      <w:bookmarkStart w:id="886" w:name="_Toc48800968"/>
      <w:bookmarkStart w:id="887" w:name="_Toc48803165"/>
      <w:bookmarkStart w:id="888" w:name="_Toc48894523"/>
      <w:bookmarkStart w:id="889" w:name="_Toc48803334"/>
      <w:bookmarkStart w:id="890" w:name="_Toc48803503"/>
      <w:bookmarkStart w:id="891" w:name="_Toc48895296"/>
      <w:bookmarkStart w:id="892" w:name="_Toc48895482"/>
      <w:bookmarkStart w:id="893" w:name="_Toc48798529"/>
      <w:bookmarkStart w:id="894" w:name="_Toc48804348"/>
      <w:bookmarkStart w:id="895" w:name="_Toc48803841"/>
      <w:bookmarkStart w:id="896" w:name="_Toc48896266"/>
      <w:bookmarkStart w:id="897" w:name="_Toc48804855"/>
      <w:r>
        <w:rPr>
          <w:rFonts w:ascii="Times New Roman" w:hAnsi="Times New Roman" w:cs="Times New Roman"/>
        </w:rPr>
        <w:br w:type="page"/>
      </w:r>
      <w:bookmarkStart w:id="898" w:name="_Toc506545799"/>
      <w:bookmarkStart w:id="899" w:name="_Toc48974129"/>
      <w:bookmarkStart w:id="900" w:name="_Toc140186412"/>
      <w:bookmarkStart w:id="901" w:name="_Toc48969382"/>
      <w:bookmarkStart w:id="902" w:name="_Toc48969051"/>
      <w:bookmarkStart w:id="903" w:name="_Toc48979384"/>
      <w:bookmarkStart w:id="904" w:name="_Toc67815176"/>
      <w:bookmarkStart w:id="905" w:name="_Toc48970305"/>
      <w:bookmarkStart w:id="906" w:name="_Toc48979571"/>
      <w:bookmarkStart w:id="907" w:name="_Toc48978625"/>
      <w:bookmarkStart w:id="908" w:name="_Toc49159896"/>
      <w:bookmarkStart w:id="909" w:name="_Toc49159709"/>
      <w:bookmarkStart w:id="910" w:name="_Toc48980636"/>
      <w:r>
        <w:rPr>
          <w:rFonts w:ascii="Times New Roman" w:hAnsi="Times New Roman" w:cs="Times New Roman"/>
          <w:b w:val="0"/>
          <w:bCs w:val="0"/>
        </w:rPr>
        <w:t>Form 4B1</w:t>
      </w:r>
      <w:r>
        <w:rPr>
          <w:rFonts w:ascii="Times New Roman" w:hAnsi="Times New Roman" w:cs="Times New Roman"/>
          <w:b w:val="0"/>
          <w:bCs w:val="0"/>
        </w:rPr>
        <w:tab/>
      </w:r>
      <w:r>
        <w:rPr>
          <w:rFonts w:ascii="Times New Roman" w:hAnsi="Times New Roman" w:cs="Times New Roman"/>
          <w:b w:val="0"/>
          <w:bCs w:val="0"/>
        </w:rPr>
        <w:t>Financial Proposal Submission Form</w:t>
      </w:r>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p>
    <w:p w14:paraId="38ACA1BB">
      <w:pPr>
        <w:jc w:val="right"/>
        <w:rPr>
          <w:rFonts w:ascii="Times New Roman" w:hAnsi="Times New Roman" w:cs="Times New Roman"/>
        </w:rPr>
      </w:pPr>
    </w:p>
    <w:p w14:paraId="51C54EC3">
      <w:pPr>
        <w:jc w:val="right"/>
        <w:rPr>
          <w:rFonts w:ascii="Times New Roman" w:hAnsi="Times New Roman" w:cs="Times New Roman"/>
          <w:lang w:val="en-GB"/>
        </w:rPr>
      </w:pPr>
      <w:r>
        <w:rPr>
          <w:rFonts w:ascii="Times New Roman" w:hAnsi="Times New Roman" w:cs="Times New Roman"/>
          <w:lang w:val="en-GB"/>
        </w:rPr>
        <w:t>[</w:t>
      </w:r>
      <w:r>
        <w:rPr>
          <w:rFonts w:ascii="Times New Roman" w:hAnsi="Times New Roman" w:cs="Times New Roman"/>
          <w:i/>
          <w:lang w:val="en-GB"/>
        </w:rPr>
        <w:t>Location, Date</w:t>
      </w:r>
      <w:r>
        <w:rPr>
          <w:rFonts w:ascii="Times New Roman" w:hAnsi="Times New Roman" w:cs="Times New Roman"/>
          <w:lang w:val="en-GB"/>
        </w:rPr>
        <w:t>]</w:t>
      </w:r>
    </w:p>
    <w:p w14:paraId="196B61CA">
      <w:pPr>
        <w:rPr>
          <w:rFonts w:ascii="Times New Roman" w:hAnsi="Times New Roman" w:cs="Times New Roman"/>
          <w:lang w:val="en-GB"/>
        </w:rPr>
      </w:pPr>
    </w:p>
    <w:p w14:paraId="479338C8">
      <w:pPr>
        <w:rPr>
          <w:rFonts w:ascii="Times New Roman" w:hAnsi="Times New Roman" w:cs="Times New Roman"/>
          <w:lang w:val="en-GB"/>
        </w:rPr>
      </w:pPr>
    </w:p>
    <w:p w14:paraId="75F6258C">
      <w:pPr>
        <w:rPr>
          <w:rFonts w:ascii="Times New Roman" w:hAnsi="Times New Roman" w:cs="Times New Roman"/>
          <w:lang w:val="en-GB"/>
        </w:rPr>
      </w:pPr>
      <w:r>
        <w:rPr>
          <w:rFonts w:ascii="Times New Roman" w:hAnsi="Times New Roman" w:cs="Times New Roman"/>
          <w:lang w:val="en-GB"/>
        </w:rPr>
        <w:t>To:</w:t>
      </w:r>
      <w:r>
        <w:rPr>
          <w:rFonts w:ascii="Times New Roman" w:hAnsi="Times New Roman" w:cs="Times New Roman"/>
          <w:lang w:val="en-GB"/>
        </w:rPr>
        <w:tab/>
      </w:r>
      <w:r>
        <w:rPr>
          <w:rFonts w:ascii="Times New Roman" w:hAnsi="Times New Roman" w:cs="Times New Roman"/>
          <w:lang w:val="en-GB"/>
        </w:rPr>
        <w:t>[</w:t>
      </w:r>
      <w:r>
        <w:rPr>
          <w:rFonts w:ascii="Times New Roman" w:hAnsi="Times New Roman" w:cs="Times New Roman"/>
          <w:i/>
          <w:lang w:val="en-GB"/>
        </w:rPr>
        <w:t>Name and address of Client</w:t>
      </w:r>
      <w:r>
        <w:rPr>
          <w:rFonts w:ascii="Times New Roman" w:hAnsi="Times New Roman" w:cs="Times New Roman"/>
          <w:lang w:val="en-GB"/>
        </w:rPr>
        <w:t>]</w:t>
      </w:r>
    </w:p>
    <w:p w14:paraId="7F0B6457">
      <w:pPr>
        <w:rPr>
          <w:rFonts w:ascii="Times New Roman" w:hAnsi="Times New Roman" w:cs="Times New Roman"/>
          <w:lang w:val="en-GB"/>
        </w:rPr>
      </w:pPr>
    </w:p>
    <w:p w14:paraId="731560CD">
      <w:pPr>
        <w:rPr>
          <w:rFonts w:ascii="Times New Roman" w:hAnsi="Times New Roman" w:cs="Times New Roman"/>
          <w:lang w:val="en-GB"/>
        </w:rPr>
      </w:pPr>
    </w:p>
    <w:p w14:paraId="162F9AC7">
      <w:pPr>
        <w:rPr>
          <w:rFonts w:ascii="Times New Roman" w:hAnsi="Times New Roman" w:cs="Times New Roman"/>
          <w:lang w:val="en-GB"/>
        </w:rPr>
      </w:pPr>
    </w:p>
    <w:p w14:paraId="3B5172F9">
      <w:pPr>
        <w:rPr>
          <w:rFonts w:ascii="Times New Roman" w:hAnsi="Times New Roman" w:cs="Times New Roman"/>
          <w:lang w:val="en-GB"/>
        </w:rPr>
      </w:pPr>
      <w:r>
        <w:rPr>
          <w:rFonts w:ascii="Times New Roman" w:hAnsi="Times New Roman" w:cs="Times New Roman"/>
          <w:lang w:val="en-GB"/>
        </w:rPr>
        <w:t>Dear Sirs:</w:t>
      </w:r>
    </w:p>
    <w:p w14:paraId="3EB49A84">
      <w:pPr>
        <w:rPr>
          <w:rFonts w:ascii="Times New Roman" w:hAnsi="Times New Roman" w:cs="Times New Roman"/>
          <w:lang w:val="en-GB"/>
        </w:rPr>
      </w:pPr>
    </w:p>
    <w:p w14:paraId="31988E8C">
      <w:pPr>
        <w:jc w:val="both"/>
        <w:rPr>
          <w:rFonts w:ascii="Times New Roman" w:hAnsi="Times New Roman" w:cs="Times New Roman"/>
          <w:i/>
          <w:iCs/>
        </w:rPr>
      </w:pPr>
      <w:r>
        <w:rPr>
          <w:rFonts w:ascii="Times New Roman" w:hAnsi="Times New Roman" w:cs="Times New Roman"/>
        </w:rPr>
        <w:tab/>
      </w:r>
      <w:r>
        <w:rPr>
          <w:rFonts w:ascii="Times New Roman" w:hAnsi="Times New Roman" w:cs="Times New Roman"/>
        </w:rPr>
        <w:t>We, the undersigned, offer to provide the consulting services for [</w:t>
      </w:r>
      <w:r>
        <w:rPr>
          <w:rFonts w:ascii="Times New Roman" w:hAnsi="Times New Roman" w:cs="Times New Roman"/>
          <w:i/>
        </w:rPr>
        <w:t>Insert</w:t>
      </w:r>
      <w:r>
        <w:rPr>
          <w:rFonts w:ascii="Times New Roman" w:hAnsi="Times New Roman" w:cs="Times New Roman"/>
        </w:rPr>
        <w:t xml:space="preserve"> </w:t>
      </w:r>
      <w:r>
        <w:rPr>
          <w:rFonts w:ascii="Times New Roman" w:hAnsi="Times New Roman" w:cs="Times New Roman"/>
          <w:i/>
        </w:rPr>
        <w:t>title of assignment</w:t>
      </w:r>
      <w:r>
        <w:rPr>
          <w:rFonts w:ascii="Times New Roman" w:hAnsi="Times New Roman" w:cs="Times New Roman"/>
        </w:rPr>
        <w:t>] in accordance with your Request for Proposal dated [</w:t>
      </w:r>
      <w:r>
        <w:rPr>
          <w:rFonts w:ascii="Times New Roman" w:hAnsi="Times New Roman" w:cs="Times New Roman"/>
          <w:i/>
        </w:rPr>
        <w:t>Insert Date</w:t>
      </w:r>
      <w:r>
        <w:rPr>
          <w:rFonts w:ascii="Times New Roman" w:hAnsi="Times New Roman" w:cs="Times New Roman"/>
        </w:rPr>
        <w:t>] and our Technical Proposal.  Our attached Financial Proposal is for the sum of [</w:t>
      </w:r>
      <w:r>
        <w:rPr>
          <w:rFonts w:ascii="Times New Roman" w:hAnsi="Times New Roman" w:cs="Times New Roman"/>
          <w:i/>
        </w:rPr>
        <w:t xml:space="preserve">Insert </w:t>
      </w:r>
      <w:r>
        <w:rPr>
          <w:rFonts w:ascii="Times New Roman" w:hAnsi="Times New Roman" w:cs="Times New Roman"/>
        </w:rPr>
        <w:t>a</w:t>
      </w:r>
      <w:r>
        <w:rPr>
          <w:rFonts w:ascii="Times New Roman" w:hAnsi="Times New Roman" w:cs="Times New Roman"/>
          <w:i/>
        </w:rPr>
        <w:t>mount in words and figures</w:t>
      </w:r>
      <w:r>
        <w:rPr>
          <w:rFonts w:ascii="Times New Roman" w:hAnsi="Times New Roman" w:cs="Times New Roman"/>
        </w:rPr>
        <w:t xml:space="preserve">].  This amount is exclusive of local taxes, which we have estimated at </w:t>
      </w:r>
      <w:r>
        <w:rPr>
          <w:rFonts w:ascii="Times New Roman" w:hAnsi="Times New Roman" w:cs="Times New Roman"/>
          <w:i/>
          <w:iCs/>
        </w:rPr>
        <w:t>[insert amount in words and figures].</w:t>
      </w:r>
    </w:p>
    <w:p w14:paraId="44A16D79">
      <w:pPr>
        <w:jc w:val="both"/>
        <w:rPr>
          <w:rFonts w:ascii="Times New Roman" w:hAnsi="Times New Roman" w:cs="Times New Roman"/>
        </w:rPr>
      </w:pPr>
    </w:p>
    <w:p w14:paraId="7FF181E9">
      <w:pPr>
        <w:jc w:val="both"/>
        <w:rPr>
          <w:rFonts w:ascii="Times New Roman" w:hAnsi="Times New Roman" w:cs="Times New Roman"/>
          <w:lang w:val="en-GB"/>
        </w:rPr>
      </w:pPr>
      <w:r>
        <w:rPr>
          <w:rFonts w:ascii="Times New Roman" w:hAnsi="Times New Roman" w:cs="Times New Roman"/>
          <w:lang w:val="en-GB"/>
        </w:rPr>
        <w:tab/>
      </w:r>
      <w:r>
        <w:rPr>
          <w:rFonts w:ascii="Times New Roman" w:hAnsi="Times New Roman" w:cs="Times New Roman"/>
          <w:lang w:val="en-GB"/>
        </w:rPr>
        <w:t>Our Financial Proposal shall be binding upon us subject to the modifications resulting from Contract negotiations, up to expiration of the validity period of the Proposal, i.e. before the date indicated in Clause Reference 25 of the Special Instructions to Consultants</w:t>
      </w:r>
    </w:p>
    <w:p w14:paraId="6F11C85E">
      <w:pPr>
        <w:jc w:val="both"/>
        <w:rPr>
          <w:rFonts w:ascii="Times New Roman" w:hAnsi="Times New Roman" w:cs="Times New Roman"/>
          <w:lang w:val="en-GB"/>
        </w:rPr>
      </w:pPr>
    </w:p>
    <w:p w14:paraId="1840C0C0">
      <w:pPr>
        <w:jc w:val="both"/>
        <w:rPr>
          <w:rFonts w:ascii="Times New Roman" w:hAnsi="Times New Roman" w:cs="Times New Roman"/>
          <w:lang w:val="en-GB"/>
        </w:rPr>
      </w:pPr>
      <w:r>
        <w:rPr>
          <w:rFonts w:ascii="Times New Roman" w:hAnsi="Times New Roman" w:cs="Times New Roman"/>
          <w:lang w:val="en-GB"/>
        </w:rPr>
        <w:t xml:space="preserve">Commissions and gratuities, if any, paid or to be paid by us to agents relating to this Proposal   and Contract execution, if we are awarded the Contract, are listed as follows: </w:t>
      </w:r>
    </w:p>
    <w:p w14:paraId="072F504F">
      <w:pPr>
        <w:jc w:val="both"/>
        <w:rPr>
          <w:rFonts w:ascii="Times New Roman" w:hAnsi="Times New Roman" w:cs="Times New Roman"/>
          <w:lang w:val="en-GB"/>
        </w:rPr>
      </w:pPr>
    </w:p>
    <w:tbl>
      <w:tblPr>
        <w:tblStyle w:val="12"/>
        <w:tblW w:w="0" w:type="auto"/>
        <w:tblInd w:w="0" w:type="dxa"/>
        <w:tblLayout w:type="fixed"/>
        <w:tblCellMar>
          <w:top w:w="0" w:type="dxa"/>
          <w:left w:w="108" w:type="dxa"/>
          <w:bottom w:w="0" w:type="dxa"/>
          <w:right w:w="108" w:type="dxa"/>
        </w:tblCellMar>
      </w:tblPr>
      <w:tblGrid>
        <w:gridCol w:w="3798"/>
        <w:gridCol w:w="2415"/>
        <w:gridCol w:w="3032"/>
      </w:tblGrid>
      <w:tr w14:paraId="2BAB7AB4">
        <w:tblPrEx>
          <w:tblCellMar>
            <w:top w:w="0" w:type="dxa"/>
            <w:left w:w="108" w:type="dxa"/>
            <w:bottom w:w="0" w:type="dxa"/>
            <w:right w:w="108" w:type="dxa"/>
          </w:tblCellMar>
        </w:tblPrEx>
        <w:tc>
          <w:tcPr>
            <w:tcW w:w="3798" w:type="dxa"/>
          </w:tcPr>
          <w:p w14:paraId="3D288FE9">
            <w:pPr>
              <w:jc w:val="center"/>
              <w:rPr>
                <w:rFonts w:ascii="Times New Roman" w:hAnsi="Times New Roman" w:cs="Times New Roman"/>
                <w:lang w:val="en-GB"/>
              </w:rPr>
            </w:pPr>
            <w:r>
              <w:rPr>
                <w:rFonts w:ascii="Times New Roman" w:hAnsi="Times New Roman" w:cs="Times New Roman"/>
                <w:lang w:val="en-GB"/>
              </w:rPr>
              <w:t>Name and Address of Agents</w:t>
            </w:r>
          </w:p>
        </w:tc>
        <w:tc>
          <w:tcPr>
            <w:tcW w:w="2415" w:type="dxa"/>
          </w:tcPr>
          <w:p w14:paraId="5825B3BC">
            <w:pPr>
              <w:jc w:val="center"/>
              <w:rPr>
                <w:rFonts w:ascii="Times New Roman" w:hAnsi="Times New Roman" w:cs="Times New Roman"/>
                <w:lang w:val="en-GB"/>
              </w:rPr>
            </w:pPr>
            <w:r>
              <w:rPr>
                <w:rFonts w:ascii="Times New Roman" w:hAnsi="Times New Roman" w:cs="Times New Roman"/>
                <w:lang w:val="en-GB"/>
              </w:rPr>
              <w:t>Amount</w:t>
            </w:r>
          </w:p>
        </w:tc>
        <w:tc>
          <w:tcPr>
            <w:tcW w:w="3032" w:type="dxa"/>
          </w:tcPr>
          <w:p w14:paraId="396D2830">
            <w:pPr>
              <w:jc w:val="center"/>
              <w:rPr>
                <w:rFonts w:ascii="Times New Roman" w:hAnsi="Times New Roman" w:cs="Times New Roman"/>
                <w:lang w:val="en-GB"/>
              </w:rPr>
            </w:pPr>
            <w:r>
              <w:rPr>
                <w:rFonts w:ascii="Times New Roman" w:hAnsi="Times New Roman" w:cs="Times New Roman"/>
                <w:lang w:val="en-GB"/>
              </w:rPr>
              <w:t>Purpose of commission or gratuity</w:t>
            </w:r>
          </w:p>
        </w:tc>
      </w:tr>
      <w:tr w14:paraId="05F80B82">
        <w:tblPrEx>
          <w:tblCellMar>
            <w:top w:w="0" w:type="dxa"/>
            <w:left w:w="108" w:type="dxa"/>
            <w:bottom w:w="0" w:type="dxa"/>
            <w:right w:w="108" w:type="dxa"/>
          </w:tblCellMar>
        </w:tblPrEx>
        <w:tc>
          <w:tcPr>
            <w:tcW w:w="3798" w:type="dxa"/>
          </w:tcPr>
          <w:p w14:paraId="6C8F06E2">
            <w:pPr>
              <w:jc w:val="both"/>
              <w:rPr>
                <w:rFonts w:ascii="Times New Roman" w:hAnsi="Times New Roman" w:cs="Times New Roman"/>
                <w:lang w:val="en-GB"/>
              </w:rPr>
            </w:pPr>
          </w:p>
        </w:tc>
        <w:tc>
          <w:tcPr>
            <w:tcW w:w="2415" w:type="dxa"/>
          </w:tcPr>
          <w:p w14:paraId="4607EE7B">
            <w:pPr>
              <w:jc w:val="both"/>
              <w:rPr>
                <w:rFonts w:ascii="Times New Roman" w:hAnsi="Times New Roman" w:cs="Times New Roman"/>
                <w:lang w:val="en-GB"/>
              </w:rPr>
            </w:pPr>
          </w:p>
        </w:tc>
        <w:tc>
          <w:tcPr>
            <w:tcW w:w="3032" w:type="dxa"/>
          </w:tcPr>
          <w:p w14:paraId="3954D18E">
            <w:pPr>
              <w:jc w:val="both"/>
              <w:rPr>
                <w:rFonts w:ascii="Times New Roman" w:hAnsi="Times New Roman" w:cs="Times New Roman"/>
                <w:lang w:val="en-GB"/>
              </w:rPr>
            </w:pPr>
          </w:p>
        </w:tc>
      </w:tr>
      <w:tr w14:paraId="0745214D">
        <w:tblPrEx>
          <w:tblCellMar>
            <w:top w:w="0" w:type="dxa"/>
            <w:left w:w="108" w:type="dxa"/>
            <w:bottom w:w="0" w:type="dxa"/>
            <w:right w:w="108" w:type="dxa"/>
          </w:tblCellMar>
        </w:tblPrEx>
        <w:tc>
          <w:tcPr>
            <w:tcW w:w="3798" w:type="dxa"/>
          </w:tcPr>
          <w:p w14:paraId="17DE2251">
            <w:pPr>
              <w:jc w:val="both"/>
              <w:rPr>
                <w:rFonts w:ascii="Times New Roman" w:hAnsi="Times New Roman" w:cs="Times New Roman"/>
                <w:lang w:val="en-GB"/>
              </w:rPr>
            </w:pPr>
          </w:p>
        </w:tc>
        <w:tc>
          <w:tcPr>
            <w:tcW w:w="2415" w:type="dxa"/>
          </w:tcPr>
          <w:p w14:paraId="3FD737B8">
            <w:pPr>
              <w:jc w:val="both"/>
              <w:rPr>
                <w:rFonts w:ascii="Times New Roman" w:hAnsi="Times New Roman" w:cs="Times New Roman"/>
                <w:lang w:val="en-GB"/>
              </w:rPr>
            </w:pPr>
          </w:p>
        </w:tc>
        <w:tc>
          <w:tcPr>
            <w:tcW w:w="3032" w:type="dxa"/>
          </w:tcPr>
          <w:p w14:paraId="3E8173D2">
            <w:pPr>
              <w:jc w:val="both"/>
              <w:rPr>
                <w:rFonts w:ascii="Times New Roman" w:hAnsi="Times New Roman" w:cs="Times New Roman"/>
                <w:lang w:val="en-GB"/>
              </w:rPr>
            </w:pPr>
          </w:p>
        </w:tc>
      </w:tr>
      <w:tr w14:paraId="7BF5E3DC">
        <w:tblPrEx>
          <w:tblCellMar>
            <w:top w:w="0" w:type="dxa"/>
            <w:left w:w="108" w:type="dxa"/>
            <w:bottom w:w="0" w:type="dxa"/>
            <w:right w:w="108" w:type="dxa"/>
          </w:tblCellMar>
        </w:tblPrEx>
        <w:tc>
          <w:tcPr>
            <w:tcW w:w="3798" w:type="dxa"/>
          </w:tcPr>
          <w:p w14:paraId="021B2A91">
            <w:pPr>
              <w:jc w:val="both"/>
              <w:rPr>
                <w:rFonts w:ascii="Times New Roman" w:hAnsi="Times New Roman" w:cs="Times New Roman"/>
                <w:lang w:val="en-GB"/>
              </w:rPr>
            </w:pPr>
          </w:p>
        </w:tc>
        <w:tc>
          <w:tcPr>
            <w:tcW w:w="2415" w:type="dxa"/>
          </w:tcPr>
          <w:p w14:paraId="673CBADD">
            <w:pPr>
              <w:jc w:val="both"/>
              <w:rPr>
                <w:rFonts w:ascii="Times New Roman" w:hAnsi="Times New Roman" w:cs="Times New Roman"/>
                <w:lang w:val="en-GB"/>
              </w:rPr>
            </w:pPr>
          </w:p>
        </w:tc>
        <w:tc>
          <w:tcPr>
            <w:tcW w:w="3032" w:type="dxa"/>
          </w:tcPr>
          <w:p w14:paraId="1FD9A75A">
            <w:pPr>
              <w:jc w:val="both"/>
              <w:rPr>
                <w:rFonts w:ascii="Times New Roman" w:hAnsi="Times New Roman" w:cs="Times New Roman"/>
                <w:lang w:val="en-GB"/>
              </w:rPr>
            </w:pPr>
          </w:p>
        </w:tc>
      </w:tr>
    </w:tbl>
    <w:p w14:paraId="233369A8">
      <w:pPr>
        <w:jc w:val="both"/>
        <w:rPr>
          <w:rFonts w:ascii="Times New Roman" w:hAnsi="Times New Roman" w:cs="Times New Roman"/>
          <w:lang w:val="en-GB"/>
        </w:rPr>
      </w:pPr>
    </w:p>
    <w:p w14:paraId="066919E4">
      <w:pPr>
        <w:jc w:val="both"/>
        <w:rPr>
          <w:rFonts w:ascii="Times New Roman" w:hAnsi="Times New Roman" w:cs="Times New Roman"/>
          <w:lang w:val="en-GB"/>
        </w:rPr>
      </w:pPr>
      <w:r>
        <w:rPr>
          <w:rFonts w:ascii="Times New Roman" w:hAnsi="Times New Roman" w:cs="Times New Roman"/>
          <w:lang w:val="en-GB"/>
        </w:rPr>
        <w:tab/>
      </w:r>
      <w:r>
        <w:rPr>
          <w:rFonts w:ascii="Times New Roman" w:hAnsi="Times New Roman" w:cs="Times New Roman"/>
          <w:lang w:val="en-GB"/>
        </w:rPr>
        <w:t>We also declare that the Government of Nigeria has not declared us, or any sub-Consultants for any part of the Contract, ineligible on charges of engaging in corrupt, fraudulent, collusive, or coercive practices. We furthermore, pledge not to indulge in such practices in competing for or in executing the Contract, and are aware of the relevant provisions of the Proposal Document (ITC Clause 3).</w:t>
      </w:r>
    </w:p>
    <w:p w14:paraId="0912FABA">
      <w:pPr>
        <w:jc w:val="both"/>
        <w:rPr>
          <w:rFonts w:ascii="Times New Roman" w:hAnsi="Times New Roman" w:cs="Times New Roman"/>
          <w:lang w:val="en-GB"/>
        </w:rPr>
      </w:pPr>
    </w:p>
    <w:p w14:paraId="38295C35">
      <w:pPr>
        <w:jc w:val="both"/>
        <w:rPr>
          <w:rFonts w:ascii="Times New Roman" w:hAnsi="Times New Roman" w:cs="Times New Roman"/>
          <w:lang w:val="en-GB"/>
        </w:rPr>
      </w:pPr>
      <w:r>
        <w:rPr>
          <w:rFonts w:ascii="Times New Roman" w:hAnsi="Times New Roman" w:cs="Times New Roman"/>
          <w:lang w:val="en-GB"/>
        </w:rPr>
        <w:tab/>
      </w:r>
      <w:r>
        <w:rPr>
          <w:rFonts w:ascii="Times New Roman" w:hAnsi="Times New Roman" w:cs="Times New Roman"/>
          <w:lang w:val="en-GB"/>
        </w:rPr>
        <w:t>We understand you are not bound to accept any Proposal you receive.</w:t>
      </w:r>
    </w:p>
    <w:p w14:paraId="25C31E4B">
      <w:pPr>
        <w:rPr>
          <w:rFonts w:ascii="Times New Roman" w:hAnsi="Times New Roman" w:cs="Times New Roman"/>
          <w:lang w:val="en-GB"/>
        </w:rPr>
      </w:pPr>
    </w:p>
    <w:p w14:paraId="496DF032">
      <w:pPr>
        <w:jc w:val="both"/>
        <w:rPr>
          <w:rFonts w:ascii="Times New Roman" w:hAnsi="Times New Roman" w:cs="Times New Roman"/>
          <w:lang w:val="en-GB"/>
        </w:rPr>
      </w:pPr>
    </w:p>
    <w:p w14:paraId="19A49CE9">
      <w:pPr>
        <w:tabs>
          <w:tab w:val="right" w:pos="8460"/>
        </w:tabs>
        <w:spacing w:line="360" w:lineRule="auto"/>
        <w:ind w:left="2880" w:hanging="2880"/>
        <w:jc w:val="both"/>
        <w:rPr>
          <w:rFonts w:ascii="Times New Roman" w:hAnsi="Times New Roman" w:cs="Times New Roman"/>
          <w:u w:val="single"/>
          <w:lang w:val="en-GB"/>
        </w:rPr>
      </w:pPr>
      <w:r>
        <w:rPr>
          <w:rFonts w:ascii="Times New Roman" w:hAnsi="Times New Roman" w:cs="Times New Roman"/>
          <w:lang w:val="en-GB"/>
        </w:rPr>
        <w:tab/>
      </w:r>
      <w:r>
        <w:rPr>
          <w:rFonts w:ascii="Times New Roman" w:hAnsi="Times New Roman" w:cs="Times New Roman"/>
          <w:lang w:val="en-GB"/>
        </w:rPr>
        <w:t>Signed</w:t>
      </w:r>
    </w:p>
    <w:p w14:paraId="5B245BF4">
      <w:pPr>
        <w:tabs>
          <w:tab w:val="right" w:pos="8460"/>
        </w:tabs>
        <w:spacing w:line="360" w:lineRule="auto"/>
        <w:ind w:left="2880" w:hanging="2880"/>
        <w:jc w:val="both"/>
        <w:rPr>
          <w:rFonts w:ascii="Times New Roman" w:hAnsi="Times New Roman" w:cs="Times New Roman"/>
          <w:lang w:val="en-GB"/>
        </w:rPr>
      </w:pPr>
      <w:r>
        <w:rPr>
          <w:rFonts w:ascii="Times New Roman" w:hAnsi="Times New Roman" w:cs="Times New Roman"/>
          <w:lang w:val="en-GB"/>
        </w:rPr>
        <w:tab/>
      </w:r>
      <w:r>
        <w:rPr>
          <w:rFonts w:ascii="Times New Roman" w:hAnsi="Times New Roman" w:cs="Times New Roman"/>
          <w:lang w:val="en-GB"/>
        </w:rPr>
        <w:t>In the capacity of:</w:t>
      </w:r>
    </w:p>
    <w:p w14:paraId="1CE87A28">
      <w:pPr>
        <w:tabs>
          <w:tab w:val="right" w:pos="8460"/>
        </w:tabs>
        <w:spacing w:line="360" w:lineRule="auto"/>
        <w:ind w:left="2880" w:hanging="2880"/>
        <w:jc w:val="both"/>
        <w:rPr>
          <w:rFonts w:ascii="Times New Roman" w:hAnsi="Times New Roman" w:cs="Times New Roman"/>
          <w:lang w:val="en-GB"/>
        </w:rPr>
      </w:pPr>
      <w:r>
        <w:rPr>
          <w:rFonts w:ascii="Times New Roman" w:hAnsi="Times New Roman" w:cs="Times New Roman"/>
          <w:lang w:val="en-GB"/>
        </w:rPr>
        <w:tab/>
      </w:r>
      <w:r>
        <w:rPr>
          <w:rFonts w:ascii="Times New Roman" w:hAnsi="Times New Roman" w:cs="Times New Roman"/>
          <w:lang w:val="en-GB"/>
        </w:rPr>
        <w:t>Duly authorised to sign the proposal on behalf of the Applicant.</w:t>
      </w:r>
    </w:p>
    <w:p w14:paraId="1DA31432">
      <w:pPr>
        <w:tabs>
          <w:tab w:val="right" w:pos="8460"/>
        </w:tabs>
        <w:spacing w:line="360" w:lineRule="auto"/>
        <w:ind w:left="2880" w:hanging="2880"/>
        <w:jc w:val="both"/>
        <w:rPr>
          <w:rFonts w:ascii="Times New Roman" w:hAnsi="Times New Roman" w:cs="Times New Roman"/>
          <w:lang w:val="en-GB"/>
        </w:rPr>
      </w:pPr>
      <w:r>
        <w:rPr>
          <w:rFonts w:ascii="Times New Roman" w:hAnsi="Times New Roman" w:cs="Times New Roman"/>
          <w:lang w:val="en-GB"/>
        </w:rPr>
        <w:tab/>
      </w:r>
      <w:r>
        <w:rPr>
          <w:rFonts w:ascii="Times New Roman" w:hAnsi="Times New Roman" w:cs="Times New Roman"/>
          <w:lang w:val="en-GB"/>
        </w:rPr>
        <w:t>Date:</w:t>
      </w:r>
    </w:p>
    <w:p w14:paraId="144A7678">
      <w:pPr>
        <w:tabs>
          <w:tab w:val="right" w:pos="8460"/>
        </w:tabs>
        <w:spacing w:line="360" w:lineRule="auto"/>
        <w:ind w:left="2880" w:hanging="2880"/>
        <w:jc w:val="both"/>
        <w:rPr>
          <w:rFonts w:ascii="Times New Roman" w:hAnsi="Times New Roman" w:cs="Times New Roman"/>
          <w:lang w:val="en-GB"/>
        </w:rPr>
      </w:pPr>
      <w:r>
        <w:rPr>
          <w:rFonts w:ascii="Times New Roman" w:hAnsi="Times New Roman" w:cs="Times New Roman"/>
          <w:lang w:val="en-GB"/>
        </w:rPr>
        <w:tab/>
      </w:r>
      <w:r>
        <w:rPr>
          <w:rFonts w:ascii="Times New Roman" w:hAnsi="Times New Roman" w:cs="Times New Roman"/>
          <w:lang w:val="en-GB"/>
        </w:rPr>
        <w:t>Name of Representative</w:t>
      </w:r>
    </w:p>
    <w:p w14:paraId="07AF84D5">
      <w:pPr>
        <w:tabs>
          <w:tab w:val="right" w:pos="8460"/>
        </w:tabs>
        <w:spacing w:line="360" w:lineRule="auto"/>
        <w:ind w:left="2880" w:hanging="2880"/>
        <w:jc w:val="both"/>
        <w:rPr>
          <w:rFonts w:ascii="Times New Roman" w:hAnsi="Times New Roman" w:cs="Times New Roman"/>
          <w:u w:val="single"/>
          <w:lang w:val="en-GB"/>
        </w:rPr>
      </w:pPr>
      <w:r>
        <w:rPr>
          <w:rFonts w:ascii="Times New Roman" w:hAnsi="Times New Roman" w:cs="Times New Roman"/>
          <w:lang w:val="en-GB"/>
        </w:rPr>
        <w:tab/>
      </w:r>
      <w:r>
        <w:rPr>
          <w:rFonts w:ascii="Times New Roman" w:hAnsi="Times New Roman" w:cs="Times New Roman"/>
          <w:lang w:val="en-GB"/>
        </w:rPr>
        <w:t>Name of Firm</w:t>
      </w:r>
    </w:p>
    <w:p w14:paraId="73878B6F">
      <w:pPr>
        <w:rPr>
          <w:rFonts w:ascii="Times New Roman" w:hAnsi="Times New Roman" w:cs="Times New Roman"/>
          <w:smallCaps/>
          <w:lang w:val="en-GB"/>
        </w:rPr>
      </w:pPr>
    </w:p>
    <w:p w14:paraId="31FD1A09">
      <w:pPr>
        <w:pStyle w:val="4"/>
        <w:jc w:val="center"/>
        <w:rPr>
          <w:rFonts w:ascii="Times New Roman" w:hAnsi="Times New Roman" w:cs="Times New Roman"/>
          <w:b w:val="0"/>
          <w:bCs w:val="0"/>
        </w:rPr>
      </w:pPr>
      <w:bookmarkStart w:id="911" w:name="_Toc48895297"/>
      <w:bookmarkStart w:id="912" w:name="_Toc48896267"/>
      <w:bookmarkStart w:id="913" w:name="_Toc48892692"/>
      <w:bookmarkStart w:id="914" w:name="_Toc48803335"/>
      <w:bookmarkStart w:id="915" w:name="_Toc48803842"/>
      <w:bookmarkStart w:id="916" w:name="_Toc48894524"/>
      <w:bookmarkStart w:id="917" w:name="_Toc48895483"/>
      <w:bookmarkStart w:id="918" w:name="_Toc48800969"/>
      <w:bookmarkStart w:id="919" w:name="_Toc48804856"/>
      <w:bookmarkStart w:id="920" w:name="_Toc48803166"/>
      <w:bookmarkStart w:id="921" w:name="_Toc48812479"/>
      <w:bookmarkStart w:id="922" w:name="_Toc48804349"/>
      <w:bookmarkStart w:id="923" w:name="_Toc48798530"/>
      <w:bookmarkStart w:id="924" w:name="_Toc48551150"/>
      <w:bookmarkStart w:id="925" w:name="_Toc48803504"/>
      <w:bookmarkStart w:id="926" w:name="_Toc48800800"/>
      <w:bookmarkStart w:id="927" w:name="_Toc38696508"/>
      <w:bookmarkStart w:id="928" w:name="_Toc48804180"/>
      <w:r>
        <w:rPr>
          <w:rFonts w:ascii="Times New Roman" w:hAnsi="Times New Roman" w:cs="Times New Roman"/>
        </w:rPr>
        <w:br w:type="page"/>
      </w:r>
      <w:bookmarkStart w:id="929" w:name="_Toc48969383"/>
      <w:bookmarkStart w:id="930" w:name="_Toc48969052"/>
      <w:bookmarkStart w:id="931" w:name="_Toc48970306"/>
      <w:bookmarkStart w:id="932" w:name="_Toc48974130"/>
      <w:bookmarkStart w:id="933" w:name="_Toc48979572"/>
      <w:bookmarkStart w:id="934" w:name="_Toc48979385"/>
      <w:bookmarkStart w:id="935" w:name="_Toc48978626"/>
      <w:bookmarkStart w:id="936" w:name="_Toc48980637"/>
      <w:bookmarkStart w:id="937" w:name="_Toc506545800"/>
      <w:bookmarkStart w:id="938" w:name="_Toc67815177"/>
      <w:bookmarkStart w:id="939" w:name="_Toc49159710"/>
      <w:bookmarkStart w:id="940" w:name="_Toc140186413"/>
      <w:bookmarkStart w:id="941" w:name="_Toc49159897"/>
      <w:r>
        <w:rPr>
          <w:rFonts w:ascii="Times New Roman" w:hAnsi="Times New Roman" w:cs="Times New Roman"/>
          <w:b w:val="0"/>
          <w:bCs w:val="0"/>
        </w:rPr>
        <w:t>Form 4B2</w:t>
      </w:r>
      <w:r>
        <w:rPr>
          <w:rFonts w:ascii="Times New Roman" w:hAnsi="Times New Roman" w:cs="Times New Roman"/>
          <w:b w:val="0"/>
          <w:bCs w:val="0"/>
        </w:rPr>
        <w:tab/>
      </w:r>
      <w:r>
        <w:rPr>
          <w:rFonts w:ascii="Times New Roman" w:hAnsi="Times New Roman" w:cs="Times New Roman"/>
          <w:b w:val="0"/>
          <w:bCs w:val="0"/>
        </w:rPr>
        <w:t>Summary of Costs</w:t>
      </w:r>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p>
    <w:p w14:paraId="55DC96B9">
      <w:pPr>
        <w:rPr>
          <w:rFonts w:ascii="Times New Roman" w:hAnsi="Times New Roman" w:cs="Times New Roman"/>
        </w:rPr>
      </w:pPr>
    </w:p>
    <w:tbl>
      <w:tblPr>
        <w:tblStyle w:val="12"/>
        <w:tblW w:w="9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68"/>
        <w:gridCol w:w="5777"/>
      </w:tblGrid>
      <w:tr w14:paraId="51522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8" w:type="dxa"/>
          </w:tcPr>
          <w:p w14:paraId="0A8F0DAE">
            <w:pPr>
              <w:pStyle w:val="63"/>
              <w:spacing w:before="240" w:after="240"/>
              <w:rPr>
                <w:rFonts w:ascii="Times New Roman" w:hAnsi="Times New Roman" w:cs="Times New Roman"/>
              </w:rPr>
            </w:pPr>
            <w:r>
              <w:rPr>
                <w:rFonts w:ascii="Times New Roman" w:hAnsi="Times New Roman" w:cs="Times New Roman"/>
              </w:rPr>
              <w:t>Cost Component</w:t>
            </w:r>
          </w:p>
        </w:tc>
        <w:tc>
          <w:tcPr>
            <w:tcW w:w="5777" w:type="dxa"/>
          </w:tcPr>
          <w:p w14:paraId="2D0C70DA">
            <w:pPr>
              <w:spacing w:before="240" w:after="240"/>
              <w:jc w:val="center"/>
              <w:rPr>
                <w:rFonts w:ascii="Times New Roman" w:hAnsi="Times New Roman" w:cs="Times New Roman"/>
              </w:rPr>
            </w:pPr>
            <w:r>
              <w:rPr>
                <w:rFonts w:ascii="Times New Roman" w:hAnsi="Times New Roman" w:cs="Times New Roman"/>
              </w:rPr>
              <w:t>Costs</w:t>
            </w:r>
          </w:p>
        </w:tc>
      </w:tr>
      <w:tr w14:paraId="1C81C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8" w:type="dxa"/>
          </w:tcPr>
          <w:p w14:paraId="58C3D7B5">
            <w:pPr>
              <w:spacing w:before="240" w:after="240"/>
              <w:rPr>
                <w:rFonts w:ascii="Times New Roman" w:hAnsi="Times New Roman" w:cs="Times New Roman"/>
              </w:rPr>
            </w:pPr>
            <w:r>
              <w:rPr>
                <w:rFonts w:ascii="Times New Roman" w:hAnsi="Times New Roman" w:cs="Times New Roman"/>
              </w:rPr>
              <w:t>Staff Remuneration (1)</w:t>
            </w:r>
          </w:p>
        </w:tc>
        <w:tc>
          <w:tcPr>
            <w:tcW w:w="5777" w:type="dxa"/>
          </w:tcPr>
          <w:p w14:paraId="6C3731E3">
            <w:pPr>
              <w:spacing w:before="240" w:after="240"/>
              <w:rPr>
                <w:rFonts w:ascii="Times New Roman" w:hAnsi="Times New Roman" w:cs="Times New Roman"/>
              </w:rPr>
            </w:pPr>
          </w:p>
        </w:tc>
      </w:tr>
      <w:tr w14:paraId="4F84A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8" w:type="dxa"/>
          </w:tcPr>
          <w:p w14:paraId="3A3BAB8B">
            <w:pPr>
              <w:spacing w:before="240" w:after="240"/>
              <w:rPr>
                <w:rFonts w:ascii="Times New Roman" w:hAnsi="Times New Roman" w:cs="Times New Roman"/>
              </w:rPr>
            </w:pPr>
            <w:r>
              <w:rPr>
                <w:rFonts w:ascii="Times New Roman" w:hAnsi="Times New Roman" w:cs="Times New Roman"/>
              </w:rPr>
              <w:t>Reimbursable Expenses (1)</w:t>
            </w:r>
          </w:p>
        </w:tc>
        <w:tc>
          <w:tcPr>
            <w:tcW w:w="5777" w:type="dxa"/>
          </w:tcPr>
          <w:p w14:paraId="1E30C1B9">
            <w:pPr>
              <w:spacing w:before="240" w:after="240"/>
              <w:rPr>
                <w:rFonts w:ascii="Times New Roman" w:hAnsi="Times New Roman" w:cs="Times New Roman"/>
              </w:rPr>
            </w:pPr>
          </w:p>
        </w:tc>
      </w:tr>
      <w:tr w14:paraId="4B272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8" w:type="dxa"/>
          </w:tcPr>
          <w:p w14:paraId="2E462659">
            <w:pPr>
              <w:spacing w:before="240" w:after="240"/>
              <w:rPr>
                <w:rFonts w:ascii="Times New Roman" w:hAnsi="Times New Roman" w:cs="Times New Roman"/>
              </w:rPr>
            </w:pPr>
            <w:r>
              <w:rPr>
                <w:rFonts w:ascii="Times New Roman" w:hAnsi="Times New Roman" w:cs="Times New Roman"/>
              </w:rPr>
              <w:t>Sub-Total</w:t>
            </w:r>
          </w:p>
        </w:tc>
        <w:tc>
          <w:tcPr>
            <w:tcW w:w="5777" w:type="dxa"/>
          </w:tcPr>
          <w:p w14:paraId="5439DEDA">
            <w:pPr>
              <w:spacing w:before="240" w:after="240"/>
              <w:rPr>
                <w:rFonts w:ascii="Times New Roman" w:hAnsi="Times New Roman" w:cs="Times New Roman"/>
              </w:rPr>
            </w:pPr>
          </w:p>
        </w:tc>
      </w:tr>
      <w:tr w14:paraId="61D0D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68" w:type="dxa"/>
          </w:tcPr>
          <w:p w14:paraId="37DEB320">
            <w:pPr>
              <w:spacing w:before="240" w:after="240"/>
              <w:rPr>
                <w:rFonts w:ascii="Times New Roman" w:hAnsi="Times New Roman" w:cs="Times New Roman"/>
              </w:rPr>
            </w:pPr>
            <w:r>
              <w:rPr>
                <w:rFonts w:ascii="Times New Roman" w:hAnsi="Times New Roman" w:cs="Times New Roman"/>
              </w:rPr>
              <w:t>Local Taxes (1)</w:t>
            </w:r>
          </w:p>
        </w:tc>
        <w:tc>
          <w:tcPr>
            <w:tcW w:w="5777" w:type="dxa"/>
          </w:tcPr>
          <w:p w14:paraId="758A9DB3">
            <w:pPr>
              <w:spacing w:before="240" w:after="240"/>
              <w:rPr>
                <w:rFonts w:ascii="Times New Roman" w:hAnsi="Times New Roman" w:cs="Times New Roman"/>
              </w:rPr>
            </w:pPr>
          </w:p>
        </w:tc>
      </w:tr>
    </w:tbl>
    <w:p w14:paraId="24A354EC">
      <w:pPr>
        <w:jc w:val="both"/>
        <w:rPr>
          <w:rFonts w:ascii="Times New Roman" w:hAnsi="Times New Roman" w:cs="Times New Roman"/>
        </w:rPr>
      </w:pPr>
    </w:p>
    <w:p w14:paraId="28FDB9DA">
      <w:pPr>
        <w:jc w:val="both"/>
        <w:rPr>
          <w:rFonts w:ascii="Times New Roman" w:hAnsi="Times New Roman" w:cs="Times New Roman"/>
        </w:rPr>
      </w:pPr>
      <w:r>
        <w:rPr>
          <w:rFonts w:ascii="Times New Roman" w:hAnsi="Times New Roman" w:cs="Times New Roman"/>
        </w:rPr>
        <w:t>1# Staff Remuneration, Reimbursable Expenses and Taxes must coincide with relevant Total Costs indicated in Forms 5B3, 5B4 and 5B5.</w:t>
      </w:r>
    </w:p>
    <w:p w14:paraId="28CFAB0D">
      <w:pPr>
        <w:rPr>
          <w:rFonts w:ascii="Times New Roman" w:hAnsi="Times New Roman" w:cs="Times New Roman"/>
        </w:rPr>
      </w:pPr>
    </w:p>
    <w:p w14:paraId="41E1D6CF">
      <w:pPr>
        <w:rPr>
          <w:rFonts w:ascii="Times New Roman" w:hAnsi="Times New Roman" w:cs="Times New Roman"/>
          <w:smallCaps/>
          <w:lang w:val="en-GB"/>
        </w:rPr>
      </w:pPr>
    </w:p>
    <w:p w14:paraId="0FFA88D0">
      <w:pPr>
        <w:rPr>
          <w:rFonts w:ascii="Times New Roman" w:hAnsi="Times New Roman" w:cs="Times New Roman"/>
        </w:rPr>
        <w:sectPr>
          <w:footerReference r:id="rId7" w:type="default"/>
          <w:pgSz w:w="11909" w:h="16834"/>
          <w:pgMar w:top="1440" w:right="1440" w:bottom="1440" w:left="1440" w:header="720" w:footer="720" w:gutter="0"/>
          <w:cols w:space="708" w:num="1"/>
          <w:docGrid w:linePitch="360" w:charSpace="0"/>
        </w:sectPr>
      </w:pPr>
      <w:bookmarkStart w:id="942" w:name="_Toc48800970"/>
      <w:bookmarkStart w:id="943" w:name="_Toc48804181"/>
      <w:bookmarkStart w:id="944" w:name="_Toc48803336"/>
      <w:bookmarkStart w:id="945" w:name="_Toc38696509"/>
      <w:bookmarkStart w:id="946" w:name="_Toc48551151"/>
      <w:bookmarkStart w:id="947" w:name="_Toc48895484"/>
      <w:bookmarkStart w:id="948" w:name="_Toc48896268"/>
      <w:bookmarkStart w:id="949" w:name="_Toc48812480"/>
      <w:bookmarkStart w:id="950" w:name="_Toc48895298"/>
      <w:bookmarkStart w:id="951" w:name="_Toc48894525"/>
      <w:bookmarkStart w:id="952" w:name="_Toc48798531"/>
      <w:bookmarkStart w:id="953" w:name="_Toc48803505"/>
      <w:bookmarkStart w:id="954" w:name="_Toc48803843"/>
      <w:bookmarkStart w:id="955" w:name="_Toc48804350"/>
      <w:bookmarkStart w:id="956" w:name="_Toc48804857"/>
      <w:bookmarkStart w:id="957" w:name="_Toc48803167"/>
      <w:bookmarkStart w:id="958" w:name="_Toc48892693"/>
      <w:bookmarkStart w:id="959" w:name="_Toc48800801"/>
    </w:p>
    <w:p w14:paraId="195F3D3A">
      <w:pPr>
        <w:pStyle w:val="4"/>
        <w:jc w:val="center"/>
        <w:rPr>
          <w:rFonts w:ascii="Times New Roman" w:hAnsi="Times New Roman" w:cs="Times New Roman"/>
          <w:b w:val="0"/>
          <w:bCs w:val="0"/>
        </w:rPr>
      </w:pPr>
      <w:bookmarkStart w:id="960" w:name="_Toc140186414"/>
      <w:bookmarkStart w:id="961" w:name="_Toc48969384"/>
      <w:bookmarkStart w:id="962" w:name="_Toc48978627"/>
      <w:bookmarkStart w:id="963" w:name="_Toc48974131"/>
      <w:bookmarkStart w:id="964" w:name="_Toc48979386"/>
      <w:bookmarkStart w:id="965" w:name="_Toc48980638"/>
      <w:bookmarkStart w:id="966" w:name="_Toc48969053"/>
      <w:bookmarkStart w:id="967" w:name="_Toc48970307"/>
      <w:bookmarkStart w:id="968" w:name="_Toc49159898"/>
      <w:bookmarkStart w:id="969" w:name="_Toc506545801"/>
      <w:bookmarkStart w:id="970" w:name="_Toc67815178"/>
      <w:bookmarkStart w:id="971" w:name="_Toc49159711"/>
      <w:bookmarkStart w:id="972" w:name="_Toc48979573"/>
      <w:r>
        <w:rPr>
          <w:rFonts w:ascii="Times New Roman" w:hAnsi="Times New Roman" w:cs="Times New Roman"/>
          <w:b w:val="0"/>
          <w:bCs w:val="0"/>
        </w:rPr>
        <w:t>Form 4B3</w:t>
      </w:r>
      <w:r>
        <w:rPr>
          <w:rFonts w:ascii="Times New Roman" w:hAnsi="Times New Roman" w:cs="Times New Roman"/>
          <w:b w:val="0"/>
          <w:bCs w:val="0"/>
        </w:rPr>
        <w:tab/>
      </w:r>
      <w:r>
        <w:rPr>
          <w:rFonts w:ascii="Times New Roman" w:hAnsi="Times New Roman" w:cs="Times New Roman"/>
          <w:b w:val="0"/>
          <w:bCs w:val="0"/>
        </w:rPr>
        <w:t>Breakdown of Staff Remuneration</w:t>
      </w:r>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p>
    <w:p w14:paraId="75BC8D3E">
      <w:pPr>
        <w:rPr>
          <w:rFonts w:ascii="Times New Roman" w:hAnsi="Times New Roman" w:cs="Times New Roman"/>
        </w:rPr>
      </w:pPr>
    </w:p>
    <w:tbl>
      <w:tblPr>
        <w:tblStyle w:val="12"/>
        <w:tblW w:w="0" w:type="auto"/>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985"/>
        <w:gridCol w:w="1588"/>
        <w:gridCol w:w="1361"/>
        <w:gridCol w:w="1418"/>
        <w:gridCol w:w="6127"/>
      </w:tblGrid>
      <w:tr w14:paraId="4F72B27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jc w:val="center"/>
        </w:trPr>
        <w:tc>
          <w:tcPr>
            <w:tcW w:w="1985" w:type="dxa"/>
            <w:tcBorders>
              <w:top w:val="double" w:color="auto" w:sz="4" w:space="0"/>
              <w:bottom w:val="single" w:color="auto" w:sz="12" w:space="0"/>
            </w:tcBorders>
            <w:vAlign w:val="center"/>
          </w:tcPr>
          <w:p w14:paraId="5D83860C">
            <w:pPr>
              <w:rPr>
                <w:rFonts w:ascii="Times New Roman" w:hAnsi="Times New Roman" w:cs="Times New Roman"/>
              </w:rPr>
            </w:pPr>
            <w:r>
              <w:rPr>
                <w:rFonts w:ascii="Times New Roman" w:hAnsi="Times New Roman" w:cs="Times New Roman"/>
              </w:rPr>
              <w:t>Name1</w:t>
            </w:r>
          </w:p>
        </w:tc>
        <w:tc>
          <w:tcPr>
            <w:tcW w:w="1588" w:type="dxa"/>
            <w:tcBorders>
              <w:top w:val="double" w:color="auto" w:sz="4" w:space="0"/>
              <w:bottom w:val="single" w:color="auto" w:sz="12" w:space="0"/>
            </w:tcBorders>
            <w:vAlign w:val="center"/>
          </w:tcPr>
          <w:p w14:paraId="19BA6463">
            <w:pPr>
              <w:rPr>
                <w:rFonts w:ascii="Times New Roman" w:hAnsi="Times New Roman" w:cs="Times New Roman"/>
              </w:rPr>
            </w:pPr>
            <w:r>
              <w:rPr>
                <w:rFonts w:ascii="Times New Roman" w:hAnsi="Times New Roman" w:cs="Times New Roman"/>
              </w:rPr>
              <w:t>Position2</w:t>
            </w:r>
          </w:p>
        </w:tc>
        <w:tc>
          <w:tcPr>
            <w:tcW w:w="1361" w:type="dxa"/>
            <w:tcBorders>
              <w:top w:val="double" w:color="auto" w:sz="4" w:space="0"/>
              <w:bottom w:val="single" w:color="auto" w:sz="12" w:space="0"/>
            </w:tcBorders>
            <w:vAlign w:val="center"/>
          </w:tcPr>
          <w:p w14:paraId="1EA9DE44">
            <w:pPr>
              <w:jc w:val="center"/>
              <w:rPr>
                <w:rFonts w:ascii="Times New Roman" w:hAnsi="Times New Roman" w:cs="Times New Roman"/>
              </w:rPr>
            </w:pPr>
            <w:r>
              <w:rPr>
                <w:rFonts w:ascii="Times New Roman" w:hAnsi="Times New Roman" w:cs="Times New Roman"/>
              </w:rPr>
              <w:t>Staff-month Rate3</w:t>
            </w:r>
          </w:p>
        </w:tc>
        <w:tc>
          <w:tcPr>
            <w:tcW w:w="1418" w:type="dxa"/>
            <w:tcBorders>
              <w:top w:val="double" w:color="auto" w:sz="4" w:space="0"/>
              <w:bottom w:val="single" w:color="auto" w:sz="12" w:space="0"/>
            </w:tcBorders>
            <w:vAlign w:val="center"/>
          </w:tcPr>
          <w:p w14:paraId="75C0A84C">
            <w:pPr>
              <w:jc w:val="center"/>
              <w:rPr>
                <w:rFonts w:ascii="Times New Roman" w:hAnsi="Times New Roman" w:cs="Times New Roman"/>
              </w:rPr>
            </w:pPr>
            <w:r>
              <w:rPr>
                <w:rFonts w:ascii="Times New Roman" w:hAnsi="Times New Roman" w:cs="Times New Roman"/>
              </w:rPr>
              <w:t>Input3</w:t>
            </w:r>
          </w:p>
          <w:p w14:paraId="7B056464">
            <w:pPr>
              <w:jc w:val="center"/>
              <w:rPr>
                <w:rFonts w:ascii="Times New Roman" w:hAnsi="Times New Roman" w:cs="Times New Roman"/>
              </w:rPr>
            </w:pPr>
            <w:r>
              <w:rPr>
                <w:rFonts w:ascii="Times New Roman" w:hAnsi="Times New Roman" w:cs="Times New Roman"/>
              </w:rPr>
              <w:t>(Staff-months)</w:t>
            </w:r>
          </w:p>
        </w:tc>
        <w:tc>
          <w:tcPr>
            <w:tcW w:w="6127" w:type="dxa"/>
            <w:tcBorders>
              <w:top w:val="double" w:color="auto" w:sz="4" w:space="0"/>
              <w:bottom w:val="single" w:color="auto" w:sz="12" w:space="0"/>
            </w:tcBorders>
            <w:vAlign w:val="center"/>
          </w:tcPr>
          <w:p w14:paraId="18E9490A">
            <w:pPr>
              <w:rPr>
                <w:rFonts w:ascii="Times New Roman" w:hAnsi="Times New Roman" w:cs="Times New Roman"/>
              </w:rPr>
            </w:pPr>
            <w:r>
              <w:rPr>
                <w:rFonts w:ascii="Times New Roman" w:hAnsi="Times New Roman" w:cs="Times New Roman"/>
              </w:rPr>
              <w:t>[Indicate Sub Cost for each staff] 4</w:t>
            </w:r>
          </w:p>
          <w:p w14:paraId="48A3D016">
            <w:pPr>
              <w:rPr>
                <w:rFonts w:ascii="Times New Roman" w:hAnsi="Times New Roman" w:cs="Times New Roman"/>
              </w:rPr>
            </w:pPr>
          </w:p>
        </w:tc>
      </w:tr>
      <w:tr w14:paraId="19E2F46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84" w:hRule="exact"/>
          <w:jc w:val="center"/>
        </w:trPr>
        <w:tc>
          <w:tcPr>
            <w:tcW w:w="3573" w:type="dxa"/>
            <w:gridSpan w:val="2"/>
            <w:tcBorders>
              <w:top w:val="single" w:color="auto" w:sz="12" w:space="0"/>
              <w:bottom w:val="single" w:color="auto" w:sz="6" w:space="0"/>
              <w:right w:val="nil"/>
            </w:tcBorders>
            <w:vAlign w:val="center"/>
          </w:tcPr>
          <w:p w14:paraId="7E3523DE">
            <w:pPr>
              <w:rPr>
                <w:rFonts w:ascii="Times New Roman" w:hAnsi="Times New Roman" w:cs="Times New Roman"/>
              </w:rPr>
            </w:pPr>
            <w:r>
              <w:rPr>
                <w:rFonts w:ascii="Times New Roman" w:hAnsi="Times New Roman" w:cs="Times New Roman"/>
              </w:rPr>
              <w:t>Staff</w:t>
            </w:r>
          </w:p>
        </w:tc>
        <w:tc>
          <w:tcPr>
            <w:tcW w:w="1361" w:type="dxa"/>
            <w:tcBorders>
              <w:top w:val="single" w:color="auto" w:sz="12" w:space="0"/>
              <w:left w:val="nil"/>
              <w:bottom w:val="single" w:color="auto" w:sz="6" w:space="0"/>
              <w:right w:val="nil"/>
            </w:tcBorders>
            <w:vAlign w:val="center"/>
          </w:tcPr>
          <w:p w14:paraId="57ADF508">
            <w:pPr>
              <w:rPr>
                <w:rFonts w:ascii="Times New Roman" w:hAnsi="Times New Roman" w:cs="Times New Roman"/>
              </w:rPr>
            </w:pPr>
          </w:p>
        </w:tc>
        <w:tc>
          <w:tcPr>
            <w:tcW w:w="1418" w:type="dxa"/>
            <w:tcBorders>
              <w:top w:val="single" w:color="auto" w:sz="12" w:space="0"/>
              <w:left w:val="nil"/>
              <w:bottom w:val="single" w:color="auto" w:sz="6" w:space="0"/>
              <w:right w:val="nil"/>
            </w:tcBorders>
            <w:vAlign w:val="center"/>
          </w:tcPr>
          <w:p w14:paraId="479E17A3">
            <w:pPr>
              <w:rPr>
                <w:rFonts w:ascii="Times New Roman" w:hAnsi="Times New Roman" w:cs="Times New Roman"/>
              </w:rPr>
            </w:pPr>
          </w:p>
        </w:tc>
        <w:tc>
          <w:tcPr>
            <w:tcW w:w="6127" w:type="dxa"/>
            <w:tcBorders>
              <w:top w:val="single" w:color="auto" w:sz="12" w:space="0"/>
              <w:left w:val="nil"/>
              <w:bottom w:val="single" w:color="auto" w:sz="6" w:space="0"/>
            </w:tcBorders>
            <w:vAlign w:val="center"/>
          </w:tcPr>
          <w:p w14:paraId="16FD98FE">
            <w:pPr>
              <w:rPr>
                <w:rFonts w:ascii="Times New Roman" w:hAnsi="Times New Roman" w:cs="Times New Roman"/>
              </w:rPr>
            </w:pPr>
          </w:p>
        </w:tc>
      </w:tr>
      <w:tr w14:paraId="4C580ED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985" w:type="dxa"/>
            <w:vMerge w:val="restart"/>
            <w:tcBorders>
              <w:top w:val="single" w:color="auto" w:sz="6" w:space="0"/>
              <w:bottom w:val="single" w:color="auto" w:sz="6" w:space="0"/>
            </w:tcBorders>
            <w:vAlign w:val="center"/>
          </w:tcPr>
          <w:p w14:paraId="32C71319">
            <w:pPr>
              <w:rPr>
                <w:rFonts w:ascii="Times New Roman" w:hAnsi="Times New Roman" w:cs="Times New Roman"/>
              </w:rPr>
            </w:pPr>
          </w:p>
        </w:tc>
        <w:tc>
          <w:tcPr>
            <w:tcW w:w="1588" w:type="dxa"/>
            <w:vMerge w:val="restart"/>
            <w:tcBorders>
              <w:top w:val="single" w:color="auto" w:sz="6" w:space="0"/>
              <w:bottom w:val="single" w:color="auto" w:sz="6" w:space="0"/>
            </w:tcBorders>
            <w:vAlign w:val="center"/>
          </w:tcPr>
          <w:p w14:paraId="1A346D57">
            <w:pPr>
              <w:rPr>
                <w:rFonts w:ascii="Times New Roman" w:hAnsi="Times New Roman" w:cs="Times New Roman"/>
              </w:rPr>
            </w:pPr>
          </w:p>
        </w:tc>
        <w:tc>
          <w:tcPr>
            <w:tcW w:w="1361" w:type="dxa"/>
            <w:tcBorders>
              <w:top w:val="single" w:color="auto" w:sz="6" w:space="0"/>
              <w:bottom w:val="dashSmallGap" w:color="auto" w:sz="4" w:space="0"/>
            </w:tcBorders>
            <w:vAlign w:val="center"/>
          </w:tcPr>
          <w:p w14:paraId="6853727A">
            <w:pPr>
              <w:rPr>
                <w:rFonts w:ascii="Times New Roman" w:hAnsi="Times New Roman" w:cs="Times New Roman"/>
              </w:rPr>
            </w:pPr>
            <w:r>
              <w:rPr>
                <w:rFonts w:ascii="Times New Roman" w:hAnsi="Times New Roman" w:cs="Times New Roman"/>
              </w:rPr>
              <w:t>Head Office</w:t>
            </w:r>
          </w:p>
        </w:tc>
        <w:tc>
          <w:tcPr>
            <w:tcW w:w="1418" w:type="dxa"/>
            <w:tcBorders>
              <w:top w:val="single" w:color="auto" w:sz="6" w:space="0"/>
              <w:bottom w:val="dashSmallGap" w:color="auto" w:sz="4" w:space="0"/>
            </w:tcBorders>
            <w:vAlign w:val="center"/>
          </w:tcPr>
          <w:p w14:paraId="645BA449">
            <w:pPr>
              <w:rPr>
                <w:rFonts w:ascii="Times New Roman" w:hAnsi="Times New Roman" w:cs="Times New Roman"/>
              </w:rPr>
            </w:pPr>
          </w:p>
        </w:tc>
        <w:tc>
          <w:tcPr>
            <w:tcW w:w="6127" w:type="dxa"/>
            <w:tcBorders>
              <w:top w:val="single" w:color="auto" w:sz="6" w:space="0"/>
            </w:tcBorders>
            <w:vAlign w:val="center"/>
          </w:tcPr>
          <w:p w14:paraId="2ABA68ED">
            <w:pPr>
              <w:rPr>
                <w:rFonts w:ascii="Times New Roman" w:hAnsi="Times New Roman" w:cs="Times New Roman"/>
              </w:rPr>
            </w:pPr>
          </w:p>
        </w:tc>
      </w:tr>
      <w:tr w14:paraId="1FFA8D1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985" w:type="dxa"/>
            <w:vMerge w:val="continue"/>
            <w:tcBorders>
              <w:top w:val="single" w:color="auto" w:sz="6" w:space="0"/>
              <w:bottom w:val="single" w:color="auto" w:sz="6" w:space="0"/>
            </w:tcBorders>
            <w:vAlign w:val="center"/>
          </w:tcPr>
          <w:p w14:paraId="693EE1B1">
            <w:pPr>
              <w:rPr>
                <w:rFonts w:ascii="Times New Roman" w:hAnsi="Times New Roman" w:cs="Times New Roman"/>
              </w:rPr>
            </w:pPr>
          </w:p>
        </w:tc>
        <w:tc>
          <w:tcPr>
            <w:tcW w:w="1588" w:type="dxa"/>
            <w:vMerge w:val="continue"/>
            <w:tcBorders>
              <w:top w:val="single" w:color="auto" w:sz="6" w:space="0"/>
              <w:bottom w:val="single" w:color="auto" w:sz="6" w:space="0"/>
            </w:tcBorders>
            <w:vAlign w:val="center"/>
          </w:tcPr>
          <w:p w14:paraId="2C651FFD">
            <w:pPr>
              <w:rPr>
                <w:rFonts w:ascii="Times New Roman" w:hAnsi="Times New Roman" w:cs="Times New Roman"/>
              </w:rPr>
            </w:pPr>
          </w:p>
        </w:tc>
        <w:tc>
          <w:tcPr>
            <w:tcW w:w="1361" w:type="dxa"/>
            <w:tcBorders>
              <w:top w:val="dashSmallGap" w:color="auto" w:sz="4" w:space="0"/>
              <w:bottom w:val="single" w:color="auto" w:sz="6" w:space="0"/>
            </w:tcBorders>
            <w:vAlign w:val="center"/>
          </w:tcPr>
          <w:p w14:paraId="3E88FAD6">
            <w:pPr>
              <w:rPr>
                <w:rFonts w:ascii="Times New Roman" w:hAnsi="Times New Roman" w:cs="Times New Roman"/>
              </w:rPr>
            </w:pPr>
            <w:r>
              <w:rPr>
                <w:rFonts w:ascii="Times New Roman" w:hAnsi="Times New Roman" w:cs="Times New Roman"/>
              </w:rPr>
              <w:t>Field</w:t>
            </w:r>
          </w:p>
        </w:tc>
        <w:tc>
          <w:tcPr>
            <w:tcW w:w="1418" w:type="dxa"/>
            <w:tcBorders>
              <w:top w:val="dashSmallGap" w:color="auto" w:sz="4" w:space="0"/>
              <w:bottom w:val="single" w:color="auto" w:sz="6" w:space="0"/>
            </w:tcBorders>
            <w:vAlign w:val="center"/>
          </w:tcPr>
          <w:p w14:paraId="280BB9FD">
            <w:pPr>
              <w:rPr>
                <w:rFonts w:ascii="Times New Roman" w:hAnsi="Times New Roman" w:cs="Times New Roman"/>
              </w:rPr>
            </w:pPr>
          </w:p>
        </w:tc>
        <w:tc>
          <w:tcPr>
            <w:tcW w:w="6127" w:type="dxa"/>
            <w:tcBorders>
              <w:bottom w:val="single" w:color="auto" w:sz="6" w:space="0"/>
            </w:tcBorders>
            <w:vAlign w:val="center"/>
          </w:tcPr>
          <w:p w14:paraId="64EAD502">
            <w:pPr>
              <w:rPr>
                <w:rFonts w:ascii="Times New Roman" w:hAnsi="Times New Roman" w:cs="Times New Roman"/>
              </w:rPr>
            </w:pPr>
          </w:p>
        </w:tc>
      </w:tr>
      <w:tr w14:paraId="67C4A0D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985" w:type="dxa"/>
            <w:vMerge w:val="restart"/>
            <w:tcBorders>
              <w:top w:val="single" w:color="auto" w:sz="6" w:space="0"/>
              <w:bottom w:val="single" w:color="auto" w:sz="6" w:space="0"/>
            </w:tcBorders>
            <w:vAlign w:val="center"/>
          </w:tcPr>
          <w:p w14:paraId="6A044DC6">
            <w:pPr>
              <w:rPr>
                <w:rFonts w:ascii="Times New Roman" w:hAnsi="Times New Roman" w:cs="Times New Roman"/>
              </w:rPr>
            </w:pPr>
          </w:p>
        </w:tc>
        <w:tc>
          <w:tcPr>
            <w:tcW w:w="1588" w:type="dxa"/>
            <w:vMerge w:val="restart"/>
            <w:tcBorders>
              <w:top w:val="single" w:color="auto" w:sz="6" w:space="0"/>
              <w:bottom w:val="single" w:color="auto" w:sz="6" w:space="0"/>
            </w:tcBorders>
            <w:vAlign w:val="center"/>
          </w:tcPr>
          <w:p w14:paraId="4228A6A1">
            <w:pPr>
              <w:rPr>
                <w:rFonts w:ascii="Times New Roman" w:hAnsi="Times New Roman" w:cs="Times New Roman"/>
              </w:rPr>
            </w:pPr>
          </w:p>
        </w:tc>
        <w:tc>
          <w:tcPr>
            <w:tcW w:w="1361" w:type="dxa"/>
            <w:tcBorders>
              <w:top w:val="single" w:color="auto" w:sz="6" w:space="0"/>
              <w:bottom w:val="dashSmallGap" w:color="auto" w:sz="4" w:space="0"/>
            </w:tcBorders>
            <w:vAlign w:val="center"/>
          </w:tcPr>
          <w:p w14:paraId="2C8D5870">
            <w:pPr>
              <w:rPr>
                <w:rFonts w:ascii="Times New Roman" w:hAnsi="Times New Roman" w:cs="Times New Roman"/>
              </w:rPr>
            </w:pPr>
          </w:p>
        </w:tc>
        <w:tc>
          <w:tcPr>
            <w:tcW w:w="1418" w:type="dxa"/>
            <w:tcBorders>
              <w:top w:val="single" w:color="auto" w:sz="6" w:space="0"/>
              <w:bottom w:val="dashSmallGap" w:color="auto" w:sz="4" w:space="0"/>
            </w:tcBorders>
            <w:vAlign w:val="center"/>
          </w:tcPr>
          <w:p w14:paraId="45869462">
            <w:pPr>
              <w:rPr>
                <w:rFonts w:ascii="Times New Roman" w:hAnsi="Times New Roman" w:cs="Times New Roman"/>
              </w:rPr>
            </w:pPr>
          </w:p>
        </w:tc>
        <w:tc>
          <w:tcPr>
            <w:tcW w:w="6127" w:type="dxa"/>
            <w:tcBorders>
              <w:top w:val="single" w:color="auto" w:sz="6" w:space="0"/>
              <w:bottom w:val="single" w:color="auto" w:sz="6" w:space="0"/>
            </w:tcBorders>
            <w:vAlign w:val="center"/>
          </w:tcPr>
          <w:p w14:paraId="56F74952">
            <w:pPr>
              <w:rPr>
                <w:rFonts w:ascii="Times New Roman" w:hAnsi="Times New Roman" w:cs="Times New Roman"/>
              </w:rPr>
            </w:pPr>
          </w:p>
        </w:tc>
      </w:tr>
      <w:tr w14:paraId="018D901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985" w:type="dxa"/>
            <w:vMerge w:val="continue"/>
            <w:tcBorders>
              <w:top w:val="single" w:color="auto" w:sz="6" w:space="0"/>
              <w:bottom w:val="single" w:color="auto" w:sz="6" w:space="0"/>
            </w:tcBorders>
            <w:vAlign w:val="center"/>
          </w:tcPr>
          <w:p w14:paraId="7D5B079B">
            <w:pPr>
              <w:rPr>
                <w:rFonts w:ascii="Times New Roman" w:hAnsi="Times New Roman" w:cs="Times New Roman"/>
              </w:rPr>
            </w:pPr>
          </w:p>
        </w:tc>
        <w:tc>
          <w:tcPr>
            <w:tcW w:w="1588" w:type="dxa"/>
            <w:vMerge w:val="continue"/>
            <w:tcBorders>
              <w:top w:val="single" w:color="auto" w:sz="6" w:space="0"/>
              <w:bottom w:val="single" w:color="auto" w:sz="6" w:space="0"/>
            </w:tcBorders>
            <w:vAlign w:val="center"/>
          </w:tcPr>
          <w:p w14:paraId="283FCBA8">
            <w:pPr>
              <w:rPr>
                <w:rFonts w:ascii="Times New Roman" w:hAnsi="Times New Roman" w:cs="Times New Roman"/>
              </w:rPr>
            </w:pPr>
          </w:p>
        </w:tc>
        <w:tc>
          <w:tcPr>
            <w:tcW w:w="1361" w:type="dxa"/>
            <w:tcBorders>
              <w:top w:val="dashSmallGap" w:color="auto" w:sz="4" w:space="0"/>
              <w:bottom w:val="single" w:color="auto" w:sz="6" w:space="0"/>
            </w:tcBorders>
            <w:vAlign w:val="center"/>
          </w:tcPr>
          <w:p w14:paraId="3274B9BC">
            <w:pPr>
              <w:rPr>
                <w:rFonts w:ascii="Times New Roman" w:hAnsi="Times New Roman" w:cs="Times New Roman"/>
              </w:rPr>
            </w:pPr>
          </w:p>
        </w:tc>
        <w:tc>
          <w:tcPr>
            <w:tcW w:w="1418" w:type="dxa"/>
            <w:tcBorders>
              <w:top w:val="dashSmallGap" w:color="auto" w:sz="4" w:space="0"/>
              <w:bottom w:val="single" w:color="auto" w:sz="6" w:space="0"/>
            </w:tcBorders>
            <w:vAlign w:val="center"/>
          </w:tcPr>
          <w:p w14:paraId="430622A2">
            <w:pPr>
              <w:rPr>
                <w:rFonts w:ascii="Times New Roman" w:hAnsi="Times New Roman" w:cs="Times New Roman"/>
              </w:rPr>
            </w:pPr>
          </w:p>
        </w:tc>
        <w:tc>
          <w:tcPr>
            <w:tcW w:w="6127" w:type="dxa"/>
            <w:tcBorders>
              <w:top w:val="single" w:color="auto" w:sz="6" w:space="0"/>
            </w:tcBorders>
            <w:vAlign w:val="center"/>
          </w:tcPr>
          <w:p w14:paraId="5D6B89AD">
            <w:pPr>
              <w:rPr>
                <w:rFonts w:ascii="Times New Roman" w:hAnsi="Times New Roman" w:cs="Times New Roman"/>
              </w:rPr>
            </w:pPr>
          </w:p>
        </w:tc>
      </w:tr>
      <w:tr w14:paraId="3E9F0CA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985" w:type="dxa"/>
            <w:vMerge w:val="restart"/>
            <w:tcBorders>
              <w:top w:val="single" w:color="auto" w:sz="6" w:space="0"/>
              <w:bottom w:val="single" w:color="auto" w:sz="6" w:space="0"/>
            </w:tcBorders>
            <w:vAlign w:val="center"/>
          </w:tcPr>
          <w:p w14:paraId="2EDE48FB">
            <w:pPr>
              <w:rPr>
                <w:rFonts w:ascii="Times New Roman" w:hAnsi="Times New Roman" w:cs="Times New Roman"/>
              </w:rPr>
            </w:pPr>
          </w:p>
        </w:tc>
        <w:tc>
          <w:tcPr>
            <w:tcW w:w="1588" w:type="dxa"/>
            <w:vMerge w:val="restart"/>
            <w:tcBorders>
              <w:top w:val="single" w:color="auto" w:sz="6" w:space="0"/>
              <w:bottom w:val="single" w:color="auto" w:sz="6" w:space="0"/>
            </w:tcBorders>
            <w:vAlign w:val="center"/>
          </w:tcPr>
          <w:p w14:paraId="20A2919D">
            <w:pPr>
              <w:rPr>
                <w:rFonts w:ascii="Times New Roman" w:hAnsi="Times New Roman" w:cs="Times New Roman"/>
              </w:rPr>
            </w:pPr>
          </w:p>
        </w:tc>
        <w:tc>
          <w:tcPr>
            <w:tcW w:w="1361" w:type="dxa"/>
            <w:tcBorders>
              <w:top w:val="single" w:color="auto" w:sz="6" w:space="0"/>
              <w:bottom w:val="dashSmallGap" w:color="auto" w:sz="4" w:space="0"/>
            </w:tcBorders>
            <w:vAlign w:val="center"/>
          </w:tcPr>
          <w:p w14:paraId="17B8FD81">
            <w:pPr>
              <w:rPr>
                <w:rFonts w:ascii="Times New Roman" w:hAnsi="Times New Roman" w:cs="Times New Roman"/>
              </w:rPr>
            </w:pPr>
          </w:p>
        </w:tc>
        <w:tc>
          <w:tcPr>
            <w:tcW w:w="1418" w:type="dxa"/>
            <w:tcBorders>
              <w:top w:val="single" w:color="auto" w:sz="6" w:space="0"/>
              <w:bottom w:val="dashSmallGap" w:color="auto" w:sz="4" w:space="0"/>
            </w:tcBorders>
            <w:vAlign w:val="center"/>
          </w:tcPr>
          <w:p w14:paraId="2EE2084E">
            <w:pPr>
              <w:rPr>
                <w:rFonts w:ascii="Times New Roman" w:hAnsi="Times New Roman" w:cs="Times New Roman"/>
              </w:rPr>
            </w:pPr>
          </w:p>
        </w:tc>
        <w:tc>
          <w:tcPr>
            <w:tcW w:w="6127" w:type="dxa"/>
            <w:vAlign w:val="center"/>
          </w:tcPr>
          <w:p w14:paraId="306570A4">
            <w:pPr>
              <w:rPr>
                <w:rFonts w:ascii="Times New Roman" w:hAnsi="Times New Roman" w:cs="Times New Roman"/>
              </w:rPr>
            </w:pPr>
          </w:p>
        </w:tc>
      </w:tr>
      <w:tr w14:paraId="33262FA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985" w:type="dxa"/>
            <w:vMerge w:val="continue"/>
            <w:tcBorders>
              <w:top w:val="single" w:color="auto" w:sz="6" w:space="0"/>
              <w:bottom w:val="single" w:color="auto" w:sz="6" w:space="0"/>
            </w:tcBorders>
            <w:vAlign w:val="center"/>
          </w:tcPr>
          <w:p w14:paraId="76B5F072">
            <w:pPr>
              <w:rPr>
                <w:rFonts w:ascii="Times New Roman" w:hAnsi="Times New Roman" w:cs="Times New Roman"/>
              </w:rPr>
            </w:pPr>
          </w:p>
        </w:tc>
        <w:tc>
          <w:tcPr>
            <w:tcW w:w="1588" w:type="dxa"/>
            <w:vMerge w:val="continue"/>
            <w:tcBorders>
              <w:top w:val="single" w:color="auto" w:sz="6" w:space="0"/>
              <w:bottom w:val="single" w:color="auto" w:sz="6" w:space="0"/>
            </w:tcBorders>
            <w:vAlign w:val="center"/>
          </w:tcPr>
          <w:p w14:paraId="3CD6325C">
            <w:pPr>
              <w:rPr>
                <w:rFonts w:ascii="Times New Roman" w:hAnsi="Times New Roman" w:cs="Times New Roman"/>
              </w:rPr>
            </w:pPr>
          </w:p>
        </w:tc>
        <w:tc>
          <w:tcPr>
            <w:tcW w:w="1361" w:type="dxa"/>
            <w:tcBorders>
              <w:top w:val="dashSmallGap" w:color="auto" w:sz="4" w:space="0"/>
              <w:bottom w:val="single" w:color="auto" w:sz="6" w:space="0"/>
            </w:tcBorders>
            <w:vAlign w:val="center"/>
          </w:tcPr>
          <w:p w14:paraId="0056D176">
            <w:pPr>
              <w:rPr>
                <w:rFonts w:ascii="Times New Roman" w:hAnsi="Times New Roman" w:cs="Times New Roman"/>
              </w:rPr>
            </w:pPr>
          </w:p>
        </w:tc>
        <w:tc>
          <w:tcPr>
            <w:tcW w:w="1418" w:type="dxa"/>
            <w:tcBorders>
              <w:top w:val="dashSmallGap" w:color="auto" w:sz="4" w:space="0"/>
              <w:bottom w:val="single" w:color="auto" w:sz="6" w:space="0"/>
            </w:tcBorders>
            <w:vAlign w:val="center"/>
          </w:tcPr>
          <w:p w14:paraId="1DAE4DC6">
            <w:pPr>
              <w:rPr>
                <w:rFonts w:ascii="Times New Roman" w:hAnsi="Times New Roman" w:cs="Times New Roman"/>
              </w:rPr>
            </w:pPr>
          </w:p>
        </w:tc>
        <w:tc>
          <w:tcPr>
            <w:tcW w:w="6127" w:type="dxa"/>
            <w:tcBorders>
              <w:bottom w:val="single" w:color="auto" w:sz="6" w:space="0"/>
            </w:tcBorders>
            <w:vAlign w:val="center"/>
          </w:tcPr>
          <w:p w14:paraId="42EA575C">
            <w:pPr>
              <w:rPr>
                <w:rFonts w:ascii="Times New Roman" w:hAnsi="Times New Roman" w:cs="Times New Roman"/>
              </w:rPr>
            </w:pPr>
          </w:p>
        </w:tc>
      </w:tr>
      <w:tr w14:paraId="276C989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985" w:type="dxa"/>
            <w:vMerge w:val="restart"/>
            <w:tcBorders>
              <w:top w:val="single" w:color="auto" w:sz="6" w:space="0"/>
              <w:bottom w:val="single" w:color="auto" w:sz="6" w:space="0"/>
            </w:tcBorders>
            <w:vAlign w:val="center"/>
          </w:tcPr>
          <w:p w14:paraId="5AFEDB3B">
            <w:pPr>
              <w:rPr>
                <w:rFonts w:ascii="Times New Roman" w:hAnsi="Times New Roman" w:cs="Times New Roman"/>
              </w:rPr>
            </w:pPr>
          </w:p>
        </w:tc>
        <w:tc>
          <w:tcPr>
            <w:tcW w:w="1588" w:type="dxa"/>
            <w:vMerge w:val="restart"/>
            <w:tcBorders>
              <w:top w:val="single" w:color="auto" w:sz="6" w:space="0"/>
              <w:bottom w:val="single" w:color="auto" w:sz="6" w:space="0"/>
            </w:tcBorders>
            <w:vAlign w:val="center"/>
          </w:tcPr>
          <w:p w14:paraId="7E2D3DCC">
            <w:pPr>
              <w:rPr>
                <w:rFonts w:ascii="Times New Roman" w:hAnsi="Times New Roman" w:cs="Times New Roman"/>
              </w:rPr>
            </w:pPr>
          </w:p>
        </w:tc>
        <w:tc>
          <w:tcPr>
            <w:tcW w:w="1361" w:type="dxa"/>
            <w:tcBorders>
              <w:top w:val="single" w:color="auto" w:sz="6" w:space="0"/>
              <w:bottom w:val="dashSmallGap" w:color="auto" w:sz="4" w:space="0"/>
            </w:tcBorders>
            <w:vAlign w:val="center"/>
          </w:tcPr>
          <w:p w14:paraId="28A8B35F">
            <w:pPr>
              <w:rPr>
                <w:rFonts w:ascii="Times New Roman" w:hAnsi="Times New Roman" w:cs="Times New Roman"/>
              </w:rPr>
            </w:pPr>
          </w:p>
        </w:tc>
        <w:tc>
          <w:tcPr>
            <w:tcW w:w="1418" w:type="dxa"/>
            <w:tcBorders>
              <w:top w:val="single" w:color="auto" w:sz="6" w:space="0"/>
              <w:bottom w:val="dashSmallGap" w:color="auto" w:sz="4" w:space="0"/>
            </w:tcBorders>
            <w:vAlign w:val="center"/>
          </w:tcPr>
          <w:p w14:paraId="6AF60B84">
            <w:pPr>
              <w:rPr>
                <w:rFonts w:ascii="Times New Roman" w:hAnsi="Times New Roman" w:cs="Times New Roman"/>
              </w:rPr>
            </w:pPr>
          </w:p>
        </w:tc>
        <w:tc>
          <w:tcPr>
            <w:tcW w:w="6127" w:type="dxa"/>
            <w:tcBorders>
              <w:top w:val="single" w:color="auto" w:sz="6" w:space="0"/>
            </w:tcBorders>
            <w:vAlign w:val="center"/>
          </w:tcPr>
          <w:p w14:paraId="7C24B625">
            <w:pPr>
              <w:rPr>
                <w:rFonts w:ascii="Times New Roman" w:hAnsi="Times New Roman" w:cs="Times New Roman"/>
              </w:rPr>
            </w:pPr>
          </w:p>
        </w:tc>
      </w:tr>
      <w:tr w14:paraId="17E9C90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985" w:type="dxa"/>
            <w:vMerge w:val="continue"/>
            <w:tcBorders>
              <w:top w:val="single" w:color="auto" w:sz="6" w:space="0"/>
              <w:bottom w:val="single" w:color="auto" w:sz="6" w:space="0"/>
            </w:tcBorders>
            <w:vAlign w:val="center"/>
          </w:tcPr>
          <w:p w14:paraId="0C258E2E">
            <w:pPr>
              <w:rPr>
                <w:rFonts w:ascii="Times New Roman" w:hAnsi="Times New Roman" w:cs="Times New Roman"/>
              </w:rPr>
            </w:pPr>
          </w:p>
        </w:tc>
        <w:tc>
          <w:tcPr>
            <w:tcW w:w="1588" w:type="dxa"/>
            <w:vMerge w:val="continue"/>
            <w:tcBorders>
              <w:top w:val="single" w:color="auto" w:sz="6" w:space="0"/>
              <w:bottom w:val="single" w:color="auto" w:sz="6" w:space="0"/>
            </w:tcBorders>
            <w:vAlign w:val="center"/>
          </w:tcPr>
          <w:p w14:paraId="17CC213A">
            <w:pPr>
              <w:rPr>
                <w:rFonts w:ascii="Times New Roman" w:hAnsi="Times New Roman" w:cs="Times New Roman"/>
              </w:rPr>
            </w:pPr>
          </w:p>
        </w:tc>
        <w:tc>
          <w:tcPr>
            <w:tcW w:w="1361" w:type="dxa"/>
            <w:tcBorders>
              <w:top w:val="dashSmallGap" w:color="auto" w:sz="4" w:space="0"/>
              <w:bottom w:val="single" w:color="auto" w:sz="6" w:space="0"/>
            </w:tcBorders>
            <w:vAlign w:val="center"/>
          </w:tcPr>
          <w:p w14:paraId="0D236F7C">
            <w:pPr>
              <w:rPr>
                <w:rFonts w:ascii="Times New Roman" w:hAnsi="Times New Roman" w:cs="Times New Roman"/>
              </w:rPr>
            </w:pPr>
          </w:p>
        </w:tc>
        <w:tc>
          <w:tcPr>
            <w:tcW w:w="1418" w:type="dxa"/>
            <w:tcBorders>
              <w:top w:val="dashSmallGap" w:color="auto" w:sz="4" w:space="0"/>
              <w:bottom w:val="single" w:color="auto" w:sz="6" w:space="0"/>
            </w:tcBorders>
            <w:vAlign w:val="center"/>
          </w:tcPr>
          <w:p w14:paraId="2378B17B">
            <w:pPr>
              <w:rPr>
                <w:rFonts w:ascii="Times New Roman" w:hAnsi="Times New Roman" w:cs="Times New Roman"/>
              </w:rPr>
            </w:pPr>
          </w:p>
        </w:tc>
        <w:tc>
          <w:tcPr>
            <w:tcW w:w="6127" w:type="dxa"/>
            <w:vAlign w:val="center"/>
          </w:tcPr>
          <w:p w14:paraId="683D6F75">
            <w:pPr>
              <w:rPr>
                <w:rFonts w:ascii="Times New Roman" w:hAnsi="Times New Roman" w:cs="Times New Roman"/>
              </w:rPr>
            </w:pPr>
          </w:p>
        </w:tc>
      </w:tr>
      <w:tr w14:paraId="1C4D105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985" w:type="dxa"/>
            <w:vMerge w:val="restart"/>
            <w:tcBorders>
              <w:top w:val="single" w:color="auto" w:sz="6" w:space="0"/>
              <w:bottom w:val="single" w:color="auto" w:sz="6" w:space="0"/>
            </w:tcBorders>
            <w:vAlign w:val="center"/>
          </w:tcPr>
          <w:p w14:paraId="7ED2C0A0">
            <w:pPr>
              <w:rPr>
                <w:rFonts w:ascii="Times New Roman" w:hAnsi="Times New Roman" w:cs="Times New Roman"/>
              </w:rPr>
            </w:pPr>
          </w:p>
        </w:tc>
        <w:tc>
          <w:tcPr>
            <w:tcW w:w="1588" w:type="dxa"/>
            <w:vMerge w:val="restart"/>
            <w:tcBorders>
              <w:top w:val="single" w:color="auto" w:sz="6" w:space="0"/>
              <w:bottom w:val="single" w:color="auto" w:sz="6" w:space="0"/>
            </w:tcBorders>
            <w:vAlign w:val="center"/>
          </w:tcPr>
          <w:p w14:paraId="7634B036">
            <w:pPr>
              <w:rPr>
                <w:rFonts w:ascii="Times New Roman" w:hAnsi="Times New Roman" w:cs="Times New Roman"/>
              </w:rPr>
            </w:pPr>
          </w:p>
        </w:tc>
        <w:tc>
          <w:tcPr>
            <w:tcW w:w="1361" w:type="dxa"/>
            <w:tcBorders>
              <w:top w:val="single" w:color="auto" w:sz="6" w:space="0"/>
              <w:bottom w:val="dashSmallGap" w:color="auto" w:sz="4" w:space="0"/>
            </w:tcBorders>
            <w:vAlign w:val="center"/>
          </w:tcPr>
          <w:p w14:paraId="5E58EBA5">
            <w:pPr>
              <w:rPr>
                <w:rFonts w:ascii="Times New Roman" w:hAnsi="Times New Roman" w:cs="Times New Roman"/>
              </w:rPr>
            </w:pPr>
          </w:p>
        </w:tc>
        <w:tc>
          <w:tcPr>
            <w:tcW w:w="1418" w:type="dxa"/>
            <w:tcBorders>
              <w:top w:val="single" w:color="auto" w:sz="6" w:space="0"/>
              <w:bottom w:val="dashSmallGap" w:color="auto" w:sz="4" w:space="0"/>
            </w:tcBorders>
            <w:vAlign w:val="center"/>
          </w:tcPr>
          <w:p w14:paraId="145505AA">
            <w:pPr>
              <w:rPr>
                <w:rFonts w:ascii="Times New Roman" w:hAnsi="Times New Roman" w:cs="Times New Roman"/>
              </w:rPr>
            </w:pPr>
          </w:p>
        </w:tc>
        <w:tc>
          <w:tcPr>
            <w:tcW w:w="6127" w:type="dxa"/>
            <w:tcBorders>
              <w:bottom w:val="single" w:color="auto" w:sz="6" w:space="0"/>
            </w:tcBorders>
            <w:vAlign w:val="center"/>
          </w:tcPr>
          <w:p w14:paraId="1CC713BE">
            <w:pPr>
              <w:rPr>
                <w:rFonts w:ascii="Times New Roman" w:hAnsi="Times New Roman" w:cs="Times New Roman"/>
              </w:rPr>
            </w:pPr>
          </w:p>
        </w:tc>
      </w:tr>
      <w:tr w14:paraId="7F4A694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985" w:type="dxa"/>
            <w:vMerge w:val="continue"/>
            <w:tcBorders>
              <w:top w:val="single" w:color="auto" w:sz="6" w:space="0"/>
              <w:bottom w:val="single" w:color="auto" w:sz="8" w:space="0"/>
            </w:tcBorders>
            <w:vAlign w:val="center"/>
          </w:tcPr>
          <w:p w14:paraId="53792C9A">
            <w:pPr>
              <w:rPr>
                <w:rFonts w:ascii="Times New Roman" w:hAnsi="Times New Roman" w:cs="Times New Roman"/>
              </w:rPr>
            </w:pPr>
          </w:p>
        </w:tc>
        <w:tc>
          <w:tcPr>
            <w:tcW w:w="1588" w:type="dxa"/>
            <w:vMerge w:val="continue"/>
            <w:tcBorders>
              <w:top w:val="single" w:color="auto" w:sz="6" w:space="0"/>
              <w:bottom w:val="single" w:color="auto" w:sz="8" w:space="0"/>
            </w:tcBorders>
            <w:vAlign w:val="center"/>
          </w:tcPr>
          <w:p w14:paraId="6AB0FCF7">
            <w:pPr>
              <w:rPr>
                <w:rFonts w:ascii="Times New Roman" w:hAnsi="Times New Roman" w:cs="Times New Roman"/>
              </w:rPr>
            </w:pPr>
          </w:p>
        </w:tc>
        <w:tc>
          <w:tcPr>
            <w:tcW w:w="1361" w:type="dxa"/>
            <w:tcBorders>
              <w:top w:val="dashSmallGap" w:color="auto" w:sz="4" w:space="0"/>
              <w:bottom w:val="single" w:color="auto" w:sz="8" w:space="0"/>
            </w:tcBorders>
            <w:vAlign w:val="center"/>
          </w:tcPr>
          <w:p w14:paraId="22E57496">
            <w:pPr>
              <w:rPr>
                <w:rFonts w:ascii="Times New Roman" w:hAnsi="Times New Roman" w:cs="Times New Roman"/>
              </w:rPr>
            </w:pPr>
          </w:p>
        </w:tc>
        <w:tc>
          <w:tcPr>
            <w:tcW w:w="1418" w:type="dxa"/>
            <w:tcBorders>
              <w:top w:val="dashSmallGap" w:color="auto" w:sz="4" w:space="0"/>
              <w:bottom w:val="single" w:color="auto" w:sz="8" w:space="0"/>
            </w:tcBorders>
            <w:vAlign w:val="center"/>
          </w:tcPr>
          <w:p w14:paraId="57B664B3">
            <w:pPr>
              <w:rPr>
                <w:rFonts w:ascii="Times New Roman" w:hAnsi="Times New Roman" w:cs="Times New Roman"/>
              </w:rPr>
            </w:pPr>
          </w:p>
        </w:tc>
        <w:tc>
          <w:tcPr>
            <w:tcW w:w="6127" w:type="dxa"/>
            <w:tcBorders>
              <w:top w:val="single" w:color="auto" w:sz="6" w:space="0"/>
            </w:tcBorders>
            <w:vAlign w:val="center"/>
          </w:tcPr>
          <w:p w14:paraId="0B420870">
            <w:pPr>
              <w:rPr>
                <w:rFonts w:ascii="Times New Roman" w:hAnsi="Times New Roman" w:cs="Times New Roman"/>
              </w:rPr>
            </w:pPr>
          </w:p>
        </w:tc>
      </w:tr>
      <w:tr w14:paraId="4C0FA99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jc w:val="center"/>
        </w:trPr>
        <w:tc>
          <w:tcPr>
            <w:tcW w:w="1985" w:type="dxa"/>
            <w:vMerge w:val="continue"/>
            <w:tcBorders>
              <w:top w:val="single" w:color="auto" w:sz="6" w:space="0"/>
              <w:bottom w:val="single" w:color="auto" w:sz="8" w:space="0"/>
            </w:tcBorders>
            <w:vAlign w:val="center"/>
          </w:tcPr>
          <w:p w14:paraId="64B4E822">
            <w:pPr>
              <w:rPr>
                <w:rFonts w:ascii="Times New Roman" w:hAnsi="Times New Roman" w:cs="Times New Roman"/>
              </w:rPr>
            </w:pPr>
          </w:p>
        </w:tc>
        <w:tc>
          <w:tcPr>
            <w:tcW w:w="1588" w:type="dxa"/>
            <w:vMerge w:val="continue"/>
            <w:tcBorders>
              <w:top w:val="single" w:color="auto" w:sz="6" w:space="0"/>
              <w:bottom w:val="single" w:color="auto" w:sz="8" w:space="0"/>
            </w:tcBorders>
            <w:vAlign w:val="center"/>
          </w:tcPr>
          <w:p w14:paraId="0B3A5492">
            <w:pPr>
              <w:rPr>
                <w:rFonts w:ascii="Times New Roman" w:hAnsi="Times New Roman" w:cs="Times New Roman"/>
              </w:rPr>
            </w:pPr>
          </w:p>
        </w:tc>
        <w:tc>
          <w:tcPr>
            <w:tcW w:w="1361" w:type="dxa"/>
            <w:tcBorders>
              <w:top w:val="dashSmallGap" w:color="auto" w:sz="4" w:space="0"/>
              <w:bottom w:val="single" w:color="auto" w:sz="8" w:space="0"/>
            </w:tcBorders>
            <w:vAlign w:val="center"/>
          </w:tcPr>
          <w:p w14:paraId="57CB0DF3">
            <w:pPr>
              <w:rPr>
                <w:rFonts w:ascii="Times New Roman" w:hAnsi="Times New Roman" w:cs="Times New Roman"/>
              </w:rPr>
            </w:pPr>
          </w:p>
        </w:tc>
        <w:tc>
          <w:tcPr>
            <w:tcW w:w="1418" w:type="dxa"/>
            <w:tcBorders>
              <w:top w:val="dashSmallGap" w:color="auto" w:sz="4" w:space="0"/>
              <w:bottom w:val="single" w:color="auto" w:sz="8" w:space="0"/>
            </w:tcBorders>
            <w:vAlign w:val="center"/>
          </w:tcPr>
          <w:p w14:paraId="23E303DD">
            <w:pPr>
              <w:rPr>
                <w:rFonts w:ascii="Times New Roman" w:hAnsi="Times New Roman" w:cs="Times New Roman"/>
              </w:rPr>
            </w:pPr>
          </w:p>
        </w:tc>
        <w:tc>
          <w:tcPr>
            <w:tcW w:w="6127" w:type="dxa"/>
            <w:tcBorders>
              <w:bottom w:val="single" w:color="auto" w:sz="8" w:space="0"/>
            </w:tcBorders>
            <w:vAlign w:val="center"/>
          </w:tcPr>
          <w:p w14:paraId="5717EDEE">
            <w:pPr>
              <w:rPr>
                <w:rFonts w:ascii="Times New Roman" w:hAnsi="Times New Roman" w:cs="Times New Roman"/>
              </w:rPr>
            </w:pPr>
          </w:p>
        </w:tc>
      </w:tr>
      <w:tr w14:paraId="37740E1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397" w:hRule="exact"/>
          <w:jc w:val="center"/>
        </w:trPr>
        <w:tc>
          <w:tcPr>
            <w:tcW w:w="1985" w:type="dxa"/>
            <w:tcBorders>
              <w:top w:val="single" w:color="auto" w:sz="8" w:space="0"/>
              <w:right w:val="nil"/>
            </w:tcBorders>
            <w:vAlign w:val="center"/>
          </w:tcPr>
          <w:p w14:paraId="0FE9CF70">
            <w:pPr>
              <w:rPr>
                <w:rFonts w:ascii="Times New Roman" w:hAnsi="Times New Roman" w:cs="Times New Roman"/>
              </w:rPr>
            </w:pPr>
          </w:p>
        </w:tc>
        <w:tc>
          <w:tcPr>
            <w:tcW w:w="1588" w:type="dxa"/>
            <w:tcBorders>
              <w:top w:val="single" w:color="auto" w:sz="8" w:space="0"/>
              <w:left w:val="nil"/>
              <w:bottom w:val="double" w:color="auto" w:sz="4" w:space="0"/>
              <w:right w:val="nil"/>
            </w:tcBorders>
            <w:vAlign w:val="center"/>
          </w:tcPr>
          <w:p w14:paraId="17C7BD67">
            <w:pPr>
              <w:rPr>
                <w:rFonts w:ascii="Times New Roman" w:hAnsi="Times New Roman" w:cs="Times New Roman"/>
              </w:rPr>
            </w:pPr>
          </w:p>
        </w:tc>
        <w:tc>
          <w:tcPr>
            <w:tcW w:w="1361" w:type="dxa"/>
            <w:tcBorders>
              <w:top w:val="single" w:color="auto" w:sz="8" w:space="0"/>
              <w:left w:val="nil"/>
              <w:bottom w:val="double" w:color="auto" w:sz="4" w:space="0"/>
              <w:right w:val="nil"/>
            </w:tcBorders>
            <w:vAlign w:val="center"/>
          </w:tcPr>
          <w:p w14:paraId="64B9D75B">
            <w:pPr>
              <w:rPr>
                <w:rFonts w:ascii="Times New Roman" w:hAnsi="Times New Roman" w:cs="Times New Roman"/>
              </w:rPr>
            </w:pPr>
          </w:p>
        </w:tc>
        <w:tc>
          <w:tcPr>
            <w:tcW w:w="1418" w:type="dxa"/>
            <w:tcBorders>
              <w:top w:val="single" w:color="auto" w:sz="8" w:space="0"/>
              <w:left w:val="nil"/>
              <w:bottom w:val="double" w:color="auto" w:sz="4" w:space="0"/>
            </w:tcBorders>
            <w:vAlign w:val="center"/>
          </w:tcPr>
          <w:p w14:paraId="4887AE14">
            <w:pPr>
              <w:rPr>
                <w:rFonts w:ascii="Times New Roman" w:hAnsi="Times New Roman" w:cs="Times New Roman"/>
              </w:rPr>
            </w:pPr>
            <w:r>
              <w:rPr>
                <w:rFonts w:ascii="Times New Roman" w:hAnsi="Times New Roman" w:cs="Times New Roman"/>
              </w:rPr>
              <w:t>Total Costs</w:t>
            </w:r>
          </w:p>
        </w:tc>
        <w:tc>
          <w:tcPr>
            <w:tcW w:w="6127" w:type="dxa"/>
            <w:tcBorders>
              <w:top w:val="single" w:color="auto" w:sz="8" w:space="0"/>
              <w:bottom w:val="double" w:color="auto" w:sz="4" w:space="0"/>
            </w:tcBorders>
            <w:vAlign w:val="center"/>
          </w:tcPr>
          <w:p w14:paraId="182DFDF3">
            <w:pPr>
              <w:rPr>
                <w:rFonts w:ascii="Times New Roman" w:hAnsi="Times New Roman" w:cs="Times New Roman"/>
              </w:rPr>
            </w:pPr>
          </w:p>
        </w:tc>
      </w:tr>
    </w:tbl>
    <w:p w14:paraId="7A4D9F1C">
      <w:pPr>
        <w:pStyle w:val="32"/>
        <w:tabs>
          <w:tab w:val="clear" w:pos="4320"/>
          <w:tab w:val="clear" w:pos="8640"/>
        </w:tabs>
        <w:rPr>
          <w:rFonts w:ascii="Times New Roman" w:hAnsi="Times New Roman" w:cs="Times New Roman"/>
          <w:sz w:val="20"/>
          <w:lang w:val="en-GB" w:eastAsia="it-IT"/>
        </w:rPr>
      </w:pPr>
    </w:p>
    <w:p w14:paraId="0EDDE0B3">
      <w:pPr>
        <w:jc w:val="both"/>
        <w:rPr>
          <w:rFonts w:ascii="Times New Roman" w:hAnsi="Times New Roman" w:cs="Times New Roman"/>
        </w:rPr>
      </w:pPr>
      <w:r>
        <w:rPr>
          <w:rFonts w:ascii="Times New Roman" w:hAnsi="Times New Roman" w:cs="Times New Roman"/>
          <w:lang w:val="en-GB"/>
        </w:rPr>
        <w:t>1</w:t>
      </w:r>
      <w:r>
        <w:rPr>
          <w:rFonts w:ascii="Times New Roman" w:hAnsi="Times New Roman" w:cs="Times New Roman"/>
          <w:lang w:val="en-GB"/>
        </w:rPr>
        <w:tab/>
      </w:r>
      <w:r>
        <w:rPr>
          <w:rFonts w:ascii="Times New Roman" w:hAnsi="Times New Roman" w:cs="Times New Roman"/>
        </w:rPr>
        <w:t>Professional Staff should be indicated individually; Support Staff should be indicated per category (e.g.: draftsmen, clerical staff).</w:t>
      </w:r>
    </w:p>
    <w:p w14:paraId="7101D950">
      <w:pPr>
        <w:jc w:val="both"/>
        <w:rPr>
          <w:rFonts w:ascii="Times New Roman" w:hAnsi="Times New Roman" w:cs="Times New Roman"/>
        </w:rPr>
      </w:pPr>
      <w:r>
        <w:rPr>
          <w:rFonts w:ascii="Times New Roman" w:hAnsi="Times New Roman" w:cs="Times New Roman"/>
        </w:rPr>
        <w:t>2</w:t>
      </w:r>
      <w:r>
        <w:rPr>
          <w:rFonts w:ascii="Times New Roman" w:hAnsi="Times New Roman" w:cs="Times New Roman"/>
        </w:rPr>
        <w:tab/>
      </w:r>
      <w:r>
        <w:rPr>
          <w:rFonts w:ascii="Times New Roman" w:hAnsi="Times New Roman" w:cs="Times New Roman"/>
        </w:rPr>
        <w:t>Positions must coincide with the ones indicated in Form 4A7.</w:t>
      </w:r>
    </w:p>
    <w:p w14:paraId="6EFACB4B">
      <w:pPr>
        <w:jc w:val="both"/>
        <w:rPr>
          <w:rFonts w:ascii="Times New Roman" w:hAnsi="Times New Roman" w:cs="Times New Roman"/>
        </w:rPr>
      </w:pPr>
      <w:r>
        <w:rPr>
          <w:rFonts w:ascii="Times New Roman" w:hAnsi="Times New Roman" w:cs="Times New Roman"/>
        </w:rPr>
        <w:t>3</w:t>
      </w:r>
      <w:r>
        <w:rPr>
          <w:rFonts w:ascii="Times New Roman" w:hAnsi="Times New Roman" w:cs="Times New Roman"/>
        </w:rPr>
        <w:tab/>
      </w:r>
      <w:r>
        <w:rPr>
          <w:rFonts w:ascii="Times New Roman" w:hAnsi="Times New Roman" w:cs="Times New Roman"/>
        </w:rPr>
        <w:t>Indicate the total expected input of staff and staff-month rate required for carrying out the activity indicated in the Form.</w:t>
      </w:r>
    </w:p>
    <w:p w14:paraId="2655F88E">
      <w:pPr>
        <w:jc w:val="both"/>
        <w:rPr>
          <w:rFonts w:ascii="Times New Roman" w:hAnsi="Times New Roman" w:cs="Times New Roman"/>
        </w:rPr>
      </w:pPr>
      <w:r>
        <w:rPr>
          <w:rFonts w:ascii="Times New Roman" w:hAnsi="Times New Roman" w:cs="Times New Roman"/>
        </w:rPr>
        <w:t>4</w:t>
      </w:r>
      <w:r>
        <w:rPr>
          <w:rFonts w:ascii="Times New Roman" w:hAnsi="Times New Roman" w:cs="Times New Roman"/>
        </w:rPr>
        <w:tab/>
      </w:r>
      <w:r>
        <w:rPr>
          <w:rFonts w:ascii="Times New Roman" w:hAnsi="Times New Roman" w:cs="Times New Roman"/>
        </w:rPr>
        <w:t>For each staff indicate the remuneration. Remuneration = Staff-month Rate x Input.</w:t>
      </w:r>
    </w:p>
    <w:p w14:paraId="4B2D2040">
      <w:pPr>
        <w:rPr>
          <w:rFonts w:ascii="Times New Roman" w:hAnsi="Times New Roman" w:cs="Times New Roman"/>
          <w:lang w:val="en-GB"/>
        </w:rPr>
      </w:pPr>
    </w:p>
    <w:p w14:paraId="1D3B07BA">
      <w:pPr>
        <w:jc w:val="center"/>
        <w:rPr>
          <w:rFonts w:ascii="Times New Roman" w:hAnsi="Times New Roman" w:cs="Times New Roman"/>
          <w:smallCaps/>
          <w:lang w:val="en-GB"/>
        </w:rPr>
      </w:pPr>
    </w:p>
    <w:p w14:paraId="7CA42131">
      <w:pPr>
        <w:pStyle w:val="4"/>
        <w:jc w:val="center"/>
        <w:rPr>
          <w:rFonts w:ascii="Times New Roman" w:hAnsi="Times New Roman" w:cs="Times New Roman"/>
          <w:b w:val="0"/>
          <w:bCs w:val="0"/>
        </w:rPr>
      </w:pPr>
      <w:bookmarkStart w:id="973" w:name="_Toc38696510"/>
      <w:bookmarkStart w:id="974" w:name="_Toc48551152"/>
      <w:bookmarkStart w:id="975" w:name="_Toc48798532"/>
      <w:bookmarkStart w:id="976" w:name="_Toc48800802"/>
      <w:bookmarkStart w:id="977" w:name="_Toc48803168"/>
      <w:bookmarkStart w:id="978" w:name="_Toc48800971"/>
      <w:bookmarkStart w:id="979" w:name="_Toc48803337"/>
      <w:bookmarkStart w:id="980" w:name="_Toc48803844"/>
      <w:bookmarkStart w:id="981" w:name="_Toc48804182"/>
      <w:bookmarkStart w:id="982" w:name="_Toc48804351"/>
      <w:bookmarkStart w:id="983" w:name="_Toc48803506"/>
      <w:bookmarkStart w:id="984" w:name="_Toc48804858"/>
      <w:bookmarkStart w:id="985" w:name="_Toc48892694"/>
      <w:bookmarkStart w:id="986" w:name="_Toc48894526"/>
      <w:bookmarkStart w:id="987" w:name="_Toc48812481"/>
      <w:bookmarkStart w:id="988" w:name="_Toc48895299"/>
      <w:bookmarkStart w:id="989" w:name="_Toc48895485"/>
      <w:bookmarkStart w:id="990" w:name="_Toc48896269"/>
      <w:r>
        <w:rPr>
          <w:rFonts w:ascii="Times New Roman" w:hAnsi="Times New Roman" w:cs="Times New Roman"/>
        </w:rPr>
        <w:br w:type="page"/>
      </w:r>
      <w:bookmarkStart w:id="991" w:name="_Toc48980639"/>
      <w:bookmarkStart w:id="992" w:name="_Toc49159899"/>
      <w:bookmarkStart w:id="993" w:name="_Toc49159712"/>
      <w:bookmarkStart w:id="994" w:name="_Toc140186415"/>
      <w:bookmarkStart w:id="995" w:name="_Toc67815179"/>
      <w:bookmarkStart w:id="996" w:name="_Toc506545802"/>
      <w:bookmarkStart w:id="997" w:name="_Toc48969054"/>
      <w:bookmarkStart w:id="998" w:name="_Toc48974132"/>
      <w:bookmarkStart w:id="999" w:name="_Toc48969385"/>
      <w:bookmarkStart w:id="1000" w:name="_Toc48978628"/>
      <w:bookmarkStart w:id="1001" w:name="_Toc48970308"/>
      <w:bookmarkStart w:id="1002" w:name="_Toc48979387"/>
      <w:bookmarkStart w:id="1003" w:name="_Toc48979574"/>
      <w:r>
        <w:rPr>
          <w:rFonts w:ascii="Times New Roman" w:hAnsi="Times New Roman" w:cs="Times New Roman"/>
          <w:b w:val="0"/>
          <w:bCs w:val="0"/>
        </w:rPr>
        <w:t>Form 4B4</w:t>
      </w:r>
      <w:r>
        <w:rPr>
          <w:rFonts w:ascii="Times New Roman" w:hAnsi="Times New Roman" w:cs="Times New Roman"/>
          <w:b w:val="0"/>
          <w:bCs w:val="0"/>
        </w:rPr>
        <w:tab/>
      </w:r>
      <w:r>
        <w:rPr>
          <w:rFonts w:ascii="Times New Roman" w:hAnsi="Times New Roman" w:cs="Times New Roman"/>
          <w:b w:val="0"/>
          <w:bCs w:val="0"/>
        </w:rPr>
        <w:t>Breakdown of Reimbursable Expenses</w:t>
      </w:r>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p>
    <w:p w14:paraId="3F9A3E9A">
      <w:pPr>
        <w:pStyle w:val="32"/>
        <w:tabs>
          <w:tab w:val="clear" w:pos="4320"/>
          <w:tab w:val="clear" w:pos="8640"/>
        </w:tabs>
        <w:spacing w:line="120" w:lineRule="exact"/>
        <w:rPr>
          <w:rFonts w:ascii="Times New Roman" w:hAnsi="Times New Roman" w:cs="Times New Roman"/>
          <w:lang w:val="en-GB" w:eastAsia="it-IT"/>
        </w:rPr>
      </w:pPr>
    </w:p>
    <w:p w14:paraId="1B605FB5">
      <w:pPr>
        <w:pStyle w:val="32"/>
        <w:tabs>
          <w:tab w:val="clear" w:pos="4320"/>
          <w:tab w:val="clear" w:pos="8640"/>
        </w:tabs>
        <w:rPr>
          <w:rFonts w:ascii="Times New Roman" w:hAnsi="Times New Roman" w:cs="Times New Roman"/>
          <w:sz w:val="20"/>
          <w:lang w:val="en-GB" w:eastAsia="it-IT"/>
        </w:rPr>
      </w:pPr>
    </w:p>
    <w:p w14:paraId="5B445A59">
      <w:pPr>
        <w:rPr>
          <w:rFonts w:ascii="Times New Roman" w:hAnsi="Times New Roman" w:cs="Times New Roman"/>
        </w:rPr>
      </w:pPr>
      <w:r>
        <w:rPr>
          <w:rFonts w:ascii="Times New Roman" w:hAnsi="Times New Roman" w:cs="Times New Roman"/>
          <w:lang w:val="en-GB"/>
        </w:rPr>
        <w:t>1</w:t>
      </w:r>
      <w:r>
        <w:rPr>
          <w:rFonts w:ascii="Times New Roman" w:hAnsi="Times New Roman" w:cs="Times New Roman"/>
        </w:rPr>
        <w:tab/>
      </w:r>
      <w:r>
        <w:rPr>
          <w:rFonts w:ascii="Times New Roman" w:hAnsi="Times New Roman" w:cs="Times New Roman"/>
        </w:rPr>
        <w:t xml:space="preserve">Delete items that are not applicable or add other items according to Clause 19.1 of </w:t>
      </w:r>
      <w:r>
        <w:rPr>
          <w:rFonts w:ascii="Times New Roman" w:hAnsi="Times New Roman" w:cs="Times New Roman"/>
          <w:lang w:val="en-GB"/>
        </w:rPr>
        <w:t>the Special Instructions to Consultants</w:t>
      </w:r>
      <w:r>
        <w:rPr>
          <w:rFonts w:ascii="Times New Roman" w:hAnsi="Times New Roman" w:cs="Times New Roman"/>
        </w:rPr>
        <w:t>.</w:t>
      </w:r>
    </w:p>
    <w:p w14:paraId="684AFFFE">
      <w:pPr>
        <w:rPr>
          <w:rFonts w:ascii="Times New Roman" w:hAnsi="Times New Roman" w:cs="Times New Roman"/>
        </w:rPr>
      </w:pPr>
      <w:r>
        <w:rPr>
          <w:rFonts w:ascii="Times New Roman" w:hAnsi="Times New Roman" w:cs="Times New Roman"/>
        </w:rPr>
        <w:t>2</w:t>
      </w:r>
      <w:r>
        <w:rPr>
          <w:rFonts w:ascii="Times New Roman" w:hAnsi="Times New Roman" w:cs="Times New Roman"/>
        </w:rPr>
        <w:tab/>
      </w:r>
      <w:r>
        <w:rPr>
          <w:rFonts w:ascii="Times New Roman" w:hAnsi="Times New Roman" w:cs="Times New Roman"/>
        </w:rPr>
        <w:t>Indicate unit cost.</w:t>
      </w:r>
    </w:p>
    <w:p w14:paraId="204B9030">
      <w:pPr>
        <w:rPr>
          <w:rFonts w:ascii="Times New Roman" w:hAnsi="Times New Roman" w:cs="Times New Roman"/>
        </w:rPr>
      </w:pPr>
      <w:r>
        <w:rPr>
          <w:rFonts w:ascii="Times New Roman" w:hAnsi="Times New Roman" w:cs="Times New Roman"/>
        </w:rPr>
        <w:t>3</w:t>
      </w:r>
      <w:r>
        <w:rPr>
          <w:rFonts w:ascii="Times New Roman" w:hAnsi="Times New Roman" w:cs="Times New Roman"/>
        </w:rPr>
        <w:tab/>
      </w:r>
      <w:r>
        <w:rPr>
          <w:rFonts w:ascii="Times New Roman" w:hAnsi="Times New Roman" w:cs="Times New Roman"/>
        </w:rPr>
        <w:t>Indicate the cost of each reimbursable item.  Cost = Unit Cost x Quantity.</w:t>
      </w:r>
    </w:p>
    <w:p w14:paraId="0DE73DE8">
      <w:pPr>
        <w:rPr>
          <w:rFonts w:ascii="Times New Roman" w:hAnsi="Times New Roman" w:cs="Times New Roman"/>
        </w:rPr>
      </w:pPr>
    </w:p>
    <w:p w14:paraId="7B3EB728">
      <w:pPr>
        <w:pStyle w:val="4"/>
        <w:jc w:val="center"/>
        <w:rPr>
          <w:rFonts w:ascii="Times New Roman" w:hAnsi="Times New Roman" w:cs="Times New Roman"/>
          <w:b w:val="0"/>
          <w:bCs w:val="0"/>
        </w:rPr>
      </w:pPr>
      <w:bookmarkStart w:id="1004" w:name="_Toc48551153"/>
      <w:bookmarkStart w:id="1005" w:name="_Toc48798533"/>
      <w:bookmarkStart w:id="1006" w:name="_Toc48800803"/>
      <w:bookmarkStart w:id="1007" w:name="_Toc48800972"/>
      <w:bookmarkStart w:id="1008" w:name="_Toc48803169"/>
      <w:bookmarkStart w:id="1009" w:name="_Toc48803338"/>
      <w:bookmarkStart w:id="1010" w:name="_Toc48803507"/>
      <w:bookmarkStart w:id="1011" w:name="_Toc48803845"/>
      <w:bookmarkStart w:id="1012" w:name="_Toc48804183"/>
      <w:bookmarkStart w:id="1013" w:name="_Toc48812482"/>
      <w:bookmarkStart w:id="1014" w:name="_Toc48804859"/>
      <w:bookmarkStart w:id="1015" w:name="_Toc48804352"/>
      <w:bookmarkStart w:id="1016" w:name="_Toc48892695"/>
      <w:bookmarkStart w:id="1017" w:name="_Toc48894527"/>
      <w:bookmarkStart w:id="1018" w:name="_Toc48895300"/>
      <w:bookmarkStart w:id="1019" w:name="_Toc48896270"/>
      <w:bookmarkStart w:id="1020" w:name="_Toc48895486"/>
      <w:r>
        <w:rPr>
          <w:rFonts w:ascii="Times New Roman" w:hAnsi="Times New Roman" w:cs="Times New Roman"/>
        </w:rPr>
        <w:br w:type="page"/>
      </w:r>
      <w:bookmarkStart w:id="1021" w:name="_Toc48969055"/>
      <w:bookmarkStart w:id="1022" w:name="_Toc48969386"/>
      <w:bookmarkStart w:id="1023" w:name="_Toc48970309"/>
      <w:bookmarkStart w:id="1024" w:name="_Toc48974133"/>
      <w:bookmarkStart w:id="1025" w:name="_Toc48979388"/>
      <w:bookmarkStart w:id="1026" w:name="_Toc48980640"/>
      <w:bookmarkStart w:id="1027" w:name="_Toc48978629"/>
      <w:bookmarkStart w:id="1028" w:name="_Toc48979575"/>
      <w:bookmarkStart w:id="1029" w:name="_Toc67815180"/>
      <w:bookmarkStart w:id="1030" w:name="_Toc49159713"/>
      <w:bookmarkStart w:id="1031" w:name="_Toc49159900"/>
      <w:bookmarkStart w:id="1032" w:name="_Toc140186416"/>
      <w:bookmarkStart w:id="1033" w:name="_Toc506545803"/>
      <w:r>
        <w:rPr>
          <w:rFonts w:ascii="Times New Roman" w:hAnsi="Times New Roman" w:cs="Times New Roman"/>
          <w:b w:val="0"/>
          <w:bCs w:val="0"/>
        </w:rPr>
        <w:t>Form 4B5</w:t>
      </w:r>
      <w:r>
        <w:rPr>
          <w:rFonts w:ascii="Times New Roman" w:hAnsi="Times New Roman" w:cs="Times New Roman"/>
          <w:b w:val="0"/>
          <w:bCs w:val="0"/>
        </w:rPr>
        <w:tab/>
      </w:r>
      <w:r>
        <w:rPr>
          <w:rFonts w:ascii="Times New Roman" w:hAnsi="Times New Roman" w:cs="Times New Roman"/>
          <w:b w:val="0"/>
          <w:bCs w:val="0"/>
        </w:rPr>
        <w:t>Breakdown of Taxes</w:t>
      </w:r>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p>
    <w:p w14:paraId="30057D7B">
      <w:pPr>
        <w:rPr>
          <w:rFonts w:ascii="Times New Roman" w:hAnsi="Times New Roman" w:cs="Times New Roman"/>
        </w:rPr>
      </w:pPr>
    </w:p>
    <w:tbl>
      <w:tblPr>
        <w:tblStyle w:val="12"/>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651"/>
        <w:gridCol w:w="2721"/>
        <w:gridCol w:w="851"/>
        <w:gridCol w:w="1134"/>
        <w:gridCol w:w="1134"/>
        <w:gridCol w:w="1531"/>
        <w:gridCol w:w="1531"/>
        <w:gridCol w:w="1531"/>
        <w:gridCol w:w="1531"/>
      </w:tblGrid>
      <w:tr w14:paraId="63C3827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1" w:type="dxa"/>
            <w:vAlign w:val="center"/>
          </w:tcPr>
          <w:p w14:paraId="5DABAC93">
            <w:pPr>
              <w:rPr>
                <w:rFonts w:ascii="Times New Roman" w:hAnsi="Times New Roman" w:cs="Times New Roman"/>
              </w:rPr>
            </w:pPr>
            <w:r>
              <w:rPr>
                <w:rFonts w:ascii="Times New Roman" w:hAnsi="Times New Roman" w:cs="Times New Roman"/>
              </w:rPr>
              <w:t>Sl. No.</w:t>
            </w:r>
          </w:p>
        </w:tc>
        <w:tc>
          <w:tcPr>
            <w:tcW w:w="2721" w:type="dxa"/>
            <w:vAlign w:val="center"/>
          </w:tcPr>
          <w:p w14:paraId="1E087BE4">
            <w:pPr>
              <w:rPr>
                <w:rFonts w:ascii="Times New Roman" w:hAnsi="Times New Roman" w:cs="Times New Roman"/>
              </w:rPr>
            </w:pPr>
            <w:r>
              <w:rPr>
                <w:rFonts w:ascii="Times New Roman" w:hAnsi="Times New Roman" w:cs="Times New Roman"/>
              </w:rPr>
              <w:t>Description1</w:t>
            </w:r>
          </w:p>
        </w:tc>
        <w:tc>
          <w:tcPr>
            <w:tcW w:w="851" w:type="dxa"/>
            <w:vAlign w:val="center"/>
          </w:tcPr>
          <w:p w14:paraId="4685904D">
            <w:pPr>
              <w:rPr>
                <w:rFonts w:ascii="Times New Roman" w:hAnsi="Times New Roman" w:cs="Times New Roman"/>
              </w:rPr>
            </w:pPr>
            <w:r>
              <w:rPr>
                <w:rFonts w:ascii="Times New Roman" w:hAnsi="Times New Roman" w:cs="Times New Roman"/>
              </w:rPr>
              <w:t>Unit</w:t>
            </w:r>
          </w:p>
        </w:tc>
        <w:tc>
          <w:tcPr>
            <w:tcW w:w="1134" w:type="dxa"/>
            <w:vAlign w:val="center"/>
          </w:tcPr>
          <w:p w14:paraId="0CFDB5D7">
            <w:pPr>
              <w:rPr>
                <w:rFonts w:ascii="Times New Roman" w:hAnsi="Times New Roman" w:cs="Times New Roman"/>
              </w:rPr>
            </w:pPr>
            <w:r>
              <w:rPr>
                <w:rFonts w:ascii="Times New Roman" w:hAnsi="Times New Roman" w:cs="Times New Roman"/>
              </w:rPr>
              <w:t>Unit Cost 2</w:t>
            </w:r>
          </w:p>
        </w:tc>
        <w:tc>
          <w:tcPr>
            <w:tcW w:w="1134" w:type="dxa"/>
            <w:vAlign w:val="center"/>
          </w:tcPr>
          <w:p w14:paraId="7C35A0BD">
            <w:pPr>
              <w:rPr>
                <w:rFonts w:ascii="Times New Roman" w:hAnsi="Times New Roman" w:cs="Times New Roman"/>
              </w:rPr>
            </w:pPr>
            <w:r>
              <w:rPr>
                <w:rFonts w:ascii="Times New Roman" w:hAnsi="Times New Roman" w:cs="Times New Roman"/>
              </w:rPr>
              <w:t>Quantity</w:t>
            </w:r>
          </w:p>
        </w:tc>
        <w:tc>
          <w:tcPr>
            <w:tcW w:w="6124" w:type="dxa"/>
            <w:gridSpan w:val="4"/>
            <w:vAlign w:val="center"/>
          </w:tcPr>
          <w:p w14:paraId="3064763C">
            <w:pPr>
              <w:rPr>
                <w:rFonts w:ascii="Times New Roman" w:hAnsi="Times New Roman" w:cs="Times New Roman"/>
              </w:rPr>
            </w:pPr>
            <w:r>
              <w:rPr>
                <w:rFonts w:ascii="Times New Roman" w:hAnsi="Times New Roman" w:cs="Times New Roman"/>
              </w:rPr>
              <w:t>[Indicate cost for each item] 3</w:t>
            </w:r>
          </w:p>
          <w:p w14:paraId="1918B424">
            <w:pPr>
              <w:rPr>
                <w:rFonts w:ascii="Times New Roman" w:hAnsi="Times New Roman" w:cs="Times New Roman"/>
              </w:rPr>
            </w:pPr>
          </w:p>
        </w:tc>
      </w:tr>
      <w:tr w14:paraId="0B4273D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40" w:hRule="exact"/>
          <w:jc w:val="center"/>
        </w:trPr>
        <w:tc>
          <w:tcPr>
            <w:tcW w:w="651" w:type="dxa"/>
            <w:vAlign w:val="center"/>
          </w:tcPr>
          <w:p w14:paraId="5E713B0A">
            <w:pPr>
              <w:rPr>
                <w:rFonts w:ascii="Times New Roman" w:hAnsi="Times New Roman" w:cs="Times New Roman"/>
              </w:rPr>
            </w:pPr>
          </w:p>
        </w:tc>
        <w:tc>
          <w:tcPr>
            <w:tcW w:w="2721" w:type="dxa"/>
            <w:vAlign w:val="center"/>
          </w:tcPr>
          <w:p w14:paraId="38F2DBBB">
            <w:pPr>
              <w:rPr>
                <w:rFonts w:ascii="Times New Roman" w:hAnsi="Times New Roman" w:cs="Times New Roman"/>
              </w:rPr>
            </w:pPr>
          </w:p>
        </w:tc>
        <w:tc>
          <w:tcPr>
            <w:tcW w:w="851" w:type="dxa"/>
            <w:vAlign w:val="center"/>
          </w:tcPr>
          <w:p w14:paraId="57E45A64">
            <w:pPr>
              <w:rPr>
                <w:rFonts w:ascii="Times New Roman" w:hAnsi="Times New Roman" w:cs="Times New Roman"/>
              </w:rPr>
            </w:pPr>
          </w:p>
        </w:tc>
        <w:tc>
          <w:tcPr>
            <w:tcW w:w="1134" w:type="dxa"/>
            <w:vAlign w:val="center"/>
          </w:tcPr>
          <w:p w14:paraId="6E6C96C7">
            <w:pPr>
              <w:rPr>
                <w:rFonts w:ascii="Times New Roman" w:hAnsi="Times New Roman" w:cs="Times New Roman"/>
              </w:rPr>
            </w:pPr>
          </w:p>
        </w:tc>
        <w:tc>
          <w:tcPr>
            <w:tcW w:w="1134" w:type="dxa"/>
            <w:vAlign w:val="center"/>
          </w:tcPr>
          <w:p w14:paraId="56E13213">
            <w:pPr>
              <w:rPr>
                <w:rFonts w:ascii="Times New Roman" w:hAnsi="Times New Roman" w:cs="Times New Roman"/>
              </w:rPr>
            </w:pPr>
          </w:p>
        </w:tc>
        <w:tc>
          <w:tcPr>
            <w:tcW w:w="6124" w:type="dxa"/>
            <w:gridSpan w:val="4"/>
            <w:vAlign w:val="center"/>
          </w:tcPr>
          <w:p w14:paraId="184ADE64">
            <w:pPr>
              <w:rPr>
                <w:rFonts w:ascii="Times New Roman" w:hAnsi="Times New Roman" w:cs="Times New Roman"/>
              </w:rPr>
            </w:pPr>
          </w:p>
        </w:tc>
      </w:tr>
      <w:tr w14:paraId="518474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40" w:hRule="exact"/>
          <w:jc w:val="center"/>
        </w:trPr>
        <w:tc>
          <w:tcPr>
            <w:tcW w:w="651" w:type="dxa"/>
            <w:vAlign w:val="center"/>
          </w:tcPr>
          <w:p w14:paraId="0F633DA7">
            <w:pPr>
              <w:rPr>
                <w:rFonts w:ascii="Times New Roman" w:hAnsi="Times New Roman" w:cs="Times New Roman"/>
              </w:rPr>
            </w:pPr>
          </w:p>
        </w:tc>
        <w:tc>
          <w:tcPr>
            <w:tcW w:w="2721" w:type="dxa"/>
            <w:vAlign w:val="center"/>
          </w:tcPr>
          <w:p w14:paraId="6D40DFC5">
            <w:pPr>
              <w:rPr>
                <w:rFonts w:ascii="Times New Roman" w:hAnsi="Times New Roman" w:cs="Times New Roman"/>
              </w:rPr>
            </w:pPr>
          </w:p>
        </w:tc>
        <w:tc>
          <w:tcPr>
            <w:tcW w:w="851" w:type="dxa"/>
            <w:vAlign w:val="center"/>
          </w:tcPr>
          <w:p w14:paraId="6CD579EE">
            <w:pPr>
              <w:rPr>
                <w:rFonts w:ascii="Times New Roman" w:hAnsi="Times New Roman" w:cs="Times New Roman"/>
              </w:rPr>
            </w:pPr>
          </w:p>
        </w:tc>
        <w:tc>
          <w:tcPr>
            <w:tcW w:w="1134" w:type="dxa"/>
            <w:vAlign w:val="center"/>
          </w:tcPr>
          <w:p w14:paraId="54B398EB">
            <w:pPr>
              <w:rPr>
                <w:rFonts w:ascii="Times New Roman" w:hAnsi="Times New Roman" w:cs="Times New Roman"/>
              </w:rPr>
            </w:pPr>
          </w:p>
        </w:tc>
        <w:tc>
          <w:tcPr>
            <w:tcW w:w="1134" w:type="dxa"/>
            <w:vAlign w:val="center"/>
          </w:tcPr>
          <w:p w14:paraId="08FE5A26">
            <w:pPr>
              <w:rPr>
                <w:rFonts w:ascii="Times New Roman" w:hAnsi="Times New Roman" w:cs="Times New Roman"/>
              </w:rPr>
            </w:pPr>
          </w:p>
        </w:tc>
        <w:tc>
          <w:tcPr>
            <w:tcW w:w="1531" w:type="dxa"/>
            <w:vAlign w:val="center"/>
          </w:tcPr>
          <w:p w14:paraId="20D51110">
            <w:pPr>
              <w:rPr>
                <w:rFonts w:ascii="Times New Roman" w:hAnsi="Times New Roman" w:cs="Times New Roman"/>
              </w:rPr>
            </w:pPr>
          </w:p>
        </w:tc>
        <w:tc>
          <w:tcPr>
            <w:tcW w:w="1531" w:type="dxa"/>
            <w:vAlign w:val="center"/>
          </w:tcPr>
          <w:p w14:paraId="28FC6190">
            <w:pPr>
              <w:rPr>
                <w:rFonts w:ascii="Times New Roman" w:hAnsi="Times New Roman" w:cs="Times New Roman"/>
              </w:rPr>
            </w:pPr>
          </w:p>
        </w:tc>
        <w:tc>
          <w:tcPr>
            <w:tcW w:w="1531" w:type="dxa"/>
            <w:vAlign w:val="center"/>
          </w:tcPr>
          <w:p w14:paraId="7537A77A">
            <w:pPr>
              <w:rPr>
                <w:rFonts w:ascii="Times New Roman" w:hAnsi="Times New Roman" w:cs="Times New Roman"/>
              </w:rPr>
            </w:pPr>
          </w:p>
        </w:tc>
        <w:tc>
          <w:tcPr>
            <w:tcW w:w="1531" w:type="dxa"/>
            <w:vAlign w:val="center"/>
          </w:tcPr>
          <w:p w14:paraId="7320EF2D">
            <w:pPr>
              <w:rPr>
                <w:rFonts w:ascii="Times New Roman" w:hAnsi="Times New Roman" w:cs="Times New Roman"/>
              </w:rPr>
            </w:pPr>
          </w:p>
        </w:tc>
      </w:tr>
      <w:tr w14:paraId="2D4FE0D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jc w:val="center"/>
        </w:trPr>
        <w:tc>
          <w:tcPr>
            <w:tcW w:w="651" w:type="dxa"/>
            <w:vAlign w:val="center"/>
          </w:tcPr>
          <w:p w14:paraId="6186915F">
            <w:pPr>
              <w:rPr>
                <w:rFonts w:ascii="Times New Roman" w:hAnsi="Times New Roman" w:cs="Times New Roman"/>
              </w:rPr>
            </w:pPr>
          </w:p>
        </w:tc>
        <w:tc>
          <w:tcPr>
            <w:tcW w:w="2721" w:type="dxa"/>
            <w:vAlign w:val="center"/>
          </w:tcPr>
          <w:p w14:paraId="0283CB39">
            <w:pPr>
              <w:rPr>
                <w:rFonts w:ascii="Times New Roman" w:hAnsi="Times New Roman" w:cs="Times New Roman"/>
              </w:rPr>
            </w:pPr>
          </w:p>
        </w:tc>
        <w:tc>
          <w:tcPr>
            <w:tcW w:w="851" w:type="dxa"/>
            <w:vAlign w:val="center"/>
          </w:tcPr>
          <w:p w14:paraId="1517F7CA">
            <w:pPr>
              <w:rPr>
                <w:rFonts w:ascii="Times New Roman" w:hAnsi="Times New Roman" w:cs="Times New Roman"/>
              </w:rPr>
            </w:pPr>
          </w:p>
        </w:tc>
        <w:tc>
          <w:tcPr>
            <w:tcW w:w="1134" w:type="dxa"/>
            <w:vAlign w:val="center"/>
          </w:tcPr>
          <w:p w14:paraId="5389CF0F">
            <w:pPr>
              <w:rPr>
                <w:rFonts w:ascii="Times New Roman" w:hAnsi="Times New Roman" w:cs="Times New Roman"/>
              </w:rPr>
            </w:pPr>
          </w:p>
        </w:tc>
        <w:tc>
          <w:tcPr>
            <w:tcW w:w="1134" w:type="dxa"/>
            <w:vAlign w:val="center"/>
          </w:tcPr>
          <w:p w14:paraId="68D958A6">
            <w:pPr>
              <w:rPr>
                <w:rFonts w:ascii="Times New Roman" w:hAnsi="Times New Roman" w:cs="Times New Roman"/>
              </w:rPr>
            </w:pPr>
          </w:p>
        </w:tc>
        <w:tc>
          <w:tcPr>
            <w:tcW w:w="1531" w:type="dxa"/>
            <w:vAlign w:val="center"/>
          </w:tcPr>
          <w:p w14:paraId="752ACF37">
            <w:pPr>
              <w:rPr>
                <w:rFonts w:ascii="Times New Roman" w:hAnsi="Times New Roman" w:cs="Times New Roman"/>
              </w:rPr>
            </w:pPr>
          </w:p>
        </w:tc>
        <w:tc>
          <w:tcPr>
            <w:tcW w:w="1531" w:type="dxa"/>
            <w:vAlign w:val="center"/>
          </w:tcPr>
          <w:p w14:paraId="065C54F0">
            <w:pPr>
              <w:rPr>
                <w:rFonts w:ascii="Times New Roman" w:hAnsi="Times New Roman" w:cs="Times New Roman"/>
              </w:rPr>
            </w:pPr>
          </w:p>
        </w:tc>
        <w:tc>
          <w:tcPr>
            <w:tcW w:w="1531" w:type="dxa"/>
            <w:vAlign w:val="center"/>
          </w:tcPr>
          <w:p w14:paraId="1F333AA7">
            <w:pPr>
              <w:rPr>
                <w:rFonts w:ascii="Times New Roman" w:hAnsi="Times New Roman" w:cs="Times New Roman"/>
              </w:rPr>
            </w:pPr>
          </w:p>
        </w:tc>
        <w:tc>
          <w:tcPr>
            <w:tcW w:w="1531" w:type="dxa"/>
            <w:vAlign w:val="center"/>
          </w:tcPr>
          <w:p w14:paraId="0B5DECBE">
            <w:pPr>
              <w:rPr>
                <w:rFonts w:ascii="Times New Roman" w:hAnsi="Times New Roman" w:cs="Times New Roman"/>
              </w:rPr>
            </w:pPr>
          </w:p>
        </w:tc>
      </w:tr>
    </w:tbl>
    <w:p w14:paraId="6C72155C">
      <w:pPr>
        <w:rPr>
          <w:rFonts w:ascii="Times New Roman" w:hAnsi="Times New Roman" w:cs="Times New Roman"/>
        </w:rPr>
      </w:pPr>
    </w:p>
    <w:p w14:paraId="6FAA6886">
      <w:pPr>
        <w:ind w:left="2520"/>
        <w:rPr>
          <w:rFonts w:ascii="Times New Roman" w:hAnsi="Times New Roman" w:cs="Times New Roman"/>
        </w:rPr>
      </w:pPr>
      <w:r>
        <w:rPr>
          <w:rFonts w:ascii="Times New Roman" w:hAnsi="Times New Roman" w:cs="Times New Roman"/>
        </w:rPr>
        <w:t>1. Describe any relevant tax or taxes</w:t>
      </w:r>
    </w:p>
    <w:p w14:paraId="7778D17D">
      <w:pPr>
        <w:ind w:left="2520"/>
        <w:rPr>
          <w:rFonts w:ascii="Times New Roman" w:hAnsi="Times New Roman" w:cs="Times New Roman"/>
        </w:rPr>
      </w:pPr>
      <w:r>
        <w:rPr>
          <w:rFonts w:ascii="Times New Roman" w:hAnsi="Times New Roman" w:cs="Times New Roman"/>
        </w:rPr>
        <w:t>2. Indicate Unit Cost</w:t>
      </w:r>
    </w:p>
    <w:p w14:paraId="7109AF81">
      <w:pPr>
        <w:ind w:left="2520"/>
        <w:rPr>
          <w:rFonts w:ascii="Times New Roman" w:hAnsi="Times New Roman" w:cs="Times New Roman"/>
        </w:rPr>
      </w:pPr>
      <w:r>
        <w:rPr>
          <w:rFonts w:ascii="Times New Roman" w:hAnsi="Times New Roman" w:cs="Times New Roman"/>
        </w:rPr>
        <w:t>3. Indicate Cost of each item:  Unit Cost x Quantity</w:t>
      </w:r>
    </w:p>
    <w:p w14:paraId="1B9ED4E3">
      <w:pPr>
        <w:rPr>
          <w:rFonts w:ascii="Times New Roman" w:hAnsi="Times New Roman" w:cs="Times New Roman"/>
        </w:rPr>
      </w:pPr>
    </w:p>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3"/>
    <w:bookmarkEnd w:id="634"/>
    <w:p w14:paraId="3759C708">
      <w:pPr>
        <w:rPr>
          <w:rFonts w:ascii="Times New Roman" w:hAnsi="Times New Roman" w:cs="Times New Roman"/>
        </w:rPr>
      </w:pPr>
    </w:p>
    <w:p w14:paraId="0A354B16">
      <w:pPr>
        <w:rPr>
          <w:rFonts w:ascii="Times New Roman" w:hAnsi="Times New Roman" w:cs="Times New Roman"/>
        </w:rPr>
        <w:sectPr>
          <w:pgSz w:w="16834" w:h="11909" w:orient="landscape"/>
          <w:pgMar w:top="1440" w:right="1440" w:bottom="1440" w:left="1440" w:header="720" w:footer="720" w:gutter="0"/>
          <w:cols w:space="708" w:num="1"/>
          <w:docGrid w:linePitch="360" w:charSpace="0"/>
        </w:sectPr>
      </w:pPr>
    </w:p>
    <w:p w14:paraId="398E41EA">
      <w:pPr>
        <w:pStyle w:val="2"/>
        <w:rPr>
          <w:rFonts w:ascii="Times New Roman" w:hAnsi="Times New Roman" w:cs="Times New Roman"/>
          <w:sz w:val="32"/>
          <w:szCs w:val="32"/>
        </w:rPr>
      </w:pPr>
      <w:bookmarkStart w:id="1034" w:name="_Toc79817624"/>
      <w:bookmarkStart w:id="1035" w:name="_Toc79817720"/>
      <w:bookmarkStart w:id="1036" w:name="_Toc506545804"/>
      <w:r>
        <w:rPr>
          <w:rFonts w:ascii="Times New Roman" w:hAnsi="Times New Roman" w:cs="Times New Roman"/>
          <w:sz w:val="32"/>
          <w:szCs w:val="32"/>
        </w:rPr>
        <w:t>Section 5.</w:t>
      </w:r>
      <w:r>
        <w:rPr>
          <w:rFonts w:ascii="Times New Roman" w:hAnsi="Times New Roman" w:cs="Times New Roman"/>
          <w:sz w:val="32"/>
          <w:szCs w:val="32"/>
        </w:rPr>
        <w:tab/>
      </w:r>
      <w:r>
        <w:rPr>
          <w:rFonts w:ascii="Times New Roman" w:hAnsi="Times New Roman" w:cs="Times New Roman"/>
          <w:sz w:val="32"/>
          <w:szCs w:val="32"/>
        </w:rPr>
        <w:t>Contract Forms</w:t>
      </w:r>
      <w:bookmarkEnd w:id="1034"/>
      <w:bookmarkEnd w:id="1035"/>
      <w:bookmarkEnd w:id="1036"/>
    </w:p>
    <w:p w14:paraId="21838D52">
      <w:pPr>
        <w:jc w:val="both"/>
        <w:rPr>
          <w:rFonts w:ascii="Times New Roman" w:hAnsi="Times New Roman" w:cs="Times New Roman"/>
          <w:i/>
          <w:iCs/>
        </w:rPr>
      </w:pPr>
    </w:p>
    <w:p w14:paraId="4ED13810">
      <w:pPr>
        <w:jc w:val="both"/>
        <w:rPr>
          <w:rFonts w:ascii="Times New Roman" w:hAnsi="Times New Roman" w:cs="Times New Roman"/>
          <w:i/>
          <w:iCs/>
        </w:rPr>
      </w:pPr>
      <w:r>
        <w:rPr>
          <w:rFonts w:ascii="Times New Roman" w:hAnsi="Times New Roman" w:cs="Times New Roman"/>
          <w:i/>
          <w:iCs/>
        </w:rPr>
        <w:t xml:space="preserve">The </w:t>
      </w:r>
      <w:r>
        <w:rPr>
          <w:rFonts w:ascii="Times New Roman" w:hAnsi="Times New Roman" w:cs="Times New Roman"/>
          <w:b/>
          <w:bCs/>
          <w:i/>
          <w:iCs/>
        </w:rPr>
        <w:t>Contract Agreement</w:t>
      </w:r>
      <w:r>
        <w:rPr>
          <w:rFonts w:ascii="Times New Roman" w:hAnsi="Times New Roman" w:cs="Times New Roman"/>
          <w:i/>
          <w:iCs/>
        </w:rPr>
        <w:t xml:space="preserve"> which, once completed and signed by the Client and the Consultant clearly defines the Client’s and Consultants’ respective responsibilities.</w:t>
      </w:r>
    </w:p>
    <w:p w14:paraId="4B609D45">
      <w:pPr>
        <w:jc w:val="center"/>
        <w:rPr>
          <w:rFonts w:ascii="Times New Roman" w:hAnsi="Times New Roman" w:cs="Times New Roman"/>
          <w:i/>
          <w:iCs/>
        </w:rPr>
      </w:pPr>
    </w:p>
    <w:p w14:paraId="547E49A4">
      <w:pPr>
        <w:jc w:val="both"/>
        <w:rPr>
          <w:rFonts w:ascii="Times New Roman" w:hAnsi="Times New Roman" w:cs="Times New Roman"/>
          <w:i/>
          <w:iCs/>
        </w:rPr>
      </w:pPr>
      <w:r>
        <w:rPr>
          <w:rFonts w:ascii="Times New Roman" w:hAnsi="Times New Roman" w:cs="Times New Roman"/>
          <w:i/>
          <w:iCs/>
        </w:rPr>
        <w:t xml:space="preserve">The </w:t>
      </w:r>
      <w:r>
        <w:rPr>
          <w:rFonts w:ascii="Times New Roman" w:hAnsi="Times New Roman" w:cs="Times New Roman"/>
          <w:b/>
          <w:bCs/>
          <w:i/>
          <w:iCs/>
        </w:rPr>
        <w:t xml:space="preserve">Annexes </w:t>
      </w:r>
      <w:r>
        <w:rPr>
          <w:rFonts w:ascii="Times New Roman" w:hAnsi="Times New Roman" w:cs="Times New Roman"/>
          <w:i/>
          <w:iCs/>
        </w:rPr>
        <w:t>to the formal Contract include a description of the Services, (composed of the revised TOR and work plan as finalised and agreed during the negotiations), the reporting requirements, and a breakdown of the Contract Price.</w:t>
      </w:r>
    </w:p>
    <w:p w14:paraId="0BDBEFCC">
      <w:pPr>
        <w:jc w:val="both"/>
        <w:rPr>
          <w:rFonts w:ascii="Times New Roman" w:hAnsi="Times New Roman" w:cs="Times New Roman"/>
          <w:i/>
          <w:iCs/>
        </w:rPr>
      </w:pPr>
    </w:p>
    <w:p w14:paraId="0F8B2913">
      <w:pPr>
        <w:jc w:val="both"/>
        <w:rPr>
          <w:rFonts w:ascii="Times New Roman" w:hAnsi="Times New Roman" w:cs="Times New Roman"/>
          <w:i/>
          <w:iCs/>
        </w:rPr>
      </w:pPr>
    </w:p>
    <w:p w14:paraId="68B367B6">
      <w:pPr>
        <w:jc w:val="both"/>
        <w:rPr>
          <w:rFonts w:ascii="Times New Roman" w:hAnsi="Times New Roman" w:cs="Times New Roman"/>
          <w:i/>
          <w:iCs/>
        </w:rPr>
      </w:pPr>
    </w:p>
    <w:p w14:paraId="459E9898">
      <w:pPr>
        <w:jc w:val="both"/>
        <w:rPr>
          <w:rFonts w:ascii="Times New Roman" w:hAnsi="Times New Roman" w:cs="Times New Roman"/>
          <w:i/>
          <w:iCs/>
        </w:rPr>
      </w:pPr>
    </w:p>
    <w:p w14:paraId="7050D323">
      <w:pPr>
        <w:ind w:left="1440"/>
        <w:jc w:val="both"/>
        <w:rPr>
          <w:rFonts w:ascii="Times New Roman" w:hAnsi="Times New Roman" w:cs="Times New Roman"/>
          <w:i/>
          <w:iCs/>
        </w:rPr>
      </w:pPr>
    </w:p>
    <w:p w14:paraId="67C0D056">
      <w:pPr>
        <w:ind w:left="1440"/>
        <w:jc w:val="both"/>
        <w:rPr>
          <w:rFonts w:ascii="Times New Roman" w:hAnsi="Times New Roman" w:cs="Times New Roman"/>
          <w:iCs/>
        </w:rPr>
        <w:sectPr>
          <w:footerReference r:id="rId8" w:type="default"/>
          <w:pgSz w:w="11909" w:h="16834"/>
          <w:pgMar w:top="1440" w:right="1440" w:bottom="1440" w:left="1440" w:header="720" w:footer="720" w:gutter="0"/>
          <w:cols w:space="708" w:num="1"/>
          <w:docGrid w:linePitch="360" w:charSpace="0"/>
        </w:sectPr>
      </w:pPr>
    </w:p>
    <w:p w14:paraId="6B055F5D">
      <w:pPr>
        <w:pStyle w:val="2"/>
        <w:rPr>
          <w:rFonts w:ascii="Times New Roman" w:hAnsi="Times New Roman" w:cs="Times New Roman"/>
          <w:sz w:val="32"/>
          <w:szCs w:val="32"/>
          <w:lang w:val="en-GB"/>
        </w:rPr>
      </w:pPr>
      <w:bookmarkStart w:id="1037" w:name="_Toc79817625"/>
      <w:bookmarkStart w:id="1038" w:name="_Toc79817721"/>
      <w:bookmarkStart w:id="1039" w:name="_Toc506545805"/>
      <w:r>
        <w:rPr>
          <w:rFonts w:ascii="Times New Roman" w:hAnsi="Times New Roman" w:cs="Times New Roman"/>
          <w:sz w:val="32"/>
          <w:szCs w:val="32"/>
          <w:lang w:val="en-GB"/>
        </w:rPr>
        <w:t>Contract Agreement</w:t>
      </w:r>
      <w:bookmarkEnd w:id="1037"/>
      <w:bookmarkEnd w:id="1038"/>
      <w:bookmarkEnd w:id="1039"/>
    </w:p>
    <w:p w14:paraId="482850BF">
      <w:pPr>
        <w:jc w:val="both"/>
        <w:rPr>
          <w:rFonts w:ascii="Times New Roman" w:hAnsi="Times New Roman" w:cs="Times New Roman"/>
          <w:b/>
          <w:lang w:val="en-GB"/>
        </w:rPr>
      </w:pPr>
    </w:p>
    <w:p w14:paraId="4DAE80D5">
      <w:pPr>
        <w:jc w:val="both"/>
        <w:rPr>
          <w:rFonts w:ascii="Times New Roman" w:hAnsi="Times New Roman" w:cs="Times New Roman"/>
          <w:lang w:val="en-GB"/>
        </w:rPr>
      </w:pPr>
      <w:r>
        <w:rPr>
          <w:rFonts w:ascii="Times New Roman" w:hAnsi="Times New Roman" w:cs="Times New Roman"/>
          <w:lang w:val="en-GB"/>
        </w:rPr>
        <w:t xml:space="preserve">THIS CONTRACT (“the Contract”) is entered into this </w:t>
      </w:r>
      <w:r>
        <w:rPr>
          <w:rFonts w:ascii="Times New Roman" w:hAnsi="Times New Roman" w:cs="Times New Roman"/>
          <w:i/>
          <w:lang w:val="en-GB"/>
        </w:rPr>
        <w:t>[insert starting date of assignment]</w:t>
      </w:r>
      <w:r>
        <w:rPr>
          <w:rFonts w:ascii="Times New Roman" w:hAnsi="Times New Roman" w:cs="Times New Roman"/>
          <w:lang w:val="en-GB"/>
        </w:rPr>
        <w:t>, by and between [</w:t>
      </w:r>
      <w:r>
        <w:rPr>
          <w:rFonts w:ascii="Times New Roman" w:hAnsi="Times New Roman" w:cs="Times New Roman"/>
          <w:i/>
          <w:lang w:val="en-GB"/>
        </w:rPr>
        <w:t xml:space="preserve">insert name of Client] </w:t>
      </w:r>
      <w:r>
        <w:rPr>
          <w:rFonts w:ascii="Times New Roman" w:hAnsi="Times New Roman" w:cs="Times New Roman"/>
          <w:lang w:val="en-GB"/>
        </w:rPr>
        <w:t>(“the Client”) having its principal place of business at</w:t>
      </w:r>
      <w:r>
        <w:rPr>
          <w:rFonts w:ascii="Times New Roman" w:hAnsi="Times New Roman" w:cs="Times New Roman"/>
          <w:i/>
          <w:lang w:val="en-GB"/>
        </w:rPr>
        <w:t xml:space="preserve"> [insert address of Client]</w:t>
      </w:r>
      <w:r>
        <w:rPr>
          <w:rFonts w:ascii="Times New Roman" w:hAnsi="Times New Roman" w:cs="Times New Roman"/>
          <w:lang w:val="en-GB"/>
        </w:rPr>
        <w:t xml:space="preserve">, and </w:t>
      </w:r>
      <w:r>
        <w:rPr>
          <w:rFonts w:ascii="Times New Roman" w:hAnsi="Times New Roman" w:cs="Times New Roman"/>
          <w:i/>
          <w:lang w:val="en-GB"/>
        </w:rPr>
        <w:t>[insert name of Consultant]</w:t>
      </w:r>
      <w:r>
        <w:rPr>
          <w:rFonts w:ascii="Times New Roman" w:hAnsi="Times New Roman" w:cs="Times New Roman"/>
          <w:lang w:val="en-GB"/>
        </w:rPr>
        <w:t xml:space="preserve"> (“the Consultant”) having its address at </w:t>
      </w:r>
      <w:r>
        <w:rPr>
          <w:rFonts w:ascii="Times New Roman" w:hAnsi="Times New Roman" w:cs="Times New Roman"/>
          <w:i/>
          <w:lang w:val="en-GB"/>
        </w:rPr>
        <w:t>[insert address of  Consultant].</w:t>
      </w:r>
    </w:p>
    <w:p w14:paraId="3A91563A">
      <w:pPr>
        <w:jc w:val="both"/>
        <w:rPr>
          <w:rFonts w:ascii="Times New Roman" w:hAnsi="Times New Roman" w:cs="Times New Roman"/>
          <w:lang w:val="en-GB"/>
        </w:rPr>
      </w:pPr>
    </w:p>
    <w:p w14:paraId="74A5C9A8">
      <w:pPr>
        <w:jc w:val="both"/>
        <w:rPr>
          <w:rFonts w:ascii="Times New Roman" w:hAnsi="Times New Roman" w:cs="Times New Roman"/>
          <w:lang w:val="en-GB"/>
        </w:rPr>
      </w:pPr>
      <w:r>
        <w:rPr>
          <w:rFonts w:ascii="Times New Roman" w:hAnsi="Times New Roman" w:cs="Times New Roman"/>
          <w:lang w:val="en-GB"/>
        </w:rPr>
        <w:t>WHEREAS, the Client wishes to have the Consultant performing the Services hereinafter referred to, and</w:t>
      </w:r>
    </w:p>
    <w:p w14:paraId="17362307">
      <w:pPr>
        <w:jc w:val="both"/>
        <w:rPr>
          <w:rFonts w:ascii="Times New Roman" w:hAnsi="Times New Roman" w:cs="Times New Roman"/>
          <w:lang w:val="en-GB"/>
        </w:rPr>
      </w:pPr>
    </w:p>
    <w:p w14:paraId="12EA73BA">
      <w:pPr>
        <w:jc w:val="both"/>
        <w:rPr>
          <w:rFonts w:ascii="Times New Roman" w:hAnsi="Times New Roman" w:cs="Times New Roman"/>
          <w:lang w:val="en-GB"/>
        </w:rPr>
      </w:pPr>
    </w:p>
    <w:p w14:paraId="4766522E">
      <w:pPr>
        <w:jc w:val="both"/>
        <w:rPr>
          <w:rFonts w:ascii="Times New Roman" w:hAnsi="Times New Roman" w:cs="Times New Roman"/>
          <w:lang w:val="en-GB"/>
        </w:rPr>
      </w:pPr>
      <w:r>
        <w:rPr>
          <w:rFonts w:ascii="Times New Roman" w:hAnsi="Times New Roman" w:cs="Times New Roman"/>
          <w:lang w:val="en-GB"/>
        </w:rPr>
        <w:t>WHEREAS, the Consultant is willing to perform these Services,</w:t>
      </w:r>
    </w:p>
    <w:p w14:paraId="3B6B7D9C">
      <w:pPr>
        <w:jc w:val="both"/>
        <w:rPr>
          <w:rFonts w:ascii="Times New Roman" w:hAnsi="Times New Roman" w:cs="Times New Roman"/>
          <w:lang w:val="en-GB"/>
        </w:rPr>
      </w:pPr>
    </w:p>
    <w:p w14:paraId="25BEADC7">
      <w:pPr>
        <w:jc w:val="both"/>
        <w:rPr>
          <w:rFonts w:ascii="Times New Roman" w:hAnsi="Times New Roman" w:cs="Times New Roman"/>
          <w:lang w:val="en-GB"/>
        </w:rPr>
      </w:pPr>
    </w:p>
    <w:p w14:paraId="1F1D788C">
      <w:pPr>
        <w:jc w:val="both"/>
        <w:rPr>
          <w:rFonts w:ascii="Times New Roman" w:hAnsi="Times New Roman" w:cs="Times New Roman"/>
          <w:lang w:val="en-GB"/>
        </w:rPr>
      </w:pPr>
      <w:r>
        <w:rPr>
          <w:rFonts w:ascii="Times New Roman" w:hAnsi="Times New Roman" w:cs="Times New Roman"/>
          <w:lang w:val="en-GB"/>
        </w:rPr>
        <w:t>NOW THEREFORE THE PARTIES hereby agree as follows:</w:t>
      </w:r>
    </w:p>
    <w:p w14:paraId="48A650C0">
      <w:pPr>
        <w:jc w:val="both"/>
        <w:rPr>
          <w:rFonts w:ascii="Times New Roman" w:hAnsi="Times New Roman" w:cs="Times New Roman"/>
          <w:lang w:val="en-GB"/>
        </w:rPr>
      </w:pPr>
    </w:p>
    <w:p w14:paraId="2F74B0F0">
      <w:pPr>
        <w:jc w:val="both"/>
        <w:rPr>
          <w:rFonts w:ascii="Times New Roman" w:hAnsi="Times New Roman" w:cs="Times New Roman"/>
          <w:lang w:val="en-GB"/>
        </w:rPr>
      </w:pPr>
    </w:p>
    <w:tbl>
      <w:tblPr>
        <w:tblStyle w:val="12"/>
        <w:tblW w:w="9010" w:type="dxa"/>
        <w:tblInd w:w="218" w:type="dxa"/>
        <w:tblLayout w:type="fixed"/>
        <w:tblCellMar>
          <w:top w:w="0" w:type="dxa"/>
          <w:left w:w="108" w:type="dxa"/>
          <w:bottom w:w="0" w:type="dxa"/>
          <w:right w:w="108" w:type="dxa"/>
        </w:tblCellMar>
      </w:tblPr>
      <w:tblGrid>
        <w:gridCol w:w="2290"/>
        <w:gridCol w:w="6720"/>
      </w:tblGrid>
      <w:tr w14:paraId="75754532">
        <w:tblPrEx>
          <w:tblCellMar>
            <w:top w:w="0" w:type="dxa"/>
            <w:left w:w="108" w:type="dxa"/>
            <w:bottom w:w="0" w:type="dxa"/>
            <w:right w:w="108" w:type="dxa"/>
          </w:tblCellMar>
        </w:tblPrEx>
        <w:tc>
          <w:tcPr>
            <w:tcW w:w="2290" w:type="dxa"/>
          </w:tcPr>
          <w:p w14:paraId="2AB4C333">
            <w:pPr>
              <w:pStyle w:val="5"/>
              <w:numPr>
                <w:ilvl w:val="0"/>
                <w:numId w:val="90"/>
              </w:numPr>
              <w:spacing w:before="120" w:after="120"/>
              <w:rPr>
                <w:rStyle w:val="82"/>
                <w:rFonts w:ascii="Times New Roman" w:hAnsi="Times New Roman" w:cs="Times New Roman"/>
                <w:b w:val="0"/>
                <w:bCs w:val="0"/>
              </w:rPr>
            </w:pPr>
            <w:bookmarkStart w:id="1040" w:name="_Toc506545806"/>
            <w:bookmarkStart w:id="1041" w:name="_Toc52005778"/>
            <w:bookmarkStart w:id="1042" w:name="_Toc79817626"/>
            <w:bookmarkStart w:id="1043" w:name="_Toc79817722"/>
            <w:r>
              <w:rPr>
                <w:rStyle w:val="82"/>
                <w:rFonts w:ascii="Times New Roman" w:hAnsi="Times New Roman" w:cs="Times New Roman"/>
                <w:b w:val="0"/>
                <w:bCs w:val="0"/>
              </w:rPr>
              <w:t>Scope of the Services</w:t>
            </w:r>
            <w:bookmarkEnd w:id="1040"/>
            <w:bookmarkEnd w:id="1041"/>
            <w:bookmarkEnd w:id="1042"/>
            <w:bookmarkEnd w:id="1043"/>
          </w:p>
        </w:tc>
        <w:tc>
          <w:tcPr>
            <w:tcW w:w="6720" w:type="dxa"/>
          </w:tcPr>
          <w:p w14:paraId="73B15776">
            <w:pPr>
              <w:widowControl w:val="0"/>
              <w:numPr>
                <w:ilvl w:val="0"/>
                <w:numId w:val="91"/>
              </w:numPr>
              <w:tabs>
                <w:tab w:val="left" w:pos="720"/>
              </w:tabs>
              <w:spacing w:before="120" w:after="120"/>
              <w:jc w:val="both"/>
              <w:rPr>
                <w:rFonts w:ascii="Times New Roman" w:hAnsi="Times New Roman" w:cs="Times New Roman"/>
                <w:lang w:val="en-GB"/>
              </w:rPr>
            </w:pPr>
            <w:r>
              <w:rPr>
                <w:rFonts w:ascii="Times New Roman" w:hAnsi="Times New Roman" w:cs="Times New Roman"/>
                <w:lang w:val="en-GB"/>
              </w:rPr>
              <w:t>The Consultant shall perform the Services as specified in Annex A, “Description of the Services,” (“the Services”) which are made an integral part of this Contract.</w:t>
            </w:r>
          </w:p>
        </w:tc>
      </w:tr>
      <w:tr w14:paraId="2E5B146D">
        <w:tblPrEx>
          <w:tblCellMar>
            <w:top w:w="0" w:type="dxa"/>
            <w:left w:w="108" w:type="dxa"/>
            <w:bottom w:w="0" w:type="dxa"/>
            <w:right w:w="108" w:type="dxa"/>
          </w:tblCellMar>
        </w:tblPrEx>
        <w:tc>
          <w:tcPr>
            <w:tcW w:w="2290" w:type="dxa"/>
          </w:tcPr>
          <w:p w14:paraId="2EEC8EC5">
            <w:pPr>
              <w:spacing w:before="120" w:after="120"/>
              <w:rPr>
                <w:rStyle w:val="82"/>
                <w:rFonts w:ascii="Times New Roman" w:hAnsi="Times New Roman" w:cs="Times New Roman"/>
                <w:b w:val="0"/>
                <w:bCs w:val="0"/>
              </w:rPr>
            </w:pPr>
          </w:p>
        </w:tc>
        <w:tc>
          <w:tcPr>
            <w:tcW w:w="6720" w:type="dxa"/>
          </w:tcPr>
          <w:p w14:paraId="442DDBEE">
            <w:pPr>
              <w:widowControl w:val="0"/>
              <w:numPr>
                <w:ilvl w:val="0"/>
                <w:numId w:val="91"/>
              </w:numPr>
              <w:spacing w:before="120" w:after="120"/>
              <w:jc w:val="both"/>
              <w:rPr>
                <w:rFonts w:ascii="Times New Roman" w:hAnsi="Times New Roman" w:cs="Times New Roman"/>
                <w:lang w:val="en-GB"/>
              </w:rPr>
            </w:pPr>
            <w:r>
              <w:rPr>
                <w:rFonts w:ascii="Times New Roman" w:hAnsi="Times New Roman" w:cs="Times New Roman"/>
                <w:lang w:val="en-GB"/>
              </w:rPr>
              <w:t>The Consultant shall provide reports as listed in Annex B, “Consultant's Reporting Obligations,” within the time periods listed in such Annex, and shall provide the person listed in Annex C, “Cost Estimate of Services and Schedule of Rates” to perform the Services.</w:t>
            </w:r>
          </w:p>
        </w:tc>
      </w:tr>
      <w:tr w14:paraId="1AF87726">
        <w:tblPrEx>
          <w:tblCellMar>
            <w:top w:w="0" w:type="dxa"/>
            <w:left w:w="108" w:type="dxa"/>
            <w:bottom w:w="0" w:type="dxa"/>
            <w:right w:w="108" w:type="dxa"/>
          </w:tblCellMar>
        </w:tblPrEx>
        <w:tc>
          <w:tcPr>
            <w:tcW w:w="2290" w:type="dxa"/>
          </w:tcPr>
          <w:p w14:paraId="772B60B4">
            <w:pPr>
              <w:spacing w:before="120" w:after="120"/>
              <w:rPr>
                <w:rStyle w:val="82"/>
                <w:rFonts w:ascii="Times New Roman" w:hAnsi="Times New Roman" w:cs="Times New Roman"/>
                <w:b w:val="0"/>
                <w:bCs w:val="0"/>
              </w:rPr>
            </w:pPr>
          </w:p>
        </w:tc>
        <w:tc>
          <w:tcPr>
            <w:tcW w:w="6720" w:type="dxa"/>
          </w:tcPr>
          <w:p w14:paraId="5629C1B1">
            <w:pPr>
              <w:widowControl w:val="0"/>
              <w:numPr>
                <w:ilvl w:val="0"/>
                <w:numId w:val="91"/>
              </w:numPr>
              <w:tabs>
                <w:tab w:val="left" w:pos="720"/>
              </w:tabs>
              <w:spacing w:before="120" w:after="120"/>
              <w:jc w:val="both"/>
              <w:rPr>
                <w:rFonts w:ascii="Times New Roman" w:hAnsi="Times New Roman" w:cs="Times New Roman"/>
                <w:lang w:val="en-GB"/>
              </w:rPr>
            </w:pPr>
            <w:r>
              <w:rPr>
                <w:rFonts w:ascii="Times New Roman" w:hAnsi="Times New Roman" w:cs="Times New Roman"/>
              </w:rPr>
              <w:t xml:space="preserve">The Services will be performed principally [at one location] as specified in Annex A. </w:t>
            </w:r>
          </w:p>
        </w:tc>
      </w:tr>
      <w:tr w14:paraId="4B9EBD15">
        <w:tblPrEx>
          <w:tblCellMar>
            <w:top w:w="0" w:type="dxa"/>
            <w:left w:w="108" w:type="dxa"/>
            <w:bottom w:w="0" w:type="dxa"/>
            <w:right w:w="108" w:type="dxa"/>
          </w:tblCellMar>
        </w:tblPrEx>
        <w:tc>
          <w:tcPr>
            <w:tcW w:w="2290" w:type="dxa"/>
          </w:tcPr>
          <w:p w14:paraId="48FFAA19">
            <w:pPr>
              <w:pStyle w:val="5"/>
              <w:numPr>
                <w:ilvl w:val="0"/>
                <w:numId w:val="90"/>
              </w:numPr>
              <w:spacing w:before="120" w:after="120"/>
              <w:rPr>
                <w:rStyle w:val="82"/>
                <w:rFonts w:ascii="Times New Roman" w:hAnsi="Times New Roman" w:cs="Times New Roman"/>
                <w:b w:val="0"/>
                <w:bCs w:val="0"/>
              </w:rPr>
            </w:pPr>
            <w:bookmarkStart w:id="1044" w:name="_Toc52005779"/>
            <w:bookmarkStart w:id="1045" w:name="_Toc506545807"/>
            <w:bookmarkStart w:id="1046" w:name="_Toc79817627"/>
            <w:bookmarkStart w:id="1047" w:name="_Toc79817723"/>
            <w:r>
              <w:rPr>
                <w:rStyle w:val="82"/>
                <w:rFonts w:ascii="Times New Roman" w:hAnsi="Times New Roman" w:cs="Times New Roman"/>
                <w:b w:val="0"/>
                <w:bCs w:val="0"/>
              </w:rPr>
              <w:t>Duration of the Services</w:t>
            </w:r>
            <w:bookmarkEnd w:id="1044"/>
            <w:bookmarkEnd w:id="1045"/>
            <w:bookmarkEnd w:id="1046"/>
            <w:bookmarkEnd w:id="1047"/>
          </w:p>
        </w:tc>
        <w:tc>
          <w:tcPr>
            <w:tcW w:w="6720" w:type="dxa"/>
          </w:tcPr>
          <w:p w14:paraId="132D4AE4">
            <w:pPr>
              <w:widowControl w:val="0"/>
              <w:numPr>
                <w:ilvl w:val="0"/>
                <w:numId w:val="92"/>
              </w:numPr>
              <w:spacing w:before="120" w:after="120"/>
              <w:jc w:val="both"/>
              <w:rPr>
                <w:rFonts w:ascii="Times New Roman" w:hAnsi="Times New Roman" w:cs="Times New Roman"/>
                <w:u w:val="single"/>
              </w:rPr>
            </w:pPr>
            <w:r>
              <w:rPr>
                <w:rFonts w:ascii="Times New Roman" w:hAnsi="Times New Roman" w:cs="Times New Roman"/>
                <w:lang w:val="en-GB"/>
              </w:rPr>
              <w:t xml:space="preserve">The Consultant shall perform the Services during the period commencing </w:t>
            </w:r>
            <w:r>
              <w:rPr>
                <w:rFonts w:ascii="Times New Roman" w:hAnsi="Times New Roman" w:cs="Times New Roman"/>
                <w:i/>
                <w:highlight w:val="yellow"/>
                <w:lang w:val="en-GB"/>
              </w:rPr>
              <w:t>[</w:t>
            </w:r>
            <w:ins w:id="1470" w:author="Author">
              <w:r>
                <w:rPr>
                  <w:rFonts w:ascii="Times New Roman" w:hAnsi="Times New Roman" w:cs="Times New Roman"/>
                  <w:i/>
                  <w:highlight w:val="yellow"/>
                  <w:lang w:val="en-GB"/>
                </w:rPr>
                <w:t>March</w:t>
              </w:r>
            </w:ins>
            <w:ins w:id="1471" w:author="Author">
              <w:del w:id="1472" w:author="Author">
                <w:r>
                  <w:rPr>
                    <w:rFonts w:ascii="Times New Roman" w:hAnsi="Times New Roman" w:cs="Times New Roman"/>
                    <w:i/>
                    <w:highlight w:val="yellow"/>
                    <w:lang w:val="en-GB"/>
                  </w:rPr>
                  <w:delText>ySeptemberMaySeptember</w:delText>
                </w:r>
              </w:del>
            </w:ins>
            <w:del w:id="1473" w:author="Author">
              <w:r>
                <w:rPr>
                  <w:rFonts w:ascii="Times New Roman" w:hAnsi="Times New Roman" w:cs="Times New Roman"/>
                  <w:i/>
                  <w:highlight w:val="yellow"/>
                  <w:lang w:val="en-GB"/>
                </w:rPr>
                <w:delText>July</w:delText>
              </w:r>
            </w:del>
            <w:r>
              <w:rPr>
                <w:rFonts w:ascii="Times New Roman" w:hAnsi="Times New Roman" w:cs="Times New Roman"/>
                <w:i/>
                <w:highlight w:val="yellow"/>
                <w:lang w:val="en-GB"/>
              </w:rPr>
              <w:t xml:space="preserve"> to </w:t>
            </w:r>
            <w:ins w:id="1474" w:author="Author">
              <w:r>
                <w:rPr>
                  <w:rFonts w:ascii="Times New Roman" w:hAnsi="Times New Roman" w:cs="Times New Roman"/>
                  <w:i/>
                  <w:highlight w:val="yellow"/>
                  <w:lang w:val="en-GB"/>
                </w:rPr>
                <w:t>May</w:t>
              </w:r>
            </w:ins>
            <w:ins w:id="1475" w:author="Author">
              <w:del w:id="1476" w:author="Author">
                <w:r>
                  <w:rPr>
                    <w:rFonts w:ascii="Times New Roman" w:hAnsi="Times New Roman" w:cs="Times New Roman"/>
                    <w:i/>
                    <w:highlight w:val="yellow"/>
                    <w:lang w:val="en-GB"/>
                  </w:rPr>
                  <w:delText>JulyNovemberJune</w:delText>
                </w:r>
              </w:del>
            </w:ins>
            <w:del w:id="1477" w:author="Author">
              <w:r>
                <w:rPr>
                  <w:rFonts w:ascii="Times New Roman" w:hAnsi="Times New Roman" w:cs="Times New Roman"/>
                  <w:i/>
                  <w:highlight w:val="yellow"/>
                  <w:lang w:val="en-GB"/>
                </w:rPr>
                <w:delText>October</w:delText>
              </w:r>
            </w:del>
            <w:r>
              <w:rPr>
                <w:rFonts w:ascii="Times New Roman" w:hAnsi="Times New Roman" w:cs="Times New Roman"/>
                <w:i/>
                <w:highlight w:val="yellow"/>
                <w:lang w:val="en-GB"/>
              </w:rPr>
              <w:t xml:space="preserve"> 20</w:t>
            </w:r>
            <w:ins w:id="1478" w:author="Author">
              <w:r>
                <w:rPr>
                  <w:rFonts w:ascii="Times New Roman" w:hAnsi="Times New Roman" w:cs="Times New Roman"/>
                  <w:i/>
                  <w:highlight w:val="yellow"/>
                  <w:lang w:val="en-GB"/>
                </w:rPr>
                <w:t>26</w:t>
              </w:r>
            </w:ins>
            <w:ins w:id="1479" w:author="Author">
              <w:del w:id="1480" w:author="Author">
                <w:r>
                  <w:rPr>
                    <w:rFonts w:ascii="Times New Roman" w:hAnsi="Times New Roman" w:cs="Times New Roman"/>
                    <w:i/>
                    <w:highlight w:val="yellow"/>
                    <w:lang w:val="en-GB"/>
                  </w:rPr>
                  <w:delText>321</w:delText>
                </w:r>
              </w:del>
            </w:ins>
            <w:del w:id="1481" w:author="Author">
              <w:r>
                <w:rPr>
                  <w:rFonts w:ascii="Times New Roman" w:hAnsi="Times New Roman" w:cs="Times New Roman"/>
                  <w:i/>
                  <w:highlight w:val="yellow"/>
                  <w:lang w:val="en-GB"/>
                </w:rPr>
                <w:delText>19</w:delText>
              </w:r>
            </w:del>
            <w:r>
              <w:rPr>
                <w:rFonts w:ascii="Times New Roman" w:hAnsi="Times New Roman" w:cs="Times New Roman"/>
                <w:i/>
                <w:highlight w:val="yellow"/>
                <w:lang w:val="en-GB"/>
              </w:rPr>
              <w:t>]</w:t>
            </w:r>
            <w:r>
              <w:rPr>
                <w:rFonts w:ascii="Times New Roman" w:hAnsi="Times New Roman" w:cs="Times New Roman"/>
                <w:i/>
                <w:lang w:val="en-GB"/>
              </w:rPr>
              <w:t xml:space="preserve"> </w:t>
            </w:r>
            <w:r>
              <w:rPr>
                <w:rFonts w:ascii="Times New Roman" w:hAnsi="Times New Roman" w:cs="Times New Roman"/>
                <w:lang w:val="en-GB"/>
              </w:rPr>
              <w:t>or any other period as may be subsequently agreed by the parties in writing. If the Services are for more than one year, extension of the Services shall be</w:t>
            </w:r>
            <w:r>
              <w:rPr>
                <w:rFonts w:ascii="Times New Roman" w:hAnsi="Times New Roman" w:cs="Times New Roman"/>
              </w:rPr>
              <w:t xml:space="preserve"> subject to annual satisfactory performance annually evaluated in the eleventh month subject to which the contract will be extended.</w:t>
            </w:r>
          </w:p>
        </w:tc>
      </w:tr>
      <w:tr w14:paraId="70FC7467">
        <w:tblPrEx>
          <w:tblCellMar>
            <w:top w:w="0" w:type="dxa"/>
            <w:left w:w="108" w:type="dxa"/>
            <w:bottom w:w="0" w:type="dxa"/>
            <w:right w:w="108" w:type="dxa"/>
          </w:tblCellMar>
        </w:tblPrEx>
        <w:tc>
          <w:tcPr>
            <w:tcW w:w="2290" w:type="dxa"/>
            <w:vMerge w:val="restart"/>
          </w:tcPr>
          <w:p w14:paraId="23C8A792">
            <w:pPr>
              <w:pStyle w:val="5"/>
              <w:numPr>
                <w:ilvl w:val="0"/>
                <w:numId w:val="90"/>
              </w:numPr>
              <w:spacing w:before="120" w:after="120"/>
              <w:rPr>
                <w:rStyle w:val="82"/>
                <w:rFonts w:ascii="Times New Roman" w:hAnsi="Times New Roman" w:cs="Times New Roman"/>
                <w:b w:val="0"/>
                <w:bCs w:val="0"/>
              </w:rPr>
            </w:pPr>
            <w:bookmarkStart w:id="1048" w:name="_Toc506545808"/>
            <w:bookmarkStart w:id="1049" w:name="_Toc79817628"/>
            <w:bookmarkStart w:id="1050" w:name="_Toc79817724"/>
            <w:r>
              <w:rPr>
                <w:rStyle w:val="82"/>
                <w:rFonts w:ascii="Times New Roman" w:hAnsi="Times New Roman" w:cs="Times New Roman"/>
                <w:b w:val="0"/>
                <w:bCs w:val="0"/>
              </w:rPr>
              <w:t>Corrupt, Fraudulent, Collusive, Coercive or obstructive Practices</w:t>
            </w:r>
            <w:bookmarkEnd w:id="1048"/>
            <w:bookmarkEnd w:id="1049"/>
            <w:bookmarkEnd w:id="1050"/>
          </w:p>
        </w:tc>
        <w:tc>
          <w:tcPr>
            <w:tcW w:w="6720" w:type="dxa"/>
          </w:tcPr>
          <w:p w14:paraId="63D156D1">
            <w:pPr>
              <w:numPr>
                <w:ilvl w:val="1"/>
                <w:numId w:val="92"/>
              </w:numPr>
              <w:tabs>
                <w:tab w:val="clear" w:pos="1728"/>
              </w:tabs>
              <w:spacing w:before="120" w:after="120"/>
              <w:jc w:val="both"/>
              <w:rPr>
                <w:rFonts w:ascii="Times New Roman" w:hAnsi="Times New Roman" w:cs="Times New Roman"/>
                <w:lang w:val="en-GB"/>
              </w:rPr>
            </w:pPr>
            <w:r>
              <w:rPr>
                <w:rFonts w:ascii="Times New Roman" w:hAnsi="Times New Roman" w:cs="Times New Roman"/>
                <w:lang w:val="en-GB"/>
              </w:rPr>
              <w:t>The Government requires that Clients, as well as Consultants, shall observe the highest standard of ethics during the implementation of procurement proceedings and the execution of Contracts under public funds.</w:t>
            </w:r>
          </w:p>
        </w:tc>
      </w:tr>
      <w:tr w14:paraId="32C21231">
        <w:tblPrEx>
          <w:tblCellMar>
            <w:top w:w="0" w:type="dxa"/>
            <w:left w:w="108" w:type="dxa"/>
            <w:bottom w:w="0" w:type="dxa"/>
            <w:right w:w="108" w:type="dxa"/>
          </w:tblCellMar>
        </w:tblPrEx>
        <w:tc>
          <w:tcPr>
            <w:tcW w:w="2290" w:type="dxa"/>
            <w:vMerge w:val="continue"/>
          </w:tcPr>
          <w:p w14:paraId="200A8383">
            <w:pPr>
              <w:spacing w:before="120" w:after="120"/>
              <w:rPr>
                <w:rStyle w:val="82"/>
                <w:rFonts w:ascii="Times New Roman" w:hAnsi="Times New Roman" w:cs="Times New Roman"/>
                <w:b w:val="0"/>
                <w:bCs w:val="0"/>
              </w:rPr>
            </w:pPr>
          </w:p>
        </w:tc>
        <w:tc>
          <w:tcPr>
            <w:tcW w:w="6720" w:type="dxa"/>
          </w:tcPr>
          <w:p w14:paraId="4E64083D">
            <w:pPr>
              <w:numPr>
                <w:ilvl w:val="1"/>
                <w:numId w:val="92"/>
              </w:numPr>
              <w:tabs>
                <w:tab w:val="clear" w:pos="1728"/>
              </w:tabs>
              <w:spacing w:before="120" w:after="120"/>
              <w:jc w:val="both"/>
              <w:rPr>
                <w:rFonts w:ascii="Times New Roman" w:hAnsi="Times New Roman" w:cs="Times New Roman"/>
                <w:lang w:val="en-GB"/>
              </w:rPr>
            </w:pPr>
            <w:r>
              <w:rPr>
                <w:rFonts w:ascii="Times New Roman" w:hAnsi="Times New Roman" w:cs="Times New Roman"/>
                <w:lang w:val="en-GB"/>
              </w:rPr>
              <w:t xml:space="preserve">In pursuance of this requirement, the Client shall: </w:t>
            </w:r>
          </w:p>
          <w:p w14:paraId="6E9CE938">
            <w:pPr>
              <w:numPr>
                <w:ilvl w:val="0"/>
                <w:numId w:val="93"/>
              </w:numPr>
              <w:tabs>
                <w:tab w:val="clear" w:pos="1728"/>
              </w:tabs>
              <w:spacing w:before="120" w:after="120"/>
              <w:ind w:left="1092" w:hanging="588"/>
              <w:jc w:val="both"/>
              <w:rPr>
                <w:rFonts w:ascii="Times New Roman" w:hAnsi="Times New Roman" w:cs="Times New Roman"/>
                <w:lang w:val="en-GB"/>
              </w:rPr>
            </w:pPr>
            <w:r>
              <w:rPr>
                <w:rFonts w:ascii="Times New Roman" w:hAnsi="Times New Roman" w:cs="Times New Roman"/>
                <w:lang w:val="en-GB"/>
              </w:rPr>
              <w:t>exclude the Consultant from participation in the procurement proceedings concerned or reject an Proposal for award; and</w:t>
            </w:r>
          </w:p>
          <w:p w14:paraId="14ABFA1D">
            <w:pPr>
              <w:numPr>
                <w:ilvl w:val="0"/>
                <w:numId w:val="93"/>
              </w:numPr>
              <w:tabs>
                <w:tab w:val="clear" w:pos="1728"/>
              </w:tabs>
              <w:spacing w:before="120" w:after="120"/>
              <w:ind w:left="1092" w:hanging="588"/>
              <w:jc w:val="both"/>
              <w:rPr>
                <w:rFonts w:ascii="Times New Roman" w:hAnsi="Times New Roman" w:cs="Times New Roman"/>
                <w:lang w:val="en-GB"/>
              </w:rPr>
            </w:pPr>
            <w:r>
              <w:rPr>
                <w:rFonts w:ascii="Times New Roman" w:hAnsi="Times New Roman" w:cs="Times New Roman"/>
                <w:lang w:val="en-GB"/>
              </w:rPr>
              <w:t>declare the Consultant ineligible, either indefinitely or for a stated period of time, from participation in procurement proceedings under public funds.</w:t>
            </w:r>
          </w:p>
          <w:p w14:paraId="24A6EC40">
            <w:pPr>
              <w:spacing w:before="120" w:after="120"/>
              <w:ind w:left="504"/>
              <w:jc w:val="both"/>
              <w:rPr>
                <w:rFonts w:ascii="Times New Roman" w:hAnsi="Times New Roman" w:cs="Times New Roman"/>
                <w:lang w:val="en-GB"/>
              </w:rPr>
            </w:pPr>
            <w:r>
              <w:rPr>
                <w:rFonts w:ascii="Times New Roman" w:hAnsi="Times New Roman" w:cs="Times New Roman"/>
                <w:lang w:val="en-GB"/>
              </w:rPr>
              <w:t>if it at any time determines that the Consultant has, directly or through an agent, engaged in corrupt, fraudulent, collusive, coercive or obstructive practices in competing for, or in executing, a Contract under public funds.</w:t>
            </w:r>
          </w:p>
        </w:tc>
      </w:tr>
      <w:tr w14:paraId="25229C42">
        <w:tblPrEx>
          <w:tblCellMar>
            <w:top w:w="0" w:type="dxa"/>
            <w:left w:w="108" w:type="dxa"/>
            <w:bottom w:w="0" w:type="dxa"/>
            <w:right w:w="108" w:type="dxa"/>
          </w:tblCellMar>
        </w:tblPrEx>
        <w:tc>
          <w:tcPr>
            <w:tcW w:w="2290" w:type="dxa"/>
          </w:tcPr>
          <w:p w14:paraId="5A40AB74">
            <w:pPr>
              <w:spacing w:before="120" w:after="120"/>
              <w:rPr>
                <w:rStyle w:val="82"/>
                <w:rFonts w:ascii="Times New Roman" w:hAnsi="Times New Roman" w:cs="Times New Roman"/>
                <w:b w:val="0"/>
                <w:bCs w:val="0"/>
              </w:rPr>
            </w:pPr>
          </w:p>
        </w:tc>
        <w:tc>
          <w:tcPr>
            <w:tcW w:w="6720" w:type="dxa"/>
          </w:tcPr>
          <w:p w14:paraId="7DFE702E">
            <w:pPr>
              <w:numPr>
                <w:ilvl w:val="0"/>
                <w:numId w:val="94"/>
              </w:numPr>
              <w:tabs>
                <w:tab w:val="clear" w:pos="2988"/>
              </w:tabs>
              <w:spacing w:before="120" w:after="120"/>
              <w:ind w:left="612" w:hanging="612"/>
              <w:jc w:val="both"/>
              <w:rPr>
                <w:rFonts w:ascii="Times New Roman" w:hAnsi="Times New Roman" w:cs="Times New Roman"/>
                <w:lang w:val="en-GB"/>
              </w:rPr>
            </w:pPr>
            <w:r>
              <w:rPr>
                <w:rFonts w:ascii="Times New Roman" w:hAnsi="Times New Roman" w:cs="Times New Roman"/>
              </w:rPr>
              <w:t>Should any corrupt, fraudulent, collusive,  coercive or obstructive practice of any kind come to the knowledge of the Client, it shall, in the first place, allow the Consultant to provide an explanation and shall, take actions as above only when a satisfactory explanation is not received.</w:t>
            </w:r>
          </w:p>
        </w:tc>
      </w:tr>
      <w:tr w14:paraId="10DDDE24">
        <w:tblPrEx>
          <w:tblCellMar>
            <w:top w:w="0" w:type="dxa"/>
            <w:left w:w="108" w:type="dxa"/>
            <w:bottom w:w="0" w:type="dxa"/>
            <w:right w:w="108" w:type="dxa"/>
          </w:tblCellMar>
        </w:tblPrEx>
        <w:tc>
          <w:tcPr>
            <w:tcW w:w="2290" w:type="dxa"/>
          </w:tcPr>
          <w:p w14:paraId="3BD15A15">
            <w:pPr>
              <w:spacing w:before="120" w:after="120"/>
              <w:rPr>
                <w:rStyle w:val="82"/>
                <w:rFonts w:ascii="Times New Roman" w:hAnsi="Times New Roman" w:cs="Times New Roman"/>
                <w:b w:val="0"/>
                <w:bCs w:val="0"/>
              </w:rPr>
            </w:pPr>
          </w:p>
        </w:tc>
        <w:tc>
          <w:tcPr>
            <w:tcW w:w="6720" w:type="dxa"/>
          </w:tcPr>
          <w:p w14:paraId="6979A3C1">
            <w:pPr>
              <w:numPr>
                <w:ilvl w:val="1"/>
                <w:numId w:val="94"/>
              </w:numPr>
              <w:spacing w:before="120" w:after="120"/>
              <w:jc w:val="both"/>
              <w:rPr>
                <w:rFonts w:ascii="Times New Roman" w:hAnsi="Times New Roman" w:cs="Times New Roman"/>
              </w:rPr>
            </w:pPr>
            <w:r>
              <w:rPr>
                <w:rFonts w:ascii="Times New Roman" w:hAnsi="Times New Roman" w:cs="Times New Roman"/>
              </w:rPr>
              <w:t>The Government defines, for the purposes of this provision, the terms set forth below as follows:</w:t>
            </w:r>
          </w:p>
          <w:p w14:paraId="7A8C11EE">
            <w:pPr>
              <w:numPr>
                <w:ilvl w:val="2"/>
                <w:numId w:val="94"/>
              </w:numPr>
              <w:tabs>
                <w:tab w:val="clear" w:pos="1008"/>
              </w:tabs>
              <w:spacing w:before="120" w:after="120"/>
              <w:ind w:left="1332" w:hanging="756"/>
              <w:jc w:val="both"/>
              <w:rPr>
                <w:rFonts w:ascii="Times New Roman" w:hAnsi="Times New Roman" w:cs="Times New Roman"/>
              </w:rPr>
            </w:pPr>
            <w:bookmarkStart w:id="1051" w:name="_Toc46725697"/>
            <w:r>
              <w:rPr>
                <w:rFonts w:ascii="Times New Roman" w:hAnsi="Times New Roman" w:cs="Times New Roman"/>
                <w:i/>
              </w:rPr>
              <w:t xml:space="preserve">“corrupt practice” </w:t>
            </w:r>
            <w:r>
              <w:rPr>
                <w:rFonts w:ascii="Times New Roman" w:hAnsi="Times New Roman" w:cs="Times New Roman"/>
              </w:rPr>
              <w:t>means offering, giving, or promising to give, directly or indirectly, to any officer or employee of a</w:t>
            </w:r>
            <w:bookmarkEnd w:id="1051"/>
            <w:r>
              <w:rPr>
                <w:rFonts w:ascii="Times New Roman" w:hAnsi="Times New Roman" w:cs="Times New Roman"/>
              </w:rPr>
              <w:t xml:space="preserve"> Procuring Entity or other governmental/private authority or any individual a gratuity in any form, an employment or any other thing or service of value, as an inducement with respect to an act or decision of, or method followed by, a Procuring Entity in connection with the procurement proceeding; </w:t>
            </w:r>
          </w:p>
          <w:p w14:paraId="6A98CA19">
            <w:pPr>
              <w:numPr>
                <w:ilvl w:val="2"/>
                <w:numId w:val="94"/>
              </w:numPr>
              <w:tabs>
                <w:tab w:val="left" w:pos="432"/>
                <w:tab w:val="clear" w:pos="1008"/>
              </w:tabs>
              <w:spacing w:before="120" w:after="120"/>
              <w:ind w:left="1332" w:hanging="756"/>
              <w:jc w:val="both"/>
              <w:rPr>
                <w:rFonts w:ascii="Times New Roman" w:hAnsi="Times New Roman" w:cs="Times New Roman"/>
              </w:rPr>
            </w:pPr>
            <w:r>
              <w:rPr>
                <w:rFonts w:ascii="Times New Roman" w:hAnsi="Times New Roman" w:cs="Times New Roman"/>
                <w:i/>
              </w:rPr>
              <w:t>“fraudulent practice”</w:t>
            </w:r>
            <w:r>
              <w:rPr>
                <w:rFonts w:ascii="Times New Roman" w:hAnsi="Times New Roman" w:cs="Times New Roman"/>
              </w:rPr>
              <w:t xml:space="preserve"> means a misrepresentation or omission of facts in order to influence a procurement proceedings or the execution of a contract to the detriment of the Client, </w:t>
            </w:r>
          </w:p>
          <w:p w14:paraId="028E1DFE">
            <w:pPr>
              <w:numPr>
                <w:ilvl w:val="2"/>
                <w:numId w:val="94"/>
              </w:numPr>
              <w:tabs>
                <w:tab w:val="left" w:pos="432"/>
                <w:tab w:val="clear" w:pos="1008"/>
              </w:tabs>
              <w:spacing w:before="120" w:after="120"/>
              <w:ind w:left="1332" w:hanging="756"/>
              <w:jc w:val="both"/>
              <w:rPr>
                <w:rFonts w:ascii="Times New Roman" w:hAnsi="Times New Roman" w:cs="Times New Roman"/>
              </w:rPr>
            </w:pPr>
            <w:r>
              <w:rPr>
                <w:rFonts w:ascii="Times New Roman" w:hAnsi="Times New Roman" w:cs="Times New Roman"/>
                <w:i/>
              </w:rPr>
              <w:t>“collusive practice”</w:t>
            </w:r>
            <w:r>
              <w:rPr>
                <w:rFonts w:ascii="Times New Roman" w:hAnsi="Times New Roman" w:cs="Times New Roman"/>
              </w:rPr>
              <w:t xml:space="preserve"> means a scheme or arrangement among two and more Consultants with or without the knowledge of the Client (prior to or after proposal submission) designed to establish proposal prices at artificial, non-competitive levels and to deprive the Client of the benefits of free, open and</w:t>
            </w:r>
            <w:r>
              <w:rPr>
                <w:rFonts w:ascii="Times New Roman" w:hAnsi="Times New Roman" w:cs="Times New Roman"/>
                <w:b/>
                <w:i/>
              </w:rPr>
              <w:t xml:space="preserve"> </w:t>
            </w:r>
            <w:r>
              <w:rPr>
                <w:rFonts w:ascii="Times New Roman" w:hAnsi="Times New Roman" w:cs="Times New Roman"/>
              </w:rPr>
              <w:t>genuine competition; and</w:t>
            </w:r>
          </w:p>
          <w:p w14:paraId="212144E2">
            <w:pPr>
              <w:widowControl w:val="0"/>
              <w:numPr>
                <w:ilvl w:val="2"/>
                <w:numId w:val="94"/>
              </w:numPr>
              <w:tabs>
                <w:tab w:val="clear" w:pos="1008"/>
              </w:tabs>
              <w:spacing w:before="120" w:after="120"/>
              <w:ind w:left="1332" w:hanging="756"/>
              <w:jc w:val="both"/>
              <w:rPr>
                <w:rFonts w:ascii="Times New Roman" w:hAnsi="Times New Roman" w:cs="Times New Roman"/>
              </w:rPr>
            </w:pPr>
            <w:r>
              <w:rPr>
                <w:rFonts w:ascii="Times New Roman" w:hAnsi="Times New Roman" w:cs="Times New Roman"/>
                <w:i/>
              </w:rPr>
              <w:t xml:space="preserve">“coercive practice” </w:t>
            </w:r>
            <w:r>
              <w:rPr>
                <w:rFonts w:ascii="Times New Roman" w:hAnsi="Times New Roman" w:cs="Times New Roman"/>
              </w:rPr>
              <w:t>means harming or threatening to harm, directly or indirectly, persons or their property to influence the procurement proceedings, or affect the execution of a contract.</w:t>
            </w:r>
          </w:p>
          <w:p w14:paraId="145C6102">
            <w:pPr>
              <w:numPr>
                <w:ilvl w:val="2"/>
                <w:numId w:val="94"/>
              </w:numPr>
              <w:spacing w:before="120" w:after="120"/>
              <w:jc w:val="both"/>
              <w:rPr>
                <w:rFonts w:ascii="Times New Roman" w:hAnsi="Times New Roman" w:cs="Times New Roman"/>
                <w:lang w:val="en-GB"/>
              </w:rPr>
            </w:pPr>
            <w:r>
              <w:rPr>
                <w:rFonts w:ascii="Times New Roman" w:hAnsi="Times New Roman" w:cs="Times New Roman"/>
                <w:lang w:val="en-GB"/>
              </w:rPr>
              <w:t>“obstructive practice” means</w:t>
            </w:r>
          </w:p>
          <w:p w14:paraId="3702381C">
            <w:pPr>
              <w:numPr>
                <w:ilvl w:val="0"/>
                <w:numId w:val="95"/>
              </w:numPr>
              <w:spacing w:before="120" w:after="120"/>
              <w:jc w:val="both"/>
              <w:rPr>
                <w:rFonts w:ascii="Times New Roman" w:hAnsi="Times New Roman" w:cs="Times New Roman"/>
                <w:lang w:val="en-GB"/>
              </w:rPr>
            </w:pPr>
            <w:r>
              <w:rPr>
                <w:rFonts w:ascii="Times New Roman" w:hAnsi="Times New Roman" w:cs="Times New Roman"/>
                <w:lang w:val="en-GB"/>
              </w:rPr>
              <w:t>deliberately destroying, falsifying, altering or concealing of evidence material to the investigation or making false statements to investigators in order to materially impede relevant authorities’  investigation into allegations of a corrupt, fraudulent, coercive or collusive practice; and/or threatening, harassing or intimidating any party to prevent it from disclosing its knowledge of matters relevant to the investigation or from pursuing the investigation, or</w:t>
            </w:r>
          </w:p>
          <w:p w14:paraId="6B2F4E5B">
            <w:pPr>
              <w:widowControl w:val="0"/>
              <w:numPr>
                <w:ilvl w:val="3"/>
                <w:numId w:val="1"/>
              </w:numPr>
              <w:spacing w:before="120" w:after="120"/>
              <w:jc w:val="both"/>
              <w:rPr>
                <w:rFonts w:ascii="Times New Roman" w:hAnsi="Times New Roman" w:cs="Times New Roman"/>
              </w:rPr>
            </w:pPr>
            <w:r>
              <w:rPr>
                <w:rFonts w:ascii="Times New Roman" w:hAnsi="Times New Roman" w:cs="Times New Roman"/>
                <w:lang w:val="en-GB"/>
              </w:rPr>
              <w:t>acts intended to materially impede the exercise of the relevant authorities’ inspection and audit rights provided for under the public procurement act or relevant regulations.</w:t>
            </w:r>
          </w:p>
        </w:tc>
      </w:tr>
      <w:tr w14:paraId="6FD57265">
        <w:tblPrEx>
          <w:tblCellMar>
            <w:top w:w="0" w:type="dxa"/>
            <w:left w:w="108" w:type="dxa"/>
            <w:bottom w:w="0" w:type="dxa"/>
            <w:right w:w="108" w:type="dxa"/>
          </w:tblCellMar>
        </w:tblPrEx>
        <w:tc>
          <w:tcPr>
            <w:tcW w:w="2290" w:type="dxa"/>
          </w:tcPr>
          <w:p w14:paraId="2A9FBFE7">
            <w:pPr>
              <w:spacing w:before="120" w:after="120"/>
              <w:rPr>
                <w:rStyle w:val="82"/>
                <w:rFonts w:ascii="Times New Roman" w:hAnsi="Times New Roman" w:cs="Times New Roman"/>
                <w:b w:val="0"/>
                <w:bCs w:val="0"/>
              </w:rPr>
            </w:pPr>
          </w:p>
        </w:tc>
        <w:tc>
          <w:tcPr>
            <w:tcW w:w="6720" w:type="dxa"/>
          </w:tcPr>
          <w:p w14:paraId="4D91DCEE">
            <w:pPr>
              <w:numPr>
                <w:ilvl w:val="0"/>
                <w:numId w:val="96"/>
              </w:numPr>
              <w:spacing w:before="120" w:after="120"/>
              <w:jc w:val="both"/>
              <w:rPr>
                <w:rFonts w:ascii="Times New Roman" w:hAnsi="Times New Roman" w:cs="Times New Roman"/>
              </w:rPr>
            </w:pPr>
            <w:r>
              <w:rPr>
                <w:rFonts w:ascii="Times New Roman" w:hAnsi="Times New Roman" w:cs="Times New Roman"/>
              </w:rPr>
              <w:t>The Government requires that the Client’s personnel have an equal obligation not to solicit, ask for and/ or use coercive methods to obtain personal benefits in connection with the said proceedings.</w:t>
            </w:r>
          </w:p>
        </w:tc>
      </w:tr>
      <w:tr w14:paraId="3A7142D4">
        <w:tblPrEx>
          <w:tblCellMar>
            <w:top w:w="0" w:type="dxa"/>
            <w:left w:w="108" w:type="dxa"/>
            <w:bottom w:w="0" w:type="dxa"/>
            <w:right w:w="108" w:type="dxa"/>
          </w:tblCellMar>
        </w:tblPrEx>
        <w:tc>
          <w:tcPr>
            <w:tcW w:w="2290" w:type="dxa"/>
          </w:tcPr>
          <w:p w14:paraId="6A928805">
            <w:pPr>
              <w:pStyle w:val="5"/>
              <w:numPr>
                <w:ilvl w:val="0"/>
                <w:numId w:val="90"/>
              </w:numPr>
              <w:spacing w:before="120" w:after="120"/>
              <w:rPr>
                <w:rStyle w:val="82"/>
                <w:rFonts w:ascii="Times New Roman" w:hAnsi="Times New Roman" w:cs="Times New Roman"/>
                <w:b w:val="0"/>
                <w:bCs w:val="0"/>
              </w:rPr>
            </w:pPr>
            <w:bookmarkStart w:id="1052" w:name="_Toc79817725"/>
            <w:bookmarkStart w:id="1053" w:name="_Toc79817629"/>
            <w:bookmarkStart w:id="1054" w:name="_Toc506545809"/>
            <w:bookmarkStart w:id="1055" w:name="_Toc52005780"/>
            <w:r>
              <w:rPr>
                <w:rStyle w:val="82"/>
                <w:rFonts w:ascii="Times New Roman" w:hAnsi="Times New Roman" w:cs="Times New Roman"/>
                <w:b w:val="0"/>
                <w:bCs w:val="0"/>
              </w:rPr>
              <w:t>Payment</w:t>
            </w:r>
            <w:bookmarkEnd w:id="1052"/>
            <w:bookmarkEnd w:id="1053"/>
            <w:bookmarkEnd w:id="1054"/>
            <w:bookmarkEnd w:id="1055"/>
          </w:p>
        </w:tc>
        <w:tc>
          <w:tcPr>
            <w:tcW w:w="6720" w:type="dxa"/>
          </w:tcPr>
          <w:p w14:paraId="1279276C">
            <w:pPr>
              <w:numPr>
                <w:ilvl w:val="4"/>
                <w:numId w:val="97"/>
              </w:numPr>
              <w:tabs>
                <w:tab w:val="clear" w:pos="1656"/>
              </w:tabs>
              <w:spacing w:before="120" w:after="120"/>
              <w:jc w:val="both"/>
              <w:rPr>
                <w:rFonts w:ascii="Times New Roman" w:hAnsi="Times New Roman" w:cs="Times New Roman"/>
                <w:lang w:val="en-GB"/>
              </w:rPr>
            </w:pPr>
            <w:r>
              <w:rPr>
                <w:rFonts w:ascii="Times New Roman" w:hAnsi="Times New Roman" w:cs="Times New Roman"/>
                <w:u w:val="single"/>
                <w:lang w:val="en-GB"/>
              </w:rPr>
              <w:t>Ceiling</w:t>
            </w:r>
          </w:p>
          <w:p w14:paraId="4CEA1A86">
            <w:pPr>
              <w:widowControl w:val="0"/>
              <w:numPr>
                <w:ilvl w:val="0"/>
                <w:numId w:val="98"/>
              </w:numPr>
              <w:spacing w:before="120" w:after="120"/>
              <w:jc w:val="both"/>
              <w:rPr>
                <w:rFonts w:ascii="Times New Roman" w:hAnsi="Times New Roman" w:cs="Times New Roman"/>
              </w:rPr>
            </w:pPr>
            <w:r>
              <w:rPr>
                <w:rFonts w:ascii="Times New Roman" w:hAnsi="Times New Roman" w:cs="Times New Roman"/>
                <w:lang w:val="en-GB"/>
              </w:rPr>
              <w:t xml:space="preserve">For Services rendered pursuant to Annex A, the Client shall pay the Consultant an amount not to exceed a ceiling of </w:t>
            </w:r>
            <w:r>
              <w:rPr>
                <w:rFonts w:ascii="Times New Roman" w:hAnsi="Times New Roman" w:cs="Times New Roman"/>
                <w:i/>
                <w:lang w:val="en-GB"/>
              </w:rPr>
              <w:t>[insert ceiling amount]</w:t>
            </w:r>
            <w:r>
              <w:rPr>
                <w:rFonts w:ascii="Times New Roman" w:hAnsi="Times New Roman" w:cs="Times New Roman"/>
              </w:rPr>
              <w:t xml:space="preserve"> as detailed in the Cost Estimate attached as Annex C.</w:t>
            </w:r>
          </w:p>
          <w:p w14:paraId="4C085AAD">
            <w:pPr>
              <w:widowControl w:val="0"/>
              <w:numPr>
                <w:ilvl w:val="0"/>
                <w:numId w:val="98"/>
              </w:numPr>
              <w:tabs>
                <w:tab w:val="left" w:pos="702"/>
              </w:tabs>
              <w:spacing w:before="120" w:after="120"/>
              <w:jc w:val="both"/>
              <w:rPr>
                <w:rFonts w:ascii="Times New Roman" w:hAnsi="Times New Roman" w:cs="Times New Roman"/>
                <w:lang w:val="en-GB"/>
              </w:rPr>
            </w:pPr>
            <w:r>
              <w:rPr>
                <w:rFonts w:ascii="Times New Roman" w:hAnsi="Times New Roman" w:cs="Times New Roman"/>
                <w:lang w:val="en-GB"/>
              </w:rPr>
              <w:t xml:space="preserve">This amount has been established based on the understanding that it includes all of the Consultant’s costs and profits as well as any tax obligation that may be imposed on the Consultant. </w:t>
            </w:r>
          </w:p>
          <w:p w14:paraId="778B6A13">
            <w:pPr>
              <w:widowControl w:val="0"/>
              <w:numPr>
                <w:ilvl w:val="0"/>
                <w:numId w:val="98"/>
              </w:numPr>
              <w:spacing w:before="120" w:after="120"/>
              <w:jc w:val="both"/>
              <w:rPr>
                <w:rFonts w:ascii="Times New Roman" w:hAnsi="Times New Roman" w:cs="Times New Roman"/>
              </w:rPr>
            </w:pPr>
            <w:r>
              <w:rPr>
                <w:rFonts w:ascii="Times New Roman" w:hAnsi="Times New Roman" w:cs="Times New Roman"/>
              </w:rPr>
              <w:t>The ceiling may only be increased above the amount stated on Clause 4.1(a) if the parties have agreed to additional payments for a modification to Contract in accordance with Clause 19.1.</w:t>
            </w:r>
          </w:p>
        </w:tc>
      </w:tr>
      <w:tr w14:paraId="5614EEBE">
        <w:tblPrEx>
          <w:tblCellMar>
            <w:top w:w="0" w:type="dxa"/>
            <w:left w:w="108" w:type="dxa"/>
            <w:bottom w:w="0" w:type="dxa"/>
            <w:right w:w="108" w:type="dxa"/>
          </w:tblCellMar>
        </w:tblPrEx>
        <w:tc>
          <w:tcPr>
            <w:tcW w:w="2290" w:type="dxa"/>
          </w:tcPr>
          <w:p w14:paraId="261D9675">
            <w:pPr>
              <w:spacing w:before="120" w:after="120"/>
              <w:rPr>
                <w:rStyle w:val="82"/>
                <w:rFonts w:ascii="Times New Roman" w:hAnsi="Times New Roman" w:cs="Times New Roman"/>
                <w:b w:val="0"/>
                <w:bCs w:val="0"/>
              </w:rPr>
            </w:pPr>
          </w:p>
        </w:tc>
        <w:tc>
          <w:tcPr>
            <w:tcW w:w="6720" w:type="dxa"/>
          </w:tcPr>
          <w:p w14:paraId="5821DF5E">
            <w:pPr>
              <w:numPr>
                <w:ilvl w:val="4"/>
                <w:numId w:val="97"/>
              </w:numPr>
              <w:tabs>
                <w:tab w:val="left" w:pos="792"/>
              </w:tabs>
              <w:spacing w:before="120" w:after="120"/>
              <w:jc w:val="both"/>
              <w:rPr>
                <w:rFonts w:ascii="Times New Roman" w:hAnsi="Times New Roman" w:cs="Times New Roman"/>
                <w:lang w:val="en-GB"/>
              </w:rPr>
            </w:pPr>
            <w:r>
              <w:rPr>
                <w:rFonts w:ascii="Times New Roman" w:hAnsi="Times New Roman" w:cs="Times New Roman"/>
                <w:u w:val="single"/>
                <w:lang w:val="en-GB"/>
              </w:rPr>
              <w:t>Remuneration</w:t>
            </w:r>
          </w:p>
          <w:p w14:paraId="26830353">
            <w:pPr>
              <w:spacing w:before="120" w:after="120"/>
              <w:ind w:left="852"/>
              <w:jc w:val="both"/>
              <w:rPr>
                <w:rFonts w:ascii="Times New Roman" w:hAnsi="Times New Roman" w:cs="Times New Roman"/>
                <w:lang w:val="en-GB"/>
              </w:rPr>
            </w:pPr>
            <w:r>
              <w:rPr>
                <w:rFonts w:ascii="Times New Roman" w:hAnsi="Times New Roman" w:cs="Times New Roman"/>
                <w:lang w:val="en-GB"/>
              </w:rPr>
              <w:t>The Client shall pay the Consultant for Services rendered in accordance with the rates agreed and specified in Annex C, “Cost Estimate of Services and Schedule of Rates.”</w:t>
            </w:r>
          </w:p>
          <w:p w14:paraId="0B234964">
            <w:pPr>
              <w:numPr>
                <w:ilvl w:val="0"/>
                <w:numId w:val="99"/>
              </w:numPr>
              <w:spacing w:before="120" w:after="120"/>
              <w:jc w:val="both"/>
              <w:rPr>
                <w:rFonts w:ascii="Times New Roman" w:hAnsi="Times New Roman" w:cs="Times New Roman"/>
              </w:rPr>
            </w:pPr>
            <w:r>
              <w:rPr>
                <w:rFonts w:ascii="Times New Roman" w:hAnsi="Times New Roman" w:cs="Times New Roman"/>
              </w:rPr>
              <w:t>Where the remuneration is expressed in terms of a daily rate the time spent in performing the Services shall be determined solely on the basis of the number of days actually worked by the Consultant in performing he Services, including travel time.</w:t>
            </w:r>
          </w:p>
          <w:p w14:paraId="63C34AAE">
            <w:pPr>
              <w:numPr>
                <w:ilvl w:val="5"/>
                <w:numId w:val="97"/>
              </w:numPr>
              <w:spacing w:before="120" w:after="120"/>
              <w:jc w:val="both"/>
              <w:rPr>
                <w:rFonts w:ascii="Times New Roman" w:hAnsi="Times New Roman" w:cs="Times New Roman"/>
                <w:u w:val="single"/>
                <w:lang w:val="en-GB"/>
              </w:rPr>
            </w:pPr>
            <w:r>
              <w:rPr>
                <w:rFonts w:ascii="Times New Roman" w:hAnsi="Times New Roman" w:cs="Times New Roman"/>
              </w:rPr>
              <w:t>Except as otherwise agreed between the Client and the Consultant no remuneration shall be paid in respect of work performed other than during the term of the engagement as specified in the Contract.</w:t>
            </w:r>
          </w:p>
        </w:tc>
      </w:tr>
      <w:tr w14:paraId="7677083A">
        <w:tblPrEx>
          <w:tblCellMar>
            <w:top w:w="0" w:type="dxa"/>
            <w:left w:w="108" w:type="dxa"/>
            <w:bottom w:w="0" w:type="dxa"/>
            <w:right w:w="108" w:type="dxa"/>
          </w:tblCellMar>
        </w:tblPrEx>
        <w:tc>
          <w:tcPr>
            <w:tcW w:w="2290" w:type="dxa"/>
          </w:tcPr>
          <w:p w14:paraId="7C17E0B0">
            <w:pPr>
              <w:spacing w:before="120" w:after="120"/>
              <w:rPr>
                <w:rStyle w:val="82"/>
                <w:rFonts w:ascii="Times New Roman" w:hAnsi="Times New Roman" w:cs="Times New Roman"/>
                <w:b w:val="0"/>
                <w:bCs w:val="0"/>
              </w:rPr>
            </w:pPr>
          </w:p>
        </w:tc>
        <w:tc>
          <w:tcPr>
            <w:tcW w:w="6720" w:type="dxa"/>
          </w:tcPr>
          <w:p w14:paraId="3B13AED5">
            <w:pPr>
              <w:numPr>
                <w:ilvl w:val="4"/>
                <w:numId w:val="97"/>
              </w:numPr>
              <w:tabs>
                <w:tab w:val="left" w:pos="792"/>
              </w:tabs>
              <w:spacing w:before="120" w:after="120"/>
              <w:jc w:val="both"/>
              <w:rPr>
                <w:rFonts w:ascii="Times New Roman" w:hAnsi="Times New Roman" w:cs="Times New Roman"/>
                <w:lang w:val="en-GB"/>
              </w:rPr>
            </w:pPr>
            <w:r>
              <w:rPr>
                <w:rFonts w:ascii="Times New Roman" w:hAnsi="Times New Roman" w:cs="Times New Roman"/>
                <w:u w:val="single"/>
                <w:lang w:val="en-GB"/>
              </w:rPr>
              <w:t>Reimbursables</w:t>
            </w:r>
          </w:p>
          <w:p w14:paraId="7D26F49F">
            <w:pPr>
              <w:widowControl w:val="0"/>
              <w:spacing w:before="120" w:after="120"/>
              <w:ind w:left="852"/>
              <w:jc w:val="both"/>
              <w:rPr>
                <w:rFonts w:ascii="Times New Roman" w:hAnsi="Times New Roman" w:cs="Times New Roman"/>
              </w:rPr>
            </w:pPr>
            <w:r>
              <w:rPr>
                <w:rFonts w:ascii="Times New Roman" w:hAnsi="Times New Roman" w:cs="Times New Roman"/>
              </w:rPr>
              <w:t>In addition to the remuneration specified in Clause 4.2 and subject to the provisions of the Contract, the Client shall pay to or reimburse the Consultant for the following allowances, costs and expenses on an actual cost basis unless otherwise specified on which monthly claims should be submitted to the Client with supporting documents.</w:t>
            </w:r>
          </w:p>
          <w:p w14:paraId="5A837065">
            <w:pPr>
              <w:widowControl w:val="0"/>
              <w:numPr>
                <w:ilvl w:val="0"/>
                <w:numId w:val="100"/>
              </w:numPr>
              <w:spacing w:before="120" w:after="120"/>
              <w:jc w:val="both"/>
              <w:rPr>
                <w:rFonts w:ascii="Times New Roman" w:hAnsi="Times New Roman" w:cs="Times New Roman"/>
              </w:rPr>
            </w:pPr>
            <w:r>
              <w:rPr>
                <w:rFonts w:ascii="Times New Roman" w:hAnsi="Times New Roman" w:cs="Times New Roman"/>
                <w:u w:val="single"/>
              </w:rPr>
              <w:t>Per Diem Allowance</w:t>
            </w:r>
            <w:r>
              <w:rPr>
                <w:rFonts w:ascii="Times New Roman" w:hAnsi="Times New Roman" w:cs="Times New Roman"/>
                <w:b/>
                <w:bCs/>
              </w:rPr>
              <w:t>.</w:t>
            </w:r>
            <w:r>
              <w:rPr>
                <w:rFonts w:ascii="Times New Roman" w:hAnsi="Times New Roman" w:cs="Times New Roman"/>
              </w:rPr>
              <w:t xml:space="preserve"> During the Consultants term of engagement a daily per diem allowance will be paid. Such remuneration shall be paid in Naira upon submission by the Consultant at the end each calendar month of a statement showing, inter alia, the time the Consultant spent during the relevant period performing the Services.</w:t>
            </w:r>
          </w:p>
          <w:p w14:paraId="7F7BBD9C">
            <w:pPr>
              <w:numPr>
                <w:ilvl w:val="0"/>
                <w:numId w:val="100"/>
              </w:numPr>
              <w:spacing w:before="120" w:after="120"/>
              <w:jc w:val="both"/>
              <w:rPr>
                <w:rFonts w:ascii="Times New Roman" w:hAnsi="Times New Roman" w:cs="Times New Roman"/>
              </w:rPr>
            </w:pPr>
            <w:r>
              <w:rPr>
                <w:rFonts w:ascii="Times New Roman" w:hAnsi="Times New Roman" w:cs="Times New Roman"/>
                <w:u w:val="single"/>
              </w:rPr>
              <w:t>Travel Costs</w:t>
            </w:r>
            <w:r>
              <w:rPr>
                <w:rFonts w:ascii="Times New Roman" w:hAnsi="Times New Roman" w:cs="Times New Roman"/>
              </w:rPr>
              <w:t>. All transportation costs properly and reasonably incurred by the Consultant in traveling for the purpose of the Services within Nigeria, including the cost of transportation by an appropriate means of public transport (economy class on air).</w:t>
            </w:r>
          </w:p>
          <w:p w14:paraId="49261197">
            <w:pPr>
              <w:numPr>
                <w:ilvl w:val="0"/>
                <w:numId w:val="100"/>
              </w:numPr>
              <w:spacing w:before="120" w:after="120"/>
              <w:jc w:val="both"/>
              <w:rPr>
                <w:rFonts w:ascii="Times New Roman" w:hAnsi="Times New Roman" w:cs="Times New Roman"/>
              </w:rPr>
            </w:pPr>
            <w:r>
              <w:rPr>
                <w:rFonts w:ascii="Times New Roman" w:hAnsi="Times New Roman" w:cs="Times New Roman"/>
                <w:u w:val="single"/>
              </w:rPr>
              <w:t>Other Expenses.</w:t>
            </w:r>
            <w:r>
              <w:rPr>
                <w:rFonts w:ascii="Times New Roman" w:hAnsi="Times New Roman" w:cs="Times New Roman"/>
              </w:rPr>
              <w:t xml:space="preserve"> All such reasonable reimbursable expenses of the consultant arising from directly out of the Services and not falling within the categories specified above as the Client may in its sole discretion approve.</w:t>
            </w:r>
          </w:p>
          <w:p w14:paraId="547DBAE0">
            <w:pPr>
              <w:widowControl w:val="0"/>
              <w:numPr>
                <w:ilvl w:val="0"/>
                <w:numId w:val="100"/>
              </w:numPr>
              <w:spacing w:before="120" w:after="120"/>
              <w:jc w:val="both"/>
              <w:rPr>
                <w:rFonts w:ascii="Times New Roman" w:hAnsi="Times New Roman" w:cs="Times New Roman"/>
              </w:rPr>
            </w:pPr>
            <w:r>
              <w:rPr>
                <w:rFonts w:ascii="Times New Roman" w:hAnsi="Times New Roman" w:cs="Times New Roman"/>
              </w:rPr>
              <w:t>Except as may be otherwise agreed, total payments in regard to reimbursable expenses shall not exceed the amount stated in Annex C.</w:t>
            </w:r>
          </w:p>
        </w:tc>
      </w:tr>
      <w:tr w14:paraId="16BD7A86">
        <w:tblPrEx>
          <w:tblCellMar>
            <w:top w:w="0" w:type="dxa"/>
            <w:left w:w="108" w:type="dxa"/>
            <w:bottom w:w="0" w:type="dxa"/>
            <w:right w:w="108" w:type="dxa"/>
          </w:tblCellMar>
        </w:tblPrEx>
        <w:tc>
          <w:tcPr>
            <w:tcW w:w="2290" w:type="dxa"/>
          </w:tcPr>
          <w:p w14:paraId="4F8385A4">
            <w:pPr>
              <w:spacing w:before="120" w:after="120"/>
              <w:rPr>
                <w:rStyle w:val="82"/>
                <w:rFonts w:ascii="Times New Roman" w:hAnsi="Times New Roman" w:cs="Times New Roman"/>
                <w:b w:val="0"/>
                <w:bCs w:val="0"/>
              </w:rPr>
            </w:pPr>
          </w:p>
        </w:tc>
        <w:tc>
          <w:tcPr>
            <w:tcW w:w="6720" w:type="dxa"/>
          </w:tcPr>
          <w:p w14:paraId="03AAC610">
            <w:pPr>
              <w:numPr>
                <w:ilvl w:val="0"/>
                <w:numId w:val="101"/>
              </w:numPr>
              <w:tabs>
                <w:tab w:val="left" w:pos="792"/>
              </w:tabs>
              <w:spacing w:before="120" w:after="120"/>
              <w:jc w:val="both"/>
              <w:rPr>
                <w:rFonts w:ascii="Times New Roman" w:hAnsi="Times New Roman" w:cs="Times New Roman"/>
                <w:u w:val="single"/>
                <w:lang w:val="en-GB"/>
              </w:rPr>
            </w:pPr>
            <w:r>
              <w:rPr>
                <w:rFonts w:ascii="Times New Roman" w:hAnsi="Times New Roman" w:cs="Times New Roman"/>
                <w:u w:val="single"/>
                <w:lang w:val="en-GB"/>
              </w:rPr>
              <w:t>Payment Conditions</w:t>
            </w:r>
          </w:p>
          <w:p w14:paraId="497D135A">
            <w:pPr>
              <w:widowControl w:val="0"/>
              <w:numPr>
                <w:ilvl w:val="0"/>
                <w:numId w:val="102"/>
              </w:numPr>
              <w:spacing w:before="120" w:after="120"/>
              <w:jc w:val="both"/>
              <w:rPr>
                <w:rFonts w:ascii="Times New Roman" w:hAnsi="Times New Roman" w:cs="Times New Roman"/>
              </w:rPr>
            </w:pPr>
            <w:r>
              <w:rPr>
                <w:rFonts w:ascii="Times New Roman" w:hAnsi="Times New Roman" w:cs="Times New Roman"/>
              </w:rPr>
              <w:t xml:space="preserve"> The Consultant shall submit an Invoice, (and supporting documentation) for Fees and Reimbursables at the end of every month, or as otherwise agreed, for due payments to be paid by the Client within thirty (30) days of submission of the Invoice.</w:t>
            </w:r>
          </w:p>
          <w:p w14:paraId="5E5C3EBB">
            <w:pPr>
              <w:widowControl w:val="0"/>
              <w:numPr>
                <w:ilvl w:val="0"/>
                <w:numId w:val="102"/>
              </w:numPr>
              <w:spacing w:before="120" w:after="120"/>
              <w:jc w:val="both"/>
              <w:rPr>
                <w:rFonts w:ascii="Times New Roman" w:hAnsi="Times New Roman" w:cs="Times New Roman"/>
              </w:rPr>
            </w:pPr>
            <w:r>
              <w:rPr>
                <w:rFonts w:ascii="Times New Roman" w:hAnsi="Times New Roman" w:cs="Times New Roman"/>
              </w:rPr>
              <w:t xml:space="preserve">All payments to the Consultant shall be in Naira. </w:t>
            </w:r>
          </w:p>
          <w:p w14:paraId="13DF8060">
            <w:pPr>
              <w:widowControl w:val="0"/>
              <w:numPr>
                <w:ilvl w:val="0"/>
                <w:numId w:val="102"/>
              </w:numPr>
              <w:spacing w:before="120" w:after="120"/>
              <w:jc w:val="both"/>
              <w:rPr>
                <w:rFonts w:ascii="Times New Roman" w:hAnsi="Times New Roman" w:cs="Times New Roman"/>
                <w:lang w:val="en-GB"/>
              </w:rPr>
            </w:pPr>
            <w:r>
              <w:rPr>
                <w:rFonts w:ascii="Times New Roman" w:hAnsi="Times New Roman" w:cs="Times New Roman"/>
                <w:lang w:val="en-GB"/>
              </w:rPr>
              <w:t xml:space="preserve">The final payment shall be made only after the final report shall have been submitted by the Consultant and approved as satisfactory by the Client. If the Client notifies any deficiencies in the Services or the final report, the Consultant shall promptly make any necessary corrections, to the satisfaction of the Client. </w:t>
            </w:r>
          </w:p>
          <w:p w14:paraId="004CA0B2">
            <w:pPr>
              <w:numPr>
                <w:ilvl w:val="0"/>
                <w:numId w:val="102"/>
              </w:numPr>
              <w:spacing w:before="120" w:after="120"/>
              <w:jc w:val="both"/>
              <w:rPr>
                <w:rFonts w:ascii="Times New Roman" w:hAnsi="Times New Roman" w:cs="Times New Roman"/>
                <w:u w:val="single"/>
                <w:lang w:val="en-GB"/>
              </w:rPr>
            </w:pPr>
            <w:r>
              <w:rPr>
                <w:rFonts w:ascii="Times New Roman" w:hAnsi="Times New Roman" w:cs="Times New Roman"/>
                <w:lang w:val="en-GB"/>
              </w:rPr>
              <w:t>The Client may, by written notice of suspension to the Consultant, suspend all payments to the Consultant hereunder if the Consultant fails to perform any of its obligations under this Contract.</w:t>
            </w:r>
          </w:p>
        </w:tc>
      </w:tr>
      <w:tr w14:paraId="2C748C65">
        <w:tblPrEx>
          <w:tblCellMar>
            <w:top w:w="0" w:type="dxa"/>
            <w:left w:w="108" w:type="dxa"/>
            <w:bottom w:w="0" w:type="dxa"/>
            <w:right w:w="108" w:type="dxa"/>
          </w:tblCellMar>
        </w:tblPrEx>
        <w:tc>
          <w:tcPr>
            <w:tcW w:w="2290" w:type="dxa"/>
          </w:tcPr>
          <w:p w14:paraId="7E122073">
            <w:pPr>
              <w:pStyle w:val="5"/>
              <w:numPr>
                <w:ilvl w:val="0"/>
                <w:numId w:val="90"/>
              </w:numPr>
              <w:spacing w:before="120" w:after="120"/>
              <w:rPr>
                <w:rStyle w:val="82"/>
                <w:rFonts w:ascii="Times New Roman" w:hAnsi="Times New Roman" w:cs="Times New Roman"/>
                <w:b w:val="0"/>
                <w:bCs w:val="0"/>
              </w:rPr>
            </w:pPr>
            <w:bookmarkStart w:id="1056" w:name="_Toc79817728"/>
            <w:bookmarkStart w:id="1057" w:name="_Toc506545810"/>
            <w:bookmarkStart w:id="1058" w:name="_Toc52005783"/>
            <w:bookmarkStart w:id="1059" w:name="_Toc79817632"/>
            <w:r>
              <w:rPr>
                <w:rStyle w:val="82"/>
                <w:rFonts w:ascii="Times New Roman" w:hAnsi="Times New Roman" w:cs="Times New Roman"/>
                <w:b w:val="0"/>
                <w:bCs w:val="0"/>
              </w:rPr>
              <w:t>Services, Facilities and Property</w:t>
            </w:r>
            <w:bookmarkEnd w:id="1056"/>
            <w:bookmarkEnd w:id="1057"/>
            <w:bookmarkEnd w:id="1058"/>
            <w:bookmarkEnd w:id="1059"/>
          </w:p>
        </w:tc>
        <w:tc>
          <w:tcPr>
            <w:tcW w:w="6720" w:type="dxa"/>
          </w:tcPr>
          <w:p w14:paraId="1873C5B6">
            <w:pPr>
              <w:widowControl w:val="0"/>
              <w:numPr>
                <w:ilvl w:val="0"/>
                <w:numId w:val="103"/>
              </w:numPr>
              <w:spacing w:before="120" w:after="120"/>
              <w:jc w:val="both"/>
              <w:rPr>
                <w:rFonts w:ascii="Times New Roman" w:hAnsi="Times New Roman" w:cs="Times New Roman"/>
              </w:rPr>
            </w:pPr>
            <w:r>
              <w:rPr>
                <w:rFonts w:ascii="Times New Roman" w:hAnsi="Times New Roman" w:cs="Times New Roman"/>
              </w:rPr>
              <w:t>The Client shall make available to the Consultant for the purpose of the assignment and free of any charge, any Services, Facilities and property as he/she may reasonably require.</w:t>
            </w:r>
          </w:p>
        </w:tc>
      </w:tr>
      <w:tr w14:paraId="4D50CDA6">
        <w:tblPrEx>
          <w:tblCellMar>
            <w:top w:w="0" w:type="dxa"/>
            <w:left w:w="108" w:type="dxa"/>
            <w:bottom w:w="0" w:type="dxa"/>
            <w:right w:w="108" w:type="dxa"/>
          </w:tblCellMar>
        </w:tblPrEx>
        <w:tc>
          <w:tcPr>
            <w:tcW w:w="2290" w:type="dxa"/>
          </w:tcPr>
          <w:p w14:paraId="0E3AB7CA">
            <w:pPr>
              <w:pStyle w:val="5"/>
              <w:numPr>
                <w:ilvl w:val="0"/>
                <w:numId w:val="90"/>
              </w:numPr>
              <w:spacing w:before="120" w:after="120"/>
              <w:rPr>
                <w:rStyle w:val="82"/>
                <w:rFonts w:ascii="Times New Roman" w:hAnsi="Times New Roman" w:cs="Times New Roman"/>
                <w:b w:val="0"/>
                <w:bCs w:val="0"/>
              </w:rPr>
            </w:pPr>
            <w:bookmarkStart w:id="1060" w:name="_Toc52005784"/>
            <w:bookmarkStart w:id="1061" w:name="_Toc79817729"/>
            <w:bookmarkStart w:id="1062" w:name="_Toc506545811"/>
            <w:bookmarkStart w:id="1063" w:name="_Toc79817633"/>
            <w:r>
              <w:rPr>
                <w:rStyle w:val="82"/>
                <w:rFonts w:ascii="Times New Roman" w:hAnsi="Times New Roman" w:cs="Times New Roman"/>
                <w:b w:val="0"/>
                <w:bCs w:val="0"/>
              </w:rPr>
              <w:t>Project Administration</w:t>
            </w:r>
            <w:bookmarkEnd w:id="1060"/>
            <w:bookmarkEnd w:id="1061"/>
            <w:bookmarkEnd w:id="1062"/>
            <w:bookmarkEnd w:id="1063"/>
          </w:p>
        </w:tc>
        <w:tc>
          <w:tcPr>
            <w:tcW w:w="6720" w:type="dxa"/>
          </w:tcPr>
          <w:p w14:paraId="7DA98397">
            <w:pPr>
              <w:numPr>
                <w:ilvl w:val="1"/>
                <w:numId w:val="104"/>
              </w:numPr>
              <w:tabs>
                <w:tab w:val="left" w:pos="792"/>
                <w:tab w:val="left" w:pos="1080"/>
                <w:tab w:val="left" w:pos="1350"/>
              </w:tabs>
              <w:spacing w:before="120" w:after="120"/>
              <w:jc w:val="both"/>
              <w:rPr>
                <w:rFonts w:ascii="Times New Roman" w:hAnsi="Times New Roman" w:cs="Times New Roman"/>
                <w:lang w:val="en-GB"/>
              </w:rPr>
            </w:pPr>
            <w:r>
              <w:rPr>
                <w:rFonts w:ascii="Times New Roman" w:hAnsi="Times New Roman" w:cs="Times New Roman"/>
                <w:u w:val="single"/>
                <w:lang w:val="en-GB"/>
              </w:rPr>
              <w:t>Client’s Representative</w:t>
            </w:r>
          </w:p>
          <w:p w14:paraId="6B2A356F">
            <w:pPr>
              <w:spacing w:before="120" w:after="120"/>
              <w:ind w:left="492"/>
              <w:jc w:val="both"/>
              <w:rPr>
                <w:rFonts w:ascii="Times New Roman" w:hAnsi="Times New Roman" w:cs="Times New Roman"/>
                <w:lang w:val="en-GB"/>
              </w:rPr>
            </w:pPr>
            <w:r>
              <w:rPr>
                <w:rFonts w:ascii="Times New Roman" w:hAnsi="Times New Roman" w:cs="Times New Roman"/>
                <w:lang w:val="en-GB"/>
              </w:rPr>
              <w:t>The Client representative, as indicated in Annex A, shall be responsible for the coordination of all activities under the Contract, for receiving and approving invoices for payment, and for acceptance of the deliverables by the Client.</w:t>
            </w:r>
          </w:p>
        </w:tc>
      </w:tr>
      <w:tr w14:paraId="1B20095F">
        <w:tblPrEx>
          <w:tblCellMar>
            <w:top w:w="0" w:type="dxa"/>
            <w:left w:w="108" w:type="dxa"/>
            <w:bottom w:w="0" w:type="dxa"/>
            <w:right w:w="108" w:type="dxa"/>
          </w:tblCellMar>
        </w:tblPrEx>
        <w:tc>
          <w:tcPr>
            <w:tcW w:w="2290" w:type="dxa"/>
          </w:tcPr>
          <w:p w14:paraId="2FEE298E">
            <w:pPr>
              <w:spacing w:before="120" w:after="120"/>
              <w:rPr>
                <w:rStyle w:val="82"/>
                <w:rFonts w:ascii="Times New Roman" w:hAnsi="Times New Roman" w:cs="Times New Roman"/>
                <w:b w:val="0"/>
                <w:bCs w:val="0"/>
              </w:rPr>
            </w:pPr>
          </w:p>
        </w:tc>
        <w:tc>
          <w:tcPr>
            <w:tcW w:w="6720" w:type="dxa"/>
          </w:tcPr>
          <w:p w14:paraId="5EBCF4AA">
            <w:pPr>
              <w:widowControl w:val="0"/>
              <w:numPr>
                <w:ilvl w:val="1"/>
                <w:numId w:val="104"/>
              </w:numPr>
              <w:spacing w:before="120" w:after="120"/>
              <w:jc w:val="both"/>
              <w:rPr>
                <w:rFonts w:ascii="Times New Roman" w:hAnsi="Times New Roman" w:cs="Times New Roman"/>
                <w:u w:val="single"/>
                <w:lang w:val="en-GB"/>
              </w:rPr>
            </w:pPr>
            <w:r>
              <w:rPr>
                <w:rFonts w:ascii="Times New Roman" w:hAnsi="Times New Roman" w:cs="Times New Roman"/>
                <w:u w:val="single"/>
                <w:lang w:val="en-GB"/>
              </w:rPr>
              <w:t>Reports</w:t>
            </w:r>
          </w:p>
          <w:p w14:paraId="120313EC">
            <w:pPr>
              <w:spacing w:before="120" w:after="120"/>
              <w:ind w:left="492"/>
              <w:jc w:val="both"/>
              <w:rPr>
                <w:rFonts w:ascii="Times New Roman" w:hAnsi="Times New Roman" w:cs="Times New Roman"/>
                <w:lang w:val="en-GB"/>
              </w:rPr>
            </w:pPr>
            <w:r>
              <w:rPr>
                <w:rFonts w:ascii="Times New Roman" w:hAnsi="Times New Roman" w:cs="Times New Roman"/>
              </w:rPr>
              <w:t>During the course of the assignment, the Consultant shall submit to the Client</w:t>
            </w:r>
            <w:r>
              <w:rPr>
                <w:rFonts w:ascii="Times New Roman" w:hAnsi="Times New Roman" w:cs="Times New Roman"/>
                <w:lang w:val="en-GB"/>
              </w:rPr>
              <w:t xml:space="preserve"> reports as listed in Annex B, which shall be computer composed, and will constitute the basis for the payments to be made under Clause 3.</w:t>
            </w:r>
          </w:p>
        </w:tc>
      </w:tr>
      <w:tr w14:paraId="677D0316">
        <w:tblPrEx>
          <w:tblCellMar>
            <w:top w:w="0" w:type="dxa"/>
            <w:left w:w="108" w:type="dxa"/>
            <w:bottom w:w="0" w:type="dxa"/>
            <w:right w:w="108" w:type="dxa"/>
          </w:tblCellMar>
        </w:tblPrEx>
        <w:tc>
          <w:tcPr>
            <w:tcW w:w="2290" w:type="dxa"/>
          </w:tcPr>
          <w:p w14:paraId="371443AD">
            <w:pPr>
              <w:pStyle w:val="5"/>
              <w:numPr>
                <w:ilvl w:val="0"/>
                <w:numId w:val="90"/>
              </w:numPr>
              <w:spacing w:before="120" w:after="120"/>
              <w:rPr>
                <w:rStyle w:val="82"/>
                <w:rFonts w:ascii="Times New Roman" w:hAnsi="Times New Roman" w:cs="Times New Roman"/>
                <w:b w:val="0"/>
                <w:bCs w:val="0"/>
              </w:rPr>
            </w:pPr>
            <w:bookmarkStart w:id="1064" w:name="_Toc52005785"/>
            <w:bookmarkStart w:id="1065" w:name="_Toc506545812"/>
            <w:bookmarkStart w:id="1066" w:name="_Toc79817730"/>
            <w:bookmarkStart w:id="1067" w:name="_Toc79817634"/>
            <w:r>
              <w:rPr>
                <w:rStyle w:val="82"/>
                <w:rFonts w:ascii="Times New Roman" w:hAnsi="Times New Roman" w:cs="Times New Roman"/>
                <w:b w:val="0"/>
                <w:bCs w:val="0"/>
              </w:rPr>
              <w:t>Performance Standard</w:t>
            </w:r>
            <w:bookmarkEnd w:id="1064"/>
            <w:bookmarkEnd w:id="1065"/>
            <w:bookmarkEnd w:id="1066"/>
            <w:bookmarkEnd w:id="1067"/>
          </w:p>
        </w:tc>
        <w:tc>
          <w:tcPr>
            <w:tcW w:w="6720" w:type="dxa"/>
          </w:tcPr>
          <w:p w14:paraId="1F75063D">
            <w:pPr>
              <w:widowControl w:val="0"/>
              <w:numPr>
                <w:ilvl w:val="0"/>
                <w:numId w:val="105"/>
              </w:numPr>
              <w:tabs>
                <w:tab w:val="left" w:pos="720"/>
                <w:tab w:val="left" w:pos="1350"/>
              </w:tabs>
              <w:spacing w:before="120" w:after="120"/>
              <w:jc w:val="both"/>
              <w:rPr>
                <w:rFonts w:ascii="Times New Roman" w:hAnsi="Times New Roman" w:cs="Times New Roman"/>
                <w:lang w:val="en-GB"/>
              </w:rPr>
            </w:pPr>
            <w:r>
              <w:rPr>
                <w:rFonts w:ascii="Times New Roman" w:hAnsi="Times New Roman" w:cs="Times New Roman"/>
                <w:lang w:val="en-GB"/>
              </w:rPr>
              <w:t>The Consultant undertakes to perform the Services with the highest standards of professional and ethical competence and integrity.</w:t>
            </w:r>
          </w:p>
        </w:tc>
      </w:tr>
      <w:tr w14:paraId="613C08E3">
        <w:tblPrEx>
          <w:tblCellMar>
            <w:top w:w="0" w:type="dxa"/>
            <w:left w:w="108" w:type="dxa"/>
            <w:bottom w:w="0" w:type="dxa"/>
            <w:right w:w="108" w:type="dxa"/>
          </w:tblCellMar>
        </w:tblPrEx>
        <w:tc>
          <w:tcPr>
            <w:tcW w:w="2290" w:type="dxa"/>
          </w:tcPr>
          <w:p w14:paraId="41EC5449">
            <w:pPr>
              <w:spacing w:before="120" w:after="120"/>
              <w:rPr>
                <w:rStyle w:val="82"/>
                <w:rFonts w:ascii="Times New Roman" w:hAnsi="Times New Roman" w:cs="Times New Roman"/>
                <w:b w:val="0"/>
                <w:bCs w:val="0"/>
              </w:rPr>
            </w:pPr>
          </w:p>
        </w:tc>
        <w:tc>
          <w:tcPr>
            <w:tcW w:w="6720" w:type="dxa"/>
          </w:tcPr>
          <w:p w14:paraId="226A4093">
            <w:pPr>
              <w:widowControl w:val="0"/>
              <w:numPr>
                <w:ilvl w:val="0"/>
                <w:numId w:val="105"/>
              </w:numPr>
              <w:tabs>
                <w:tab w:val="left" w:pos="720"/>
                <w:tab w:val="left" w:pos="1350"/>
              </w:tabs>
              <w:spacing w:before="120" w:after="120"/>
              <w:jc w:val="both"/>
              <w:rPr>
                <w:rFonts w:ascii="Times New Roman" w:hAnsi="Times New Roman" w:cs="Times New Roman"/>
                <w:lang w:val="en-GB"/>
              </w:rPr>
            </w:pPr>
            <w:r>
              <w:rPr>
                <w:rFonts w:ascii="Times New Roman" w:hAnsi="Times New Roman" w:cs="Times New Roman"/>
              </w:rPr>
              <w:t>At all times he/she shall act with appropriate propriety and discretion and he/she shall refrain from engaging in any political activity.</w:t>
            </w:r>
          </w:p>
        </w:tc>
      </w:tr>
      <w:tr w14:paraId="548A7FE9">
        <w:tblPrEx>
          <w:tblCellMar>
            <w:top w:w="0" w:type="dxa"/>
            <w:left w:w="108" w:type="dxa"/>
            <w:bottom w:w="0" w:type="dxa"/>
            <w:right w:w="108" w:type="dxa"/>
          </w:tblCellMar>
        </w:tblPrEx>
        <w:tc>
          <w:tcPr>
            <w:tcW w:w="2290" w:type="dxa"/>
          </w:tcPr>
          <w:p w14:paraId="572DE33A">
            <w:pPr>
              <w:pStyle w:val="5"/>
              <w:numPr>
                <w:ilvl w:val="0"/>
                <w:numId w:val="90"/>
              </w:numPr>
              <w:spacing w:before="120" w:after="120"/>
              <w:rPr>
                <w:rStyle w:val="82"/>
                <w:rFonts w:ascii="Times New Roman" w:hAnsi="Times New Roman" w:cs="Times New Roman"/>
                <w:b w:val="0"/>
                <w:bCs w:val="0"/>
              </w:rPr>
            </w:pPr>
            <w:bookmarkStart w:id="1068" w:name="_Toc79817635"/>
            <w:bookmarkStart w:id="1069" w:name="_Toc79817731"/>
            <w:bookmarkStart w:id="1070" w:name="_Toc506545813"/>
            <w:bookmarkStart w:id="1071" w:name="_Toc52005786"/>
            <w:r>
              <w:rPr>
                <w:rStyle w:val="82"/>
                <w:rFonts w:ascii="Times New Roman" w:hAnsi="Times New Roman" w:cs="Times New Roman"/>
                <w:b w:val="0"/>
                <w:bCs w:val="0"/>
              </w:rPr>
              <w:t>Confidentiality</w:t>
            </w:r>
            <w:bookmarkEnd w:id="1068"/>
            <w:bookmarkEnd w:id="1069"/>
            <w:bookmarkEnd w:id="1070"/>
            <w:bookmarkEnd w:id="1071"/>
          </w:p>
        </w:tc>
        <w:tc>
          <w:tcPr>
            <w:tcW w:w="6720" w:type="dxa"/>
          </w:tcPr>
          <w:p w14:paraId="1672FE17">
            <w:pPr>
              <w:widowControl w:val="0"/>
              <w:numPr>
                <w:ilvl w:val="0"/>
                <w:numId w:val="106"/>
              </w:numPr>
              <w:tabs>
                <w:tab w:val="left" w:pos="720"/>
                <w:tab w:val="left" w:pos="1350"/>
              </w:tabs>
              <w:spacing w:before="120" w:after="120"/>
              <w:jc w:val="both"/>
              <w:rPr>
                <w:rFonts w:ascii="Times New Roman" w:hAnsi="Times New Roman" w:cs="Times New Roman"/>
                <w:lang w:val="en-GB"/>
              </w:rPr>
            </w:pPr>
            <w:r>
              <w:rPr>
                <w:rFonts w:ascii="Times New Roman" w:hAnsi="Times New Roman" w:cs="Times New Roman"/>
                <w:lang w:val="en-GB"/>
              </w:rPr>
              <w:t>The Consultant shall not, during the term of this Contract and within two years after its expiration, disclose any proprietary or confidential information relating to the Services, this Contract or the Client’s business or operations without the prior written consent of the Client.</w:t>
            </w:r>
          </w:p>
        </w:tc>
      </w:tr>
      <w:tr w14:paraId="7192B519">
        <w:tblPrEx>
          <w:tblCellMar>
            <w:top w:w="0" w:type="dxa"/>
            <w:left w:w="108" w:type="dxa"/>
            <w:bottom w:w="0" w:type="dxa"/>
            <w:right w:w="108" w:type="dxa"/>
          </w:tblCellMar>
        </w:tblPrEx>
        <w:tc>
          <w:tcPr>
            <w:tcW w:w="2290" w:type="dxa"/>
          </w:tcPr>
          <w:p w14:paraId="6059F964">
            <w:pPr>
              <w:pStyle w:val="5"/>
              <w:numPr>
                <w:ilvl w:val="0"/>
                <w:numId w:val="90"/>
              </w:numPr>
              <w:spacing w:before="120" w:after="120"/>
              <w:rPr>
                <w:rStyle w:val="82"/>
                <w:rFonts w:ascii="Times New Roman" w:hAnsi="Times New Roman" w:cs="Times New Roman"/>
                <w:b w:val="0"/>
                <w:bCs w:val="0"/>
              </w:rPr>
            </w:pPr>
            <w:bookmarkStart w:id="1072" w:name="_Toc79817636"/>
            <w:bookmarkStart w:id="1073" w:name="_Toc52005787"/>
            <w:bookmarkStart w:id="1074" w:name="_Toc79817732"/>
            <w:bookmarkStart w:id="1075" w:name="_Toc506545814"/>
            <w:r>
              <w:rPr>
                <w:rStyle w:val="82"/>
                <w:rFonts w:ascii="Times New Roman" w:hAnsi="Times New Roman" w:cs="Times New Roman"/>
                <w:b w:val="0"/>
                <w:bCs w:val="0"/>
              </w:rPr>
              <w:t>Consultant’s Obligations</w:t>
            </w:r>
            <w:bookmarkEnd w:id="1072"/>
            <w:bookmarkEnd w:id="1073"/>
            <w:bookmarkEnd w:id="1074"/>
            <w:bookmarkEnd w:id="1075"/>
          </w:p>
        </w:tc>
        <w:tc>
          <w:tcPr>
            <w:tcW w:w="6720" w:type="dxa"/>
          </w:tcPr>
          <w:p w14:paraId="76C152CF">
            <w:pPr>
              <w:numPr>
                <w:ilvl w:val="0"/>
                <w:numId w:val="107"/>
              </w:numPr>
              <w:spacing w:before="120" w:after="120"/>
              <w:jc w:val="both"/>
              <w:rPr>
                <w:rFonts w:ascii="Times New Roman" w:hAnsi="Times New Roman" w:cs="Times New Roman"/>
              </w:rPr>
            </w:pPr>
            <w:r>
              <w:rPr>
                <w:rFonts w:ascii="Times New Roman" w:hAnsi="Times New Roman" w:cs="Times New Roman"/>
              </w:rPr>
              <w:t xml:space="preserve">After the termination of the engagement the Consultant shall continue to cooperate with the client to such reasonable extent as may be necessary to clarify or explain any reports or recommendations made by him/her. </w:t>
            </w:r>
          </w:p>
        </w:tc>
      </w:tr>
      <w:tr w14:paraId="0059A951">
        <w:tblPrEx>
          <w:tblCellMar>
            <w:top w:w="0" w:type="dxa"/>
            <w:left w:w="108" w:type="dxa"/>
            <w:bottom w:w="0" w:type="dxa"/>
            <w:right w:w="108" w:type="dxa"/>
          </w:tblCellMar>
        </w:tblPrEx>
        <w:tc>
          <w:tcPr>
            <w:tcW w:w="2290" w:type="dxa"/>
          </w:tcPr>
          <w:p w14:paraId="243A817C">
            <w:pPr>
              <w:spacing w:before="120" w:after="120"/>
              <w:rPr>
                <w:rStyle w:val="82"/>
                <w:rFonts w:ascii="Times New Roman" w:hAnsi="Times New Roman" w:cs="Times New Roman"/>
                <w:b w:val="0"/>
                <w:bCs w:val="0"/>
              </w:rPr>
            </w:pPr>
          </w:p>
        </w:tc>
        <w:tc>
          <w:tcPr>
            <w:tcW w:w="6720" w:type="dxa"/>
          </w:tcPr>
          <w:p w14:paraId="73864032">
            <w:pPr>
              <w:numPr>
                <w:ilvl w:val="0"/>
                <w:numId w:val="107"/>
              </w:numPr>
              <w:spacing w:before="120" w:after="120"/>
              <w:jc w:val="both"/>
              <w:rPr>
                <w:rFonts w:ascii="Times New Roman" w:hAnsi="Times New Roman" w:cs="Times New Roman"/>
              </w:rPr>
            </w:pPr>
            <w:r>
              <w:rPr>
                <w:rFonts w:ascii="Times New Roman" w:hAnsi="Times New Roman" w:cs="Times New Roman"/>
              </w:rPr>
              <w:t>The Consultant shall have no authority to commit the Client in any way whatsoever, and shall make this clear as circumstances warrant.</w:t>
            </w:r>
          </w:p>
        </w:tc>
      </w:tr>
      <w:tr w14:paraId="01EA3C9F">
        <w:tblPrEx>
          <w:tblCellMar>
            <w:top w:w="0" w:type="dxa"/>
            <w:left w:w="108" w:type="dxa"/>
            <w:bottom w:w="0" w:type="dxa"/>
            <w:right w:w="108" w:type="dxa"/>
          </w:tblCellMar>
        </w:tblPrEx>
        <w:tc>
          <w:tcPr>
            <w:tcW w:w="2290" w:type="dxa"/>
          </w:tcPr>
          <w:p w14:paraId="0AC13250">
            <w:pPr>
              <w:spacing w:before="120" w:after="120"/>
              <w:rPr>
                <w:rStyle w:val="82"/>
                <w:rFonts w:ascii="Times New Roman" w:hAnsi="Times New Roman" w:cs="Times New Roman"/>
                <w:b w:val="0"/>
                <w:bCs w:val="0"/>
              </w:rPr>
            </w:pPr>
          </w:p>
        </w:tc>
        <w:tc>
          <w:tcPr>
            <w:tcW w:w="6720" w:type="dxa"/>
          </w:tcPr>
          <w:p w14:paraId="30B3EF25">
            <w:pPr>
              <w:widowControl w:val="0"/>
              <w:numPr>
                <w:ilvl w:val="0"/>
                <w:numId w:val="107"/>
              </w:numPr>
              <w:tabs>
                <w:tab w:val="left" w:pos="720"/>
                <w:tab w:val="left" w:pos="1350"/>
              </w:tabs>
              <w:spacing w:before="120" w:after="120"/>
              <w:jc w:val="both"/>
              <w:rPr>
                <w:rFonts w:ascii="Times New Roman" w:hAnsi="Times New Roman" w:cs="Times New Roman"/>
              </w:rPr>
            </w:pPr>
            <w:r>
              <w:rPr>
                <w:rFonts w:ascii="Times New Roman" w:hAnsi="Times New Roman" w:cs="Times New Roman"/>
              </w:rPr>
              <w:t xml:space="preserve">The Consultant shall report immediately to the Client any accident or injury and any damage to the property of the Client or to the property or person of any third parties occurring in or arising out of the performance of the Services and any act, matter or thing which within his/her knowledge may have caused such accident or injury. </w:t>
            </w:r>
          </w:p>
        </w:tc>
      </w:tr>
      <w:tr w14:paraId="1BBA1AFC">
        <w:tblPrEx>
          <w:tblCellMar>
            <w:top w:w="0" w:type="dxa"/>
            <w:left w:w="108" w:type="dxa"/>
            <w:bottom w:w="0" w:type="dxa"/>
            <w:right w:w="108" w:type="dxa"/>
          </w:tblCellMar>
        </w:tblPrEx>
        <w:tc>
          <w:tcPr>
            <w:tcW w:w="2290" w:type="dxa"/>
          </w:tcPr>
          <w:p w14:paraId="1224505B">
            <w:pPr>
              <w:spacing w:before="120" w:after="120"/>
              <w:rPr>
                <w:rStyle w:val="82"/>
                <w:rFonts w:ascii="Times New Roman" w:hAnsi="Times New Roman" w:cs="Times New Roman"/>
                <w:b w:val="0"/>
                <w:bCs w:val="0"/>
              </w:rPr>
            </w:pPr>
          </w:p>
        </w:tc>
        <w:tc>
          <w:tcPr>
            <w:tcW w:w="6720" w:type="dxa"/>
          </w:tcPr>
          <w:p w14:paraId="162B71D1">
            <w:pPr>
              <w:numPr>
                <w:ilvl w:val="0"/>
                <w:numId w:val="107"/>
              </w:numPr>
              <w:spacing w:before="120" w:after="120"/>
              <w:jc w:val="both"/>
              <w:rPr>
                <w:rFonts w:ascii="Times New Roman" w:hAnsi="Times New Roman" w:cs="Times New Roman"/>
              </w:rPr>
            </w:pPr>
            <w:r>
              <w:rPr>
                <w:rFonts w:ascii="Times New Roman" w:hAnsi="Times New Roman" w:cs="Times New Roman"/>
              </w:rPr>
              <w:t>The Consultant shall also report immediately to the Client any circumstances or events which might reasonably be expected to hinder or prejudice the performance of the Services.</w:t>
            </w:r>
          </w:p>
        </w:tc>
      </w:tr>
      <w:tr w14:paraId="77B6EECA">
        <w:tblPrEx>
          <w:tblCellMar>
            <w:top w:w="0" w:type="dxa"/>
            <w:left w:w="108" w:type="dxa"/>
            <w:bottom w:w="0" w:type="dxa"/>
            <w:right w:w="108" w:type="dxa"/>
          </w:tblCellMar>
        </w:tblPrEx>
        <w:tc>
          <w:tcPr>
            <w:tcW w:w="2290" w:type="dxa"/>
          </w:tcPr>
          <w:p w14:paraId="4DA9EC48">
            <w:pPr>
              <w:pStyle w:val="5"/>
              <w:numPr>
                <w:ilvl w:val="0"/>
                <w:numId w:val="90"/>
              </w:numPr>
              <w:spacing w:before="120" w:after="120"/>
              <w:rPr>
                <w:rStyle w:val="82"/>
                <w:rFonts w:ascii="Times New Roman" w:hAnsi="Times New Roman" w:cs="Times New Roman"/>
                <w:b w:val="0"/>
                <w:bCs w:val="0"/>
              </w:rPr>
            </w:pPr>
            <w:bookmarkStart w:id="1076" w:name="_Toc79817637"/>
            <w:bookmarkStart w:id="1077" w:name="_Toc506545815"/>
            <w:bookmarkStart w:id="1078" w:name="_Toc79817733"/>
            <w:bookmarkStart w:id="1079" w:name="_Toc52005788"/>
            <w:r>
              <w:rPr>
                <w:rStyle w:val="82"/>
                <w:rFonts w:ascii="Times New Roman" w:hAnsi="Times New Roman" w:cs="Times New Roman"/>
                <w:b w:val="0"/>
                <w:bCs w:val="0"/>
              </w:rPr>
              <w:t>Ownership of Material</w:t>
            </w:r>
            <w:bookmarkEnd w:id="1076"/>
            <w:bookmarkEnd w:id="1077"/>
            <w:bookmarkEnd w:id="1078"/>
            <w:bookmarkEnd w:id="1079"/>
          </w:p>
        </w:tc>
        <w:tc>
          <w:tcPr>
            <w:tcW w:w="6720" w:type="dxa"/>
          </w:tcPr>
          <w:p w14:paraId="0ADA673B">
            <w:pPr>
              <w:widowControl w:val="0"/>
              <w:numPr>
                <w:ilvl w:val="0"/>
                <w:numId w:val="108"/>
              </w:numPr>
              <w:tabs>
                <w:tab w:val="left" w:pos="720"/>
                <w:tab w:val="left" w:pos="1080"/>
                <w:tab w:val="left" w:pos="1350"/>
              </w:tabs>
              <w:spacing w:before="120" w:after="120"/>
              <w:jc w:val="both"/>
              <w:rPr>
                <w:rFonts w:ascii="Times New Roman" w:hAnsi="Times New Roman" w:cs="Times New Roman"/>
                <w:lang w:val="en-GB"/>
              </w:rPr>
            </w:pPr>
            <w:r>
              <w:rPr>
                <w:rFonts w:ascii="Times New Roman" w:hAnsi="Times New Roman" w:cs="Times New Roman"/>
                <w:lang w:val="en-GB"/>
              </w:rPr>
              <w:t>Any studies, reports or other material, graphic, software or otherwise, prepared by the Consultant for the Client under the Contract shall belong to and remain the property of the Client. The Consultant may retain a copy of such documents and software, with written approval of the Client.</w:t>
            </w:r>
          </w:p>
        </w:tc>
      </w:tr>
      <w:tr w14:paraId="7E9A2DC1">
        <w:tblPrEx>
          <w:tblCellMar>
            <w:top w:w="0" w:type="dxa"/>
            <w:left w:w="108" w:type="dxa"/>
            <w:bottom w:w="0" w:type="dxa"/>
            <w:right w:w="108" w:type="dxa"/>
          </w:tblCellMar>
        </w:tblPrEx>
        <w:tc>
          <w:tcPr>
            <w:tcW w:w="2290" w:type="dxa"/>
          </w:tcPr>
          <w:p w14:paraId="3FF3A99A">
            <w:pPr>
              <w:spacing w:before="120" w:after="120"/>
              <w:rPr>
                <w:rStyle w:val="82"/>
                <w:rFonts w:ascii="Times New Roman" w:hAnsi="Times New Roman" w:cs="Times New Roman"/>
                <w:b w:val="0"/>
                <w:bCs w:val="0"/>
              </w:rPr>
            </w:pPr>
          </w:p>
        </w:tc>
        <w:tc>
          <w:tcPr>
            <w:tcW w:w="6720" w:type="dxa"/>
          </w:tcPr>
          <w:p w14:paraId="01BE5A48">
            <w:pPr>
              <w:widowControl w:val="0"/>
              <w:numPr>
                <w:ilvl w:val="0"/>
                <w:numId w:val="108"/>
              </w:numPr>
              <w:tabs>
                <w:tab w:val="left" w:pos="720"/>
                <w:tab w:val="left" w:pos="1080"/>
                <w:tab w:val="left" w:pos="1350"/>
              </w:tabs>
              <w:spacing w:before="120" w:after="120"/>
              <w:jc w:val="both"/>
              <w:rPr>
                <w:rFonts w:ascii="Times New Roman" w:hAnsi="Times New Roman" w:cs="Times New Roman"/>
                <w:lang w:val="en-GB"/>
              </w:rPr>
            </w:pPr>
            <w:r>
              <w:rPr>
                <w:rFonts w:ascii="Times New Roman" w:hAnsi="Times New Roman" w:cs="Times New Roman"/>
                <w:lang w:val="en-GB"/>
              </w:rPr>
              <w:t>The Consultant shall not use these documents and software for purposes unrelated to this Contract without the prior written approval of the Client.</w:t>
            </w:r>
          </w:p>
        </w:tc>
      </w:tr>
      <w:tr w14:paraId="4FEB5D11">
        <w:tblPrEx>
          <w:tblCellMar>
            <w:top w:w="0" w:type="dxa"/>
            <w:left w:w="108" w:type="dxa"/>
            <w:bottom w:w="0" w:type="dxa"/>
            <w:right w:w="108" w:type="dxa"/>
          </w:tblCellMar>
        </w:tblPrEx>
        <w:tc>
          <w:tcPr>
            <w:tcW w:w="2290" w:type="dxa"/>
          </w:tcPr>
          <w:p w14:paraId="7BDA4EC1">
            <w:pPr>
              <w:pStyle w:val="5"/>
              <w:numPr>
                <w:ilvl w:val="0"/>
                <w:numId w:val="90"/>
              </w:numPr>
              <w:spacing w:before="120" w:after="120"/>
              <w:rPr>
                <w:rStyle w:val="82"/>
                <w:rFonts w:ascii="Times New Roman" w:hAnsi="Times New Roman" w:cs="Times New Roman"/>
                <w:b w:val="0"/>
                <w:bCs w:val="0"/>
              </w:rPr>
            </w:pPr>
            <w:bookmarkStart w:id="1080" w:name="_Toc79817734"/>
            <w:bookmarkStart w:id="1081" w:name="_Toc506545816"/>
            <w:bookmarkStart w:id="1082" w:name="_Toc52005789"/>
            <w:bookmarkStart w:id="1083" w:name="_Toc79817638"/>
            <w:r>
              <w:rPr>
                <w:rStyle w:val="82"/>
                <w:rFonts w:ascii="Times New Roman" w:hAnsi="Times New Roman" w:cs="Times New Roman"/>
                <w:b w:val="0"/>
                <w:bCs w:val="0"/>
              </w:rPr>
              <w:t>Consultant Not to be Engaged in Certain Activities</w:t>
            </w:r>
            <w:bookmarkEnd w:id="1080"/>
            <w:bookmarkEnd w:id="1081"/>
            <w:bookmarkEnd w:id="1082"/>
            <w:bookmarkEnd w:id="1083"/>
          </w:p>
        </w:tc>
        <w:tc>
          <w:tcPr>
            <w:tcW w:w="6720" w:type="dxa"/>
          </w:tcPr>
          <w:p w14:paraId="010C4CCF">
            <w:pPr>
              <w:widowControl w:val="0"/>
              <w:numPr>
                <w:ilvl w:val="0"/>
                <w:numId w:val="109"/>
              </w:numPr>
              <w:tabs>
                <w:tab w:val="left" w:pos="720"/>
                <w:tab w:val="left" w:pos="1080"/>
                <w:tab w:val="left" w:pos="1350"/>
              </w:tabs>
              <w:spacing w:before="120" w:after="120"/>
              <w:jc w:val="both"/>
              <w:rPr>
                <w:rFonts w:ascii="Times New Roman" w:hAnsi="Times New Roman" w:cs="Times New Roman"/>
                <w:lang w:val="en-GB"/>
              </w:rPr>
            </w:pPr>
            <w:r>
              <w:rPr>
                <w:rFonts w:ascii="Times New Roman" w:hAnsi="Times New Roman" w:cs="Times New Roman"/>
                <w:lang w:val="en-GB"/>
              </w:rPr>
              <w:t>The Consultant agrees that, during the term of this Contract and after its termination, the Consultant shall be disqualified from providing goods, works or Services (other than the Services or any continuation thereof) for any project resulting from or closely related to the Services.</w:t>
            </w:r>
          </w:p>
        </w:tc>
      </w:tr>
      <w:tr w14:paraId="199EEDE8">
        <w:tblPrEx>
          <w:tblCellMar>
            <w:top w:w="0" w:type="dxa"/>
            <w:left w:w="108" w:type="dxa"/>
            <w:bottom w:w="0" w:type="dxa"/>
            <w:right w:w="108" w:type="dxa"/>
          </w:tblCellMar>
        </w:tblPrEx>
        <w:trPr>
          <w:trHeight w:val="360" w:hRule="atLeast"/>
        </w:trPr>
        <w:tc>
          <w:tcPr>
            <w:tcW w:w="2290" w:type="dxa"/>
          </w:tcPr>
          <w:p w14:paraId="135E340A">
            <w:pPr>
              <w:pStyle w:val="5"/>
              <w:numPr>
                <w:ilvl w:val="0"/>
                <w:numId w:val="90"/>
              </w:numPr>
              <w:spacing w:before="120" w:after="120"/>
              <w:rPr>
                <w:rStyle w:val="82"/>
                <w:rFonts w:ascii="Times New Roman" w:hAnsi="Times New Roman" w:cs="Times New Roman"/>
                <w:b w:val="0"/>
                <w:bCs w:val="0"/>
              </w:rPr>
            </w:pPr>
            <w:bookmarkStart w:id="1084" w:name="_Toc506545817"/>
            <w:bookmarkStart w:id="1085" w:name="_Toc52005790"/>
            <w:bookmarkStart w:id="1086" w:name="_Toc79817735"/>
            <w:bookmarkStart w:id="1087" w:name="_Toc79817639"/>
            <w:r>
              <w:rPr>
                <w:rStyle w:val="82"/>
                <w:rFonts w:ascii="Times New Roman" w:hAnsi="Times New Roman" w:cs="Times New Roman"/>
                <w:b w:val="0"/>
                <w:bCs w:val="0"/>
              </w:rPr>
              <w:t>Relationship of the Parties</w:t>
            </w:r>
            <w:bookmarkEnd w:id="1084"/>
            <w:bookmarkEnd w:id="1085"/>
            <w:bookmarkEnd w:id="1086"/>
            <w:bookmarkEnd w:id="1087"/>
          </w:p>
        </w:tc>
        <w:tc>
          <w:tcPr>
            <w:tcW w:w="6720" w:type="dxa"/>
          </w:tcPr>
          <w:p w14:paraId="1FFF20ED">
            <w:pPr>
              <w:widowControl w:val="0"/>
              <w:numPr>
                <w:ilvl w:val="0"/>
                <w:numId w:val="110"/>
              </w:numPr>
              <w:spacing w:before="120" w:after="120"/>
              <w:jc w:val="both"/>
              <w:rPr>
                <w:rFonts w:ascii="Times New Roman" w:hAnsi="Times New Roman" w:cs="Times New Roman"/>
              </w:rPr>
            </w:pPr>
            <w:r>
              <w:rPr>
                <w:rFonts w:ascii="Times New Roman" w:hAnsi="Times New Roman" w:cs="Times New Roman"/>
              </w:rPr>
              <w:t>Nothing contained in these Conditions or in the Contract shall be construed as establishing or creating any relationship other than that of independent Contractor between the Client and the Consultant.</w:t>
            </w:r>
          </w:p>
        </w:tc>
      </w:tr>
      <w:tr w14:paraId="57B0A5E5">
        <w:tblPrEx>
          <w:tblCellMar>
            <w:top w:w="0" w:type="dxa"/>
            <w:left w:w="108" w:type="dxa"/>
            <w:bottom w:w="0" w:type="dxa"/>
            <w:right w:w="108" w:type="dxa"/>
          </w:tblCellMar>
        </w:tblPrEx>
        <w:tc>
          <w:tcPr>
            <w:tcW w:w="2290" w:type="dxa"/>
          </w:tcPr>
          <w:p w14:paraId="01198D8A">
            <w:pPr>
              <w:pStyle w:val="5"/>
              <w:numPr>
                <w:ilvl w:val="0"/>
                <w:numId w:val="90"/>
              </w:numPr>
              <w:spacing w:before="120" w:after="120"/>
              <w:rPr>
                <w:rStyle w:val="82"/>
                <w:rFonts w:ascii="Times New Roman" w:hAnsi="Times New Roman" w:cs="Times New Roman"/>
                <w:b w:val="0"/>
                <w:bCs w:val="0"/>
              </w:rPr>
            </w:pPr>
            <w:bookmarkStart w:id="1088" w:name="_Toc52005791"/>
            <w:bookmarkStart w:id="1089" w:name="_Toc79817736"/>
            <w:bookmarkStart w:id="1090" w:name="_Toc506545818"/>
            <w:bookmarkStart w:id="1091" w:name="_Toc79817640"/>
            <w:r>
              <w:rPr>
                <w:rStyle w:val="82"/>
                <w:rFonts w:ascii="Times New Roman" w:hAnsi="Times New Roman" w:cs="Times New Roman"/>
                <w:b w:val="0"/>
                <w:bCs w:val="0"/>
              </w:rPr>
              <w:t>Contractual Ethics</w:t>
            </w:r>
            <w:bookmarkEnd w:id="1088"/>
            <w:bookmarkEnd w:id="1089"/>
            <w:bookmarkEnd w:id="1090"/>
            <w:bookmarkEnd w:id="1091"/>
          </w:p>
        </w:tc>
        <w:tc>
          <w:tcPr>
            <w:tcW w:w="6720" w:type="dxa"/>
          </w:tcPr>
          <w:p w14:paraId="4C5799B6">
            <w:pPr>
              <w:widowControl w:val="0"/>
              <w:numPr>
                <w:ilvl w:val="0"/>
                <w:numId w:val="111"/>
              </w:numPr>
              <w:spacing w:before="120" w:after="120"/>
              <w:jc w:val="both"/>
              <w:rPr>
                <w:rFonts w:ascii="Times New Roman" w:hAnsi="Times New Roman" w:cs="Times New Roman"/>
              </w:rPr>
            </w:pPr>
            <w:r>
              <w:rPr>
                <w:rFonts w:ascii="Times New Roman" w:hAnsi="Times New Roman" w:cs="Times New Roman"/>
              </w:rPr>
              <w:t>No fees, gratuities, rebates, gifts, commissions or other payments, other than those shown in the proposal or the Contract, have been given or received in connection with the selection process or in the Contract execution.</w:t>
            </w:r>
          </w:p>
        </w:tc>
      </w:tr>
      <w:tr w14:paraId="0D197CE7">
        <w:tblPrEx>
          <w:tblCellMar>
            <w:top w:w="0" w:type="dxa"/>
            <w:left w:w="108" w:type="dxa"/>
            <w:bottom w:w="0" w:type="dxa"/>
            <w:right w:w="108" w:type="dxa"/>
          </w:tblCellMar>
        </w:tblPrEx>
        <w:tc>
          <w:tcPr>
            <w:tcW w:w="2290" w:type="dxa"/>
          </w:tcPr>
          <w:p w14:paraId="2ED93223">
            <w:pPr>
              <w:pStyle w:val="5"/>
              <w:numPr>
                <w:ilvl w:val="0"/>
                <w:numId w:val="90"/>
              </w:numPr>
              <w:spacing w:before="120" w:after="120"/>
              <w:rPr>
                <w:rStyle w:val="82"/>
                <w:rFonts w:ascii="Times New Roman" w:hAnsi="Times New Roman" w:cs="Times New Roman"/>
                <w:b w:val="0"/>
                <w:bCs w:val="0"/>
              </w:rPr>
            </w:pPr>
            <w:bookmarkStart w:id="1092" w:name="_Toc52005792"/>
            <w:bookmarkStart w:id="1093" w:name="_Toc79817737"/>
            <w:bookmarkStart w:id="1094" w:name="_Toc79817641"/>
            <w:bookmarkStart w:id="1095" w:name="_Toc506545819"/>
            <w:r>
              <w:rPr>
                <w:rStyle w:val="82"/>
                <w:rFonts w:ascii="Times New Roman" w:hAnsi="Times New Roman" w:cs="Times New Roman"/>
                <w:b w:val="0"/>
                <w:bCs w:val="0"/>
              </w:rPr>
              <w:t>Assignment</w:t>
            </w:r>
            <w:bookmarkEnd w:id="1092"/>
            <w:bookmarkEnd w:id="1093"/>
            <w:bookmarkEnd w:id="1094"/>
            <w:bookmarkEnd w:id="1095"/>
          </w:p>
        </w:tc>
        <w:tc>
          <w:tcPr>
            <w:tcW w:w="6720" w:type="dxa"/>
          </w:tcPr>
          <w:p w14:paraId="5D652A6D">
            <w:pPr>
              <w:widowControl w:val="0"/>
              <w:numPr>
                <w:ilvl w:val="0"/>
                <w:numId w:val="112"/>
              </w:numPr>
              <w:tabs>
                <w:tab w:val="left" w:pos="0"/>
                <w:tab w:val="left" w:pos="720"/>
                <w:tab w:val="left" w:pos="1080"/>
              </w:tabs>
              <w:spacing w:before="120" w:after="120"/>
              <w:jc w:val="both"/>
              <w:rPr>
                <w:rFonts w:ascii="Times New Roman" w:hAnsi="Times New Roman" w:cs="Times New Roman"/>
                <w:lang w:val="en-GB"/>
              </w:rPr>
            </w:pPr>
            <w:r>
              <w:rPr>
                <w:rFonts w:ascii="Times New Roman" w:hAnsi="Times New Roman" w:cs="Times New Roman"/>
                <w:lang w:val="en-GB"/>
              </w:rPr>
              <w:t>The Consultant shall not assign this Contract.</w:t>
            </w:r>
          </w:p>
        </w:tc>
      </w:tr>
      <w:tr w14:paraId="3037E1D0">
        <w:tblPrEx>
          <w:tblCellMar>
            <w:top w:w="0" w:type="dxa"/>
            <w:left w:w="108" w:type="dxa"/>
            <w:bottom w:w="0" w:type="dxa"/>
            <w:right w:w="108" w:type="dxa"/>
          </w:tblCellMar>
        </w:tblPrEx>
        <w:tc>
          <w:tcPr>
            <w:tcW w:w="2290" w:type="dxa"/>
          </w:tcPr>
          <w:p w14:paraId="25D97393">
            <w:pPr>
              <w:pStyle w:val="5"/>
              <w:numPr>
                <w:ilvl w:val="0"/>
                <w:numId w:val="90"/>
              </w:numPr>
              <w:spacing w:before="120" w:after="120"/>
              <w:rPr>
                <w:rStyle w:val="82"/>
                <w:rFonts w:ascii="Times New Roman" w:hAnsi="Times New Roman" w:cs="Times New Roman"/>
                <w:b w:val="0"/>
                <w:bCs w:val="0"/>
              </w:rPr>
            </w:pPr>
            <w:bookmarkStart w:id="1096" w:name="_Toc79817642"/>
            <w:bookmarkStart w:id="1097" w:name="_Toc52005793"/>
            <w:bookmarkStart w:id="1098" w:name="_Toc79817738"/>
            <w:bookmarkStart w:id="1099" w:name="_Toc506545820"/>
            <w:r>
              <w:rPr>
                <w:rStyle w:val="82"/>
                <w:rFonts w:ascii="Times New Roman" w:hAnsi="Times New Roman" w:cs="Times New Roman"/>
                <w:b w:val="0"/>
                <w:bCs w:val="0"/>
              </w:rPr>
              <w:t>Law Governing Contract</w:t>
            </w:r>
            <w:bookmarkEnd w:id="1096"/>
            <w:bookmarkEnd w:id="1097"/>
            <w:bookmarkEnd w:id="1098"/>
            <w:bookmarkEnd w:id="1099"/>
            <w:r>
              <w:rPr>
                <w:rStyle w:val="82"/>
                <w:rFonts w:ascii="Times New Roman" w:hAnsi="Times New Roman" w:cs="Times New Roman"/>
                <w:b w:val="0"/>
                <w:bCs w:val="0"/>
              </w:rPr>
              <w:t xml:space="preserve"> </w:t>
            </w:r>
          </w:p>
        </w:tc>
        <w:tc>
          <w:tcPr>
            <w:tcW w:w="6720" w:type="dxa"/>
          </w:tcPr>
          <w:p w14:paraId="22339716">
            <w:pPr>
              <w:widowControl w:val="0"/>
              <w:numPr>
                <w:ilvl w:val="0"/>
                <w:numId w:val="113"/>
              </w:numPr>
              <w:tabs>
                <w:tab w:val="left" w:pos="720"/>
                <w:tab w:val="left" w:pos="1080"/>
                <w:tab w:val="left" w:pos="1350"/>
              </w:tabs>
              <w:spacing w:before="120" w:after="120"/>
              <w:jc w:val="both"/>
              <w:rPr>
                <w:rFonts w:ascii="Times New Roman" w:hAnsi="Times New Roman" w:cs="Times New Roman"/>
                <w:lang w:val="en-GB"/>
              </w:rPr>
            </w:pPr>
            <w:r>
              <w:rPr>
                <w:rFonts w:ascii="Times New Roman" w:hAnsi="Times New Roman" w:cs="Times New Roman"/>
                <w:lang w:val="en-GB"/>
              </w:rPr>
              <w:t>The Contract shall be governed by the laws and any other instruments having the force of law in the Federal Republic of Nigeria as they may be issued and in force from time to time.</w:t>
            </w:r>
          </w:p>
        </w:tc>
      </w:tr>
      <w:tr w14:paraId="5E10F3E3">
        <w:tblPrEx>
          <w:tblCellMar>
            <w:top w:w="0" w:type="dxa"/>
            <w:left w:w="108" w:type="dxa"/>
            <w:bottom w:w="0" w:type="dxa"/>
            <w:right w:w="108" w:type="dxa"/>
          </w:tblCellMar>
        </w:tblPrEx>
        <w:tc>
          <w:tcPr>
            <w:tcW w:w="2290" w:type="dxa"/>
          </w:tcPr>
          <w:p w14:paraId="6ADEB297">
            <w:pPr>
              <w:pStyle w:val="5"/>
              <w:numPr>
                <w:ilvl w:val="0"/>
                <w:numId w:val="90"/>
              </w:numPr>
              <w:spacing w:before="120" w:after="120"/>
              <w:rPr>
                <w:rStyle w:val="82"/>
                <w:rFonts w:ascii="Times New Roman" w:hAnsi="Times New Roman" w:cs="Times New Roman"/>
                <w:b w:val="0"/>
                <w:bCs w:val="0"/>
              </w:rPr>
            </w:pPr>
            <w:bookmarkStart w:id="1100" w:name="_Toc79817643"/>
            <w:bookmarkStart w:id="1101" w:name="_Toc52005794"/>
            <w:bookmarkStart w:id="1102" w:name="_Toc506545821"/>
            <w:bookmarkStart w:id="1103" w:name="_Toc79817739"/>
            <w:r>
              <w:rPr>
                <w:rStyle w:val="82"/>
                <w:rFonts w:ascii="Times New Roman" w:hAnsi="Times New Roman" w:cs="Times New Roman"/>
                <w:b w:val="0"/>
                <w:bCs w:val="0"/>
              </w:rPr>
              <w:t>Language Governing Contract</w:t>
            </w:r>
            <w:bookmarkEnd w:id="1100"/>
            <w:bookmarkEnd w:id="1101"/>
            <w:bookmarkEnd w:id="1102"/>
            <w:bookmarkEnd w:id="1103"/>
          </w:p>
        </w:tc>
        <w:tc>
          <w:tcPr>
            <w:tcW w:w="6720" w:type="dxa"/>
          </w:tcPr>
          <w:p w14:paraId="7C763660">
            <w:pPr>
              <w:widowControl w:val="0"/>
              <w:numPr>
                <w:ilvl w:val="0"/>
                <w:numId w:val="114"/>
              </w:numPr>
              <w:spacing w:before="120" w:after="120"/>
              <w:jc w:val="both"/>
              <w:rPr>
                <w:rFonts w:ascii="Times New Roman" w:hAnsi="Times New Roman" w:cs="Times New Roman"/>
                <w:lang w:val="en-GB"/>
              </w:rPr>
            </w:pPr>
            <w:r>
              <w:rPr>
                <w:rFonts w:ascii="Times New Roman" w:hAnsi="Times New Roman" w:cs="Times New Roman"/>
                <w:lang w:val="en-GB"/>
              </w:rPr>
              <w:t>The language of the Contract shall be English.</w:t>
            </w:r>
          </w:p>
        </w:tc>
      </w:tr>
      <w:tr w14:paraId="72A52731">
        <w:tblPrEx>
          <w:tblCellMar>
            <w:top w:w="0" w:type="dxa"/>
            <w:left w:w="108" w:type="dxa"/>
            <w:bottom w:w="0" w:type="dxa"/>
            <w:right w:w="108" w:type="dxa"/>
          </w:tblCellMar>
        </w:tblPrEx>
        <w:tc>
          <w:tcPr>
            <w:tcW w:w="2290" w:type="dxa"/>
          </w:tcPr>
          <w:p w14:paraId="4B6944C6">
            <w:pPr>
              <w:pStyle w:val="5"/>
              <w:numPr>
                <w:ilvl w:val="0"/>
                <w:numId w:val="90"/>
              </w:numPr>
              <w:spacing w:before="120" w:after="120"/>
              <w:rPr>
                <w:rStyle w:val="82"/>
                <w:rFonts w:ascii="Times New Roman" w:hAnsi="Times New Roman" w:cs="Times New Roman"/>
                <w:b w:val="0"/>
                <w:bCs w:val="0"/>
              </w:rPr>
            </w:pPr>
            <w:bookmarkStart w:id="1104" w:name="_Toc506545822"/>
            <w:bookmarkStart w:id="1105" w:name="_Toc79817740"/>
            <w:bookmarkStart w:id="1106" w:name="_Toc79817644"/>
            <w:bookmarkStart w:id="1107" w:name="_Toc52005795"/>
            <w:r>
              <w:rPr>
                <w:rStyle w:val="82"/>
                <w:rFonts w:ascii="Times New Roman" w:hAnsi="Times New Roman" w:cs="Times New Roman"/>
                <w:b w:val="0"/>
                <w:bCs w:val="0"/>
              </w:rPr>
              <w:t>Modification of Contract</w:t>
            </w:r>
            <w:bookmarkEnd w:id="1104"/>
            <w:bookmarkEnd w:id="1105"/>
            <w:bookmarkEnd w:id="1106"/>
            <w:bookmarkEnd w:id="1107"/>
          </w:p>
        </w:tc>
        <w:tc>
          <w:tcPr>
            <w:tcW w:w="6720" w:type="dxa"/>
          </w:tcPr>
          <w:p w14:paraId="20803CB1">
            <w:pPr>
              <w:widowControl w:val="0"/>
              <w:numPr>
                <w:ilvl w:val="0"/>
                <w:numId w:val="115"/>
              </w:numPr>
              <w:spacing w:before="120" w:after="120"/>
              <w:jc w:val="both"/>
              <w:rPr>
                <w:rFonts w:ascii="Times New Roman" w:hAnsi="Times New Roman" w:cs="Times New Roman"/>
                <w:lang w:val="en-GB"/>
              </w:rPr>
            </w:pPr>
            <w:r>
              <w:rPr>
                <w:rFonts w:ascii="Times New Roman" w:hAnsi="Times New Roman" w:cs="Times New Roman"/>
                <w:lang w:val="en-GB"/>
              </w:rPr>
              <w:t>The Contract may be modified by agreement in writing by the Parties.</w:t>
            </w:r>
          </w:p>
        </w:tc>
      </w:tr>
      <w:tr w14:paraId="1840B119">
        <w:tblPrEx>
          <w:tblCellMar>
            <w:top w:w="0" w:type="dxa"/>
            <w:left w:w="108" w:type="dxa"/>
            <w:bottom w:w="0" w:type="dxa"/>
            <w:right w:w="108" w:type="dxa"/>
          </w:tblCellMar>
        </w:tblPrEx>
        <w:tc>
          <w:tcPr>
            <w:tcW w:w="2290" w:type="dxa"/>
          </w:tcPr>
          <w:p w14:paraId="44DD7B49">
            <w:pPr>
              <w:pStyle w:val="5"/>
              <w:numPr>
                <w:ilvl w:val="0"/>
                <w:numId w:val="90"/>
              </w:numPr>
              <w:spacing w:before="120" w:after="120"/>
              <w:rPr>
                <w:rStyle w:val="82"/>
                <w:rFonts w:ascii="Times New Roman" w:hAnsi="Times New Roman" w:cs="Times New Roman"/>
                <w:b w:val="0"/>
                <w:bCs w:val="0"/>
              </w:rPr>
            </w:pPr>
            <w:bookmarkStart w:id="1108" w:name="_Toc79817645"/>
            <w:bookmarkStart w:id="1109" w:name="_Toc79817741"/>
            <w:bookmarkStart w:id="1110" w:name="_Toc506545823"/>
            <w:bookmarkStart w:id="1111" w:name="_Toc52005796"/>
            <w:r>
              <w:rPr>
                <w:rStyle w:val="82"/>
                <w:rFonts w:ascii="Times New Roman" w:hAnsi="Times New Roman" w:cs="Times New Roman"/>
                <w:b w:val="0"/>
                <w:bCs w:val="0"/>
              </w:rPr>
              <w:t>Termination</w:t>
            </w:r>
            <w:bookmarkEnd w:id="1108"/>
            <w:bookmarkEnd w:id="1109"/>
            <w:bookmarkEnd w:id="1110"/>
            <w:bookmarkEnd w:id="1111"/>
          </w:p>
        </w:tc>
        <w:tc>
          <w:tcPr>
            <w:tcW w:w="6720" w:type="dxa"/>
          </w:tcPr>
          <w:p w14:paraId="7FCF7C5A">
            <w:pPr>
              <w:numPr>
                <w:ilvl w:val="0"/>
                <w:numId w:val="116"/>
              </w:numPr>
              <w:spacing w:before="120" w:after="120"/>
              <w:jc w:val="both"/>
              <w:rPr>
                <w:rFonts w:ascii="Times New Roman" w:hAnsi="Times New Roman" w:cs="Times New Roman"/>
                <w:lang w:val="en-GB"/>
              </w:rPr>
            </w:pPr>
            <w:r>
              <w:rPr>
                <w:rFonts w:ascii="Times New Roman" w:hAnsi="Times New Roman" w:cs="Times New Roman"/>
                <w:u w:val="single"/>
                <w:lang w:val="en-GB"/>
              </w:rPr>
              <w:t>By the Client</w:t>
            </w:r>
          </w:p>
          <w:p w14:paraId="55E28AEB">
            <w:pPr>
              <w:spacing w:before="120" w:after="120"/>
              <w:ind w:left="492"/>
              <w:jc w:val="both"/>
              <w:rPr>
                <w:rFonts w:ascii="Times New Roman" w:hAnsi="Times New Roman" w:cs="Times New Roman"/>
                <w:lang w:val="en-GB"/>
              </w:rPr>
            </w:pPr>
            <w:r>
              <w:rPr>
                <w:rFonts w:ascii="Times New Roman" w:hAnsi="Times New Roman" w:cs="Times New Roman"/>
                <w:lang w:val="en-GB"/>
              </w:rPr>
              <w:t>The Client may terminate this Contract by not less than twenty-eight (28) days written notice to the Consultant, such notice to be given after the occurrence of any of the events specified below:</w:t>
            </w:r>
          </w:p>
          <w:p w14:paraId="6EF84DE2">
            <w:pPr>
              <w:numPr>
                <w:ilvl w:val="0"/>
                <w:numId w:val="117"/>
              </w:numPr>
              <w:spacing w:before="120" w:after="120"/>
              <w:jc w:val="both"/>
              <w:rPr>
                <w:rFonts w:ascii="Times New Roman" w:hAnsi="Times New Roman" w:cs="Times New Roman"/>
                <w:lang w:val="en-GB"/>
              </w:rPr>
            </w:pPr>
            <w:r>
              <w:rPr>
                <w:rFonts w:ascii="Times New Roman" w:hAnsi="Times New Roman" w:cs="Times New Roman"/>
                <w:lang w:val="en-GB"/>
              </w:rPr>
              <w:t>if the Consultant does not remedy a failure in the performance of his/her obligations under the Contract, within twenty-eight (28) days after being notified or within any further period as the Client may have subsequently approved in writing;</w:t>
            </w:r>
          </w:p>
          <w:p w14:paraId="46D0C240">
            <w:pPr>
              <w:numPr>
                <w:ilvl w:val="0"/>
                <w:numId w:val="117"/>
              </w:numPr>
              <w:spacing w:before="120" w:after="120"/>
              <w:jc w:val="both"/>
              <w:rPr>
                <w:rFonts w:ascii="Times New Roman" w:hAnsi="Times New Roman" w:cs="Times New Roman"/>
                <w:lang w:val="en-GB"/>
              </w:rPr>
            </w:pPr>
            <w:r>
              <w:rPr>
                <w:rFonts w:ascii="Times New Roman" w:hAnsi="Times New Roman" w:cs="Times New Roman"/>
                <w:lang w:val="en-GB"/>
              </w:rPr>
              <w:t xml:space="preserve">if the Consultant has become insolvent or bankrupt; </w:t>
            </w:r>
          </w:p>
          <w:p w14:paraId="51B8E17F">
            <w:pPr>
              <w:numPr>
                <w:ilvl w:val="0"/>
                <w:numId w:val="117"/>
              </w:numPr>
              <w:spacing w:before="120" w:after="120"/>
              <w:jc w:val="both"/>
              <w:rPr>
                <w:rFonts w:ascii="Times New Roman" w:hAnsi="Times New Roman" w:cs="Times New Roman"/>
                <w:lang w:val="en-GB"/>
              </w:rPr>
            </w:pPr>
            <w:r>
              <w:rPr>
                <w:rFonts w:ascii="Times New Roman" w:hAnsi="Times New Roman" w:cs="Times New Roman"/>
                <w:lang w:val="en-GB"/>
              </w:rPr>
              <w:t>if, as the result of Force Majeure, the Consultant is unable to perform a material portion of the Services for a period of not less than twenty-eight (28) days;</w:t>
            </w:r>
          </w:p>
          <w:p w14:paraId="3CAFB395">
            <w:pPr>
              <w:numPr>
                <w:ilvl w:val="0"/>
                <w:numId w:val="117"/>
              </w:numPr>
              <w:spacing w:before="120" w:after="120"/>
              <w:jc w:val="both"/>
              <w:rPr>
                <w:rFonts w:ascii="Times New Roman" w:hAnsi="Times New Roman" w:cs="Times New Roman"/>
                <w:lang w:val="en-GB"/>
              </w:rPr>
            </w:pPr>
            <w:r>
              <w:rPr>
                <w:rFonts w:ascii="Times New Roman" w:hAnsi="Times New Roman" w:cs="Times New Roman"/>
                <w:lang w:val="en-GB"/>
              </w:rPr>
              <w:t xml:space="preserve">if the Consultant, in the judgment of the Client, has engaged in corrupt, fraudulent, collusive or coercive  practices in competing for or in executing the Contractor; or </w:t>
            </w:r>
          </w:p>
          <w:p w14:paraId="3B892AEE">
            <w:pPr>
              <w:numPr>
                <w:ilvl w:val="0"/>
                <w:numId w:val="117"/>
              </w:numPr>
              <w:spacing w:before="120" w:after="120"/>
              <w:jc w:val="both"/>
              <w:rPr>
                <w:rFonts w:ascii="Times New Roman" w:hAnsi="Times New Roman" w:cs="Times New Roman"/>
                <w:lang w:val="en-GB"/>
              </w:rPr>
            </w:pPr>
            <w:r>
              <w:rPr>
                <w:rFonts w:ascii="Times New Roman" w:hAnsi="Times New Roman" w:cs="Times New Roman"/>
                <w:lang w:val="en-GB"/>
              </w:rPr>
              <w:t>if the Client, in its sole discretion, decides to terminate this Contract.</w:t>
            </w:r>
          </w:p>
        </w:tc>
      </w:tr>
      <w:tr w14:paraId="7D558A0D">
        <w:tblPrEx>
          <w:tblCellMar>
            <w:top w:w="0" w:type="dxa"/>
            <w:left w:w="108" w:type="dxa"/>
            <w:bottom w:w="0" w:type="dxa"/>
            <w:right w:w="108" w:type="dxa"/>
          </w:tblCellMar>
        </w:tblPrEx>
        <w:tc>
          <w:tcPr>
            <w:tcW w:w="2290" w:type="dxa"/>
          </w:tcPr>
          <w:p w14:paraId="04D6CE3F">
            <w:pPr>
              <w:spacing w:before="120" w:after="120"/>
              <w:rPr>
                <w:rStyle w:val="82"/>
                <w:rFonts w:ascii="Times New Roman" w:hAnsi="Times New Roman" w:cs="Times New Roman"/>
                <w:b w:val="0"/>
                <w:bCs w:val="0"/>
              </w:rPr>
            </w:pPr>
          </w:p>
        </w:tc>
        <w:tc>
          <w:tcPr>
            <w:tcW w:w="6720" w:type="dxa"/>
          </w:tcPr>
          <w:p w14:paraId="3FB30946">
            <w:pPr>
              <w:widowControl w:val="0"/>
              <w:numPr>
                <w:ilvl w:val="0"/>
                <w:numId w:val="116"/>
              </w:numPr>
              <w:spacing w:before="120" w:after="120"/>
              <w:jc w:val="both"/>
              <w:rPr>
                <w:rFonts w:ascii="Times New Roman" w:hAnsi="Times New Roman" w:cs="Times New Roman"/>
                <w:lang w:val="en-GB"/>
              </w:rPr>
            </w:pPr>
            <w:r>
              <w:rPr>
                <w:rFonts w:ascii="Times New Roman" w:hAnsi="Times New Roman" w:cs="Times New Roman"/>
                <w:u w:val="single"/>
                <w:lang w:val="en-GB"/>
              </w:rPr>
              <w:t>By the Consultant</w:t>
            </w:r>
          </w:p>
          <w:p w14:paraId="527799B8">
            <w:pPr>
              <w:widowControl w:val="0"/>
              <w:spacing w:before="120" w:after="120"/>
              <w:ind w:left="492"/>
              <w:jc w:val="both"/>
              <w:rPr>
                <w:rFonts w:ascii="Times New Roman" w:hAnsi="Times New Roman" w:cs="Times New Roman"/>
                <w:lang w:val="en-GB"/>
              </w:rPr>
            </w:pPr>
            <w:r>
              <w:rPr>
                <w:rFonts w:ascii="Times New Roman" w:hAnsi="Times New Roman" w:cs="Times New Roman"/>
                <w:lang w:val="en-GB"/>
              </w:rPr>
              <w:t>The Consultant may terminate this Contract, by not less than twenty-eight (28) days’ written notice to the Client, such notice to be given after the occurrence of any of the events specified as follows:</w:t>
            </w:r>
          </w:p>
          <w:p w14:paraId="51511922">
            <w:pPr>
              <w:numPr>
                <w:ilvl w:val="1"/>
                <w:numId w:val="118"/>
              </w:numPr>
              <w:spacing w:before="120" w:after="120"/>
              <w:jc w:val="both"/>
              <w:rPr>
                <w:rFonts w:ascii="Times New Roman" w:hAnsi="Times New Roman" w:cs="Times New Roman"/>
                <w:lang w:val="en-GB"/>
              </w:rPr>
            </w:pPr>
            <w:r>
              <w:rPr>
                <w:rFonts w:ascii="Times New Roman" w:hAnsi="Times New Roman" w:cs="Times New Roman"/>
                <w:lang w:val="en-GB"/>
              </w:rPr>
              <w:t xml:space="preserve">if the Client fails to pay any monies due to the Consultant pursuant to this Contract and not subject to dispute pursuant to Clause 12 within twenty-eight (28) days after receiving written notice from the Consultant that such payment is overdue; or </w:t>
            </w:r>
          </w:p>
          <w:p w14:paraId="2F3E1FC5">
            <w:pPr>
              <w:numPr>
                <w:ilvl w:val="1"/>
                <w:numId w:val="118"/>
              </w:numPr>
              <w:spacing w:before="120" w:after="120"/>
              <w:jc w:val="both"/>
              <w:rPr>
                <w:rFonts w:ascii="Times New Roman" w:hAnsi="Times New Roman" w:cs="Times New Roman"/>
                <w:u w:val="single"/>
                <w:lang w:val="en-GB"/>
              </w:rPr>
            </w:pPr>
            <w:r>
              <w:rPr>
                <w:rFonts w:ascii="Times New Roman" w:hAnsi="Times New Roman" w:cs="Times New Roman"/>
                <w:lang w:val="en-GB"/>
              </w:rPr>
              <w:t>if, as the result of Force Majeure, the Consultant is unable to perform a material portion of the Services for a period of not less than twenty-eight (28) days.</w:t>
            </w:r>
          </w:p>
        </w:tc>
      </w:tr>
      <w:tr w14:paraId="2CAABC93">
        <w:tblPrEx>
          <w:tblCellMar>
            <w:top w:w="0" w:type="dxa"/>
            <w:left w:w="108" w:type="dxa"/>
            <w:bottom w:w="0" w:type="dxa"/>
            <w:right w:w="108" w:type="dxa"/>
          </w:tblCellMar>
        </w:tblPrEx>
        <w:tc>
          <w:tcPr>
            <w:tcW w:w="2290" w:type="dxa"/>
          </w:tcPr>
          <w:p w14:paraId="559E0B7C">
            <w:pPr>
              <w:pStyle w:val="5"/>
              <w:numPr>
                <w:ilvl w:val="0"/>
                <w:numId w:val="90"/>
              </w:numPr>
              <w:spacing w:before="120" w:after="120"/>
              <w:rPr>
                <w:rStyle w:val="82"/>
                <w:rFonts w:ascii="Times New Roman" w:hAnsi="Times New Roman" w:cs="Times New Roman"/>
                <w:b w:val="0"/>
                <w:bCs w:val="0"/>
              </w:rPr>
            </w:pPr>
            <w:bookmarkStart w:id="1112" w:name="_Toc79817742"/>
            <w:bookmarkStart w:id="1113" w:name="_Toc79817646"/>
            <w:bookmarkStart w:id="1114" w:name="_Toc506545824"/>
            <w:bookmarkStart w:id="1115" w:name="_Toc52005797"/>
            <w:r>
              <w:rPr>
                <w:rStyle w:val="82"/>
                <w:rFonts w:ascii="Times New Roman" w:hAnsi="Times New Roman" w:cs="Times New Roman"/>
                <w:b w:val="0"/>
                <w:bCs w:val="0"/>
              </w:rPr>
              <w:t>Dispute Resolution</w:t>
            </w:r>
            <w:bookmarkEnd w:id="1112"/>
            <w:bookmarkEnd w:id="1113"/>
            <w:bookmarkEnd w:id="1114"/>
            <w:bookmarkEnd w:id="1115"/>
          </w:p>
        </w:tc>
        <w:tc>
          <w:tcPr>
            <w:tcW w:w="6720" w:type="dxa"/>
          </w:tcPr>
          <w:p w14:paraId="2B2B6A24">
            <w:pPr>
              <w:numPr>
                <w:ilvl w:val="0"/>
                <w:numId w:val="119"/>
              </w:numPr>
              <w:tabs>
                <w:tab w:val="left" w:pos="642"/>
              </w:tabs>
              <w:spacing w:before="120" w:after="120"/>
              <w:jc w:val="both"/>
              <w:rPr>
                <w:rFonts w:ascii="Times New Roman" w:hAnsi="Times New Roman" w:cs="Times New Roman"/>
                <w:lang w:val="en-GB"/>
              </w:rPr>
            </w:pPr>
            <w:r>
              <w:rPr>
                <w:rFonts w:ascii="Times New Roman" w:hAnsi="Times New Roman" w:cs="Times New Roman"/>
                <w:u w:val="single"/>
                <w:lang w:val="en-GB"/>
              </w:rPr>
              <w:t>Amicable Settlement</w:t>
            </w:r>
          </w:p>
          <w:p w14:paraId="3B93B59B">
            <w:pPr>
              <w:spacing w:before="120" w:after="120"/>
              <w:ind w:left="492"/>
              <w:jc w:val="both"/>
              <w:rPr>
                <w:rFonts w:ascii="Times New Roman" w:hAnsi="Times New Roman" w:cs="Times New Roman"/>
                <w:lang w:val="en-GB"/>
              </w:rPr>
            </w:pPr>
            <w:r>
              <w:rPr>
                <w:rFonts w:ascii="Times New Roman" w:hAnsi="Times New Roman" w:cs="Times New Roman"/>
                <w:lang w:val="en-GB"/>
              </w:rPr>
              <w:t>The Client and the Consultant shall use their best efforts to settle amicably all disputes arising out of or in connection with this Contract or its interpretation.</w:t>
            </w:r>
          </w:p>
        </w:tc>
      </w:tr>
      <w:tr w14:paraId="1D3AABB2">
        <w:tblPrEx>
          <w:tblCellMar>
            <w:top w:w="0" w:type="dxa"/>
            <w:left w:w="108" w:type="dxa"/>
            <w:bottom w:w="0" w:type="dxa"/>
            <w:right w:w="108" w:type="dxa"/>
          </w:tblCellMar>
        </w:tblPrEx>
        <w:tc>
          <w:tcPr>
            <w:tcW w:w="2290" w:type="dxa"/>
          </w:tcPr>
          <w:p w14:paraId="2D110EE6">
            <w:pPr>
              <w:spacing w:before="120" w:after="120"/>
              <w:rPr>
                <w:rStyle w:val="82"/>
                <w:rFonts w:ascii="Times New Roman" w:hAnsi="Times New Roman" w:cs="Times New Roman"/>
                <w:b w:val="0"/>
                <w:bCs w:val="0"/>
              </w:rPr>
            </w:pPr>
          </w:p>
        </w:tc>
        <w:tc>
          <w:tcPr>
            <w:tcW w:w="6720" w:type="dxa"/>
          </w:tcPr>
          <w:p w14:paraId="02754994">
            <w:pPr>
              <w:numPr>
                <w:ilvl w:val="0"/>
                <w:numId w:val="119"/>
              </w:numPr>
              <w:spacing w:before="120" w:after="120"/>
              <w:jc w:val="both"/>
              <w:rPr>
                <w:rFonts w:ascii="Times New Roman" w:hAnsi="Times New Roman" w:cs="Times New Roman"/>
                <w:u w:val="single"/>
                <w:lang w:val="en-GB"/>
              </w:rPr>
            </w:pPr>
            <w:r>
              <w:rPr>
                <w:rFonts w:ascii="Times New Roman" w:hAnsi="Times New Roman" w:cs="Times New Roman"/>
                <w:u w:val="single"/>
                <w:lang w:val="en-GB"/>
              </w:rPr>
              <w:t>Arbitration</w:t>
            </w:r>
          </w:p>
          <w:p w14:paraId="689452D5">
            <w:pPr>
              <w:spacing w:before="120" w:after="120"/>
              <w:ind w:left="492"/>
              <w:jc w:val="both"/>
              <w:rPr>
                <w:rFonts w:ascii="Times New Roman" w:hAnsi="Times New Roman" w:cs="Times New Roman"/>
                <w:u w:val="single"/>
                <w:lang w:val="en-GB"/>
              </w:rPr>
            </w:pPr>
            <w:r>
              <w:rPr>
                <w:rFonts w:ascii="Times New Roman" w:hAnsi="Times New Roman" w:cs="Times New Roman"/>
                <w:lang w:val="en-GB"/>
              </w:rPr>
              <w:t>If the dispute cannot be settled through adjudication the same may be settled through arbitration in accordance with the [Act of Nigeria] as at present in force</w:t>
            </w:r>
          </w:p>
        </w:tc>
      </w:tr>
      <w:tr w14:paraId="1B06A1E3">
        <w:tblPrEx>
          <w:tblCellMar>
            <w:top w:w="0" w:type="dxa"/>
            <w:left w:w="108" w:type="dxa"/>
            <w:bottom w:w="0" w:type="dxa"/>
            <w:right w:w="108" w:type="dxa"/>
          </w:tblCellMar>
        </w:tblPrEx>
        <w:tc>
          <w:tcPr>
            <w:tcW w:w="2290" w:type="dxa"/>
          </w:tcPr>
          <w:p w14:paraId="6ED98EDF">
            <w:pPr>
              <w:pStyle w:val="5"/>
              <w:numPr>
                <w:ilvl w:val="0"/>
                <w:numId w:val="90"/>
              </w:numPr>
              <w:spacing w:before="120" w:after="120"/>
              <w:rPr>
                <w:rStyle w:val="82"/>
                <w:rFonts w:ascii="Times New Roman" w:hAnsi="Times New Roman" w:cs="Times New Roman"/>
                <w:b w:val="0"/>
                <w:bCs w:val="0"/>
              </w:rPr>
            </w:pPr>
            <w:bookmarkStart w:id="1116" w:name="_Toc79817647"/>
            <w:bookmarkStart w:id="1117" w:name="_Toc79817743"/>
            <w:bookmarkStart w:id="1118" w:name="_Toc506545825"/>
            <w:bookmarkStart w:id="1119" w:name="_Toc52005798"/>
            <w:r>
              <w:rPr>
                <w:rStyle w:val="82"/>
                <w:rFonts w:ascii="Times New Roman" w:hAnsi="Times New Roman" w:cs="Times New Roman"/>
                <w:b w:val="0"/>
                <w:bCs w:val="0"/>
              </w:rPr>
              <w:t>Notices and Requests</w:t>
            </w:r>
            <w:bookmarkEnd w:id="1116"/>
            <w:bookmarkEnd w:id="1117"/>
            <w:bookmarkEnd w:id="1118"/>
            <w:bookmarkEnd w:id="1119"/>
          </w:p>
          <w:p w14:paraId="2B4AFE98">
            <w:pPr>
              <w:pStyle w:val="5"/>
              <w:spacing w:before="120" w:after="120"/>
              <w:rPr>
                <w:rStyle w:val="82"/>
                <w:rFonts w:ascii="Times New Roman" w:hAnsi="Times New Roman" w:cs="Times New Roman"/>
                <w:b w:val="0"/>
                <w:bCs w:val="0"/>
              </w:rPr>
            </w:pPr>
          </w:p>
        </w:tc>
        <w:tc>
          <w:tcPr>
            <w:tcW w:w="6720" w:type="dxa"/>
          </w:tcPr>
          <w:p w14:paraId="7715D12D">
            <w:pPr>
              <w:widowControl w:val="0"/>
              <w:numPr>
                <w:ilvl w:val="0"/>
                <w:numId w:val="120"/>
              </w:numPr>
              <w:spacing w:before="120" w:after="120"/>
              <w:jc w:val="both"/>
              <w:rPr>
                <w:rFonts w:ascii="Times New Roman" w:hAnsi="Times New Roman" w:cs="Times New Roman"/>
              </w:rPr>
            </w:pPr>
            <w:r>
              <w:rPr>
                <w:rFonts w:ascii="Times New Roman" w:hAnsi="Times New Roman" w:cs="Times New Roman"/>
              </w:rPr>
              <w:t>Any notice or request required or permitted to be given or made under this Contract shall be in writing in the English Language. Such notice or request shall be deemed to be duly given or made when it shall have been delivered by hand, mail or cable to the party to which it is required to be given or made at such party's address as specified in Annex A.</w:t>
            </w:r>
          </w:p>
        </w:tc>
      </w:tr>
    </w:tbl>
    <w:p w14:paraId="687D42BA">
      <w:pPr>
        <w:jc w:val="both"/>
        <w:rPr>
          <w:rFonts w:ascii="Times New Roman" w:hAnsi="Times New Roman" w:cs="Times New Roman"/>
        </w:rPr>
      </w:pPr>
    </w:p>
    <w:p w14:paraId="2875BB6E">
      <w:pPr>
        <w:jc w:val="both"/>
        <w:rPr>
          <w:rFonts w:ascii="Times New Roman" w:hAnsi="Times New Roman" w:cs="Times New Roman"/>
        </w:rPr>
      </w:pPr>
      <w:r>
        <w:rPr>
          <w:rFonts w:ascii="Times New Roman" w:hAnsi="Times New Roman" w:cs="Times New Roman"/>
        </w:rPr>
        <w:br w:type="page"/>
      </w:r>
    </w:p>
    <w:p w14:paraId="47A426FA">
      <w:pPr>
        <w:jc w:val="both"/>
        <w:rPr>
          <w:rFonts w:ascii="Times New Roman" w:hAnsi="Times New Roman" w:cs="Times New Roman"/>
        </w:rPr>
      </w:pPr>
      <w:r>
        <w:rPr>
          <w:rFonts w:ascii="Times New Roman" w:hAnsi="Times New Roman" w:cs="Times New Roman"/>
        </w:rPr>
        <w:t>IN WITNESS WHEREOF the parties hereto have signed this agreement the day and year first above written.</w:t>
      </w:r>
    </w:p>
    <w:p w14:paraId="7F78319D">
      <w:pPr>
        <w:jc w:val="both"/>
        <w:rPr>
          <w:rFonts w:ascii="Times New Roman" w:hAnsi="Times New Roman" w:cs="Times New Roman"/>
        </w:rPr>
      </w:pPr>
    </w:p>
    <w:tbl>
      <w:tblPr>
        <w:tblStyle w:val="12"/>
        <w:tblW w:w="8890" w:type="dxa"/>
        <w:tblInd w:w="218" w:type="dxa"/>
        <w:tblLayout w:type="autofit"/>
        <w:tblCellMar>
          <w:top w:w="0" w:type="dxa"/>
          <w:left w:w="108" w:type="dxa"/>
          <w:bottom w:w="0" w:type="dxa"/>
          <w:right w:w="108" w:type="dxa"/>
        </w:tblCellMar>
      </w:tblPr>
      <w:tblGrid>
        <w:gridCol w:w="4404"/>
        <w:gridCol w:w="4486"/>
      </w:tblGrid>
      <w:tr w14:paraId="1F330013">
        <w:tblPrEx>
          <w:tblCellMar>
            <w:top w:w="0" w:type="dxa"/>
            <w:left w:w="108" w:type="dxa"/>
            <w:bottom w:w="0" w:type="dxa"/>
            <w:right w:w="108" w:type="dxa"/>
          </w:tblCellMar>
        </w:tblPrEx>
        <w:tc>
          <w:tcPr>
            <w:tcW w:w="4404" w:type="dxa"/>
          </w:tcPr>
          <w:p w14:paraId="41144A59">
            <w:pPr>
              <w:tabs>
                <w:tab w:val="left" w:pos="0"/>
                <w:tab w:val="left" w:pos="720"/>
                <w:tab w:val="left" w:pos="1080"/>
              </w:tabs>
              <w:spacing w:before="120" w:after="120"/>
              <w:jc w:val="both"/>
              <w:rPr>
                <w:rFonts w:ascii="Times New Roman" w:hAnsi="Times New Roman" w:cs="Times New Roman"/>
                <w:lang w:val="en-GB"/>
              </w:rPr>
            </w:pPr>
            <w:r>
              <w:rPr>
                <w:rFonts w:ascii="Times New Roman" w:hAnsi="Times New Roman" w:cs="Times New Roman"/>
                <w:lang w:val="en-GB"/>
              </w:rPr>
              <w:t>FOR THE CLIENT</w:t>
            </w:r>
          </w:p>
        </w:tc>
        <w:tc>
          <w:tcPr>
            <w:tcW w:w="4486" w:type="dxa"/>
          </w:tcPr>
          <w:p w14:paraId="42750AFA">
            <w:pPr>
              <w:tabs>
                <w:tab w:val="left" w:pos="0"/>
                <w:tab w:val="left" w:pos="720"/>
                <w:tab w:val="left" w:pos="1080"/>
              </w:tabs>
              <w:spacing w:before="120" w:after="120"/>
              <w:jc w:val="both"/>
              <w:rPr>
                <w:rFonts w:ascii="Times New Roman" w:hAnsi="Times New Roman" w:cs="Times New Roman"/>
                <w:lang w:val="en-GB"/>
              </w:rPr>
            </w:pPr>
            <w:r>
              <w:rPr>
                <w:rFonts w:ascii="Times New Roman" w:hAnsi="Times New Roman" w:cs="Times New Roman"/>
                <w:lang w:val="en-GB"/>
              </w:rPr>
              <w:t>FOR THE CONSULTANT</w:t>
            </w:r>
          </w:p>
        </w:tc>
      </w:tr>
      <w:tr w14:paraId="230935F1">
        <w:tblPrEx>
          <w:tblCellMar>
            <w:top w:w="0" w:type="dxa"/>
            <w:left w:w="108" w:type="dxa"/>
            <w:bottom w:w="0" w:type="dxa"/>
            <w:right w:w="108" w:type="dxa"/>
          </w:tblCellMar>
        </w:tblPrEx>
        <w:tc>
          <w:tcPr>
            <w:tcW w:w="4404" w:type="dxa"/>
          </w:tcPr>
          <w:p w14:paraId="029697EC">
            <w:pPr>
              <w:tabs>
                <w:tab w:val="left" w:pos="0"/>
                <w:tab w:val="left" w:pos="720"/>
                <w:tab w:val="left" w:pos="1080"/>
              </w:tabs>
              <w:spacing w:before="120" w:after="120"/>
              <w:jc w:val="both"/>
              <w:rPr>
                <w:rFonts w:ascii="Times New Roman" w:hAnsi="Times New Roman" w:cs="Times New Roman"/>
                <w:lang w:val="en-GB"/>
              </w:rPr>
            </w:pPr>
          </w:p>
          <w:p w14:paraId="664EE2FE">
            <w:pPr>
              <w:tabs>
                <w:tab w:val="left" w:pos="0"/>
                <w:tab w:val="left" w:pos="720"/>
                <w:tab w:val="left" w:pos="1080"/>
              </w:tabs>
              <w:spacing w:before="120" w:after="120"/>
              <w:jc w:val="both"/>
              <w:rPr>
                <w:rFonts w:ascii="Times New Roman" w:hAnsi="Times New Roman" w:cs="Times New Roman"/>
                <w:lang w:val="en-GB"/>
              </w:rPr>
            </w:pPr>
          </w:p>
          <w:p w14:paraId="7B671532">
            <w:pPr>
              <w:tabs>
                <w:tab w:val="left" w:pos="0"/>
                <w:tab w:val="left" w:pos="720"/>
                <w:tab w:val="left" w:pos="1080"/>
              </w:tabs>
              <w:spacing w:before="120" w:after="120"/>
              <w:jc w:val="both"/>
              <w:rPr>
                <w:rFonts w:ascii="Times New Roman" w:hAnsi="Times New Roman" w:cs="Times New Roman"/>
                <w:lang w:val="en-GB"/>
              </w:rPr>
            </w:pPr>
          </w:p>
          <w:p w14:paraId="3CA517B9">
            <w:pPr>
              <w:tabs>
                <w:tab w:val="left" w:pos="0"/>
                <w:tab w:val="left" w:pos="720"/>
                <w:tab w:val="left" w:pos="1080"/>
              </w:tabs>
              <w:spacing w:before="120" w:after="120"/>
              <w:jc w:val="both"/>
              <w:rPr>
                <w:rFonts w:ascii="Times New Roman" w:hAnsi="Times New Roman" w:cs="Times New Roman"/>
                <w:lang w:val="en-GB"/>
              </w:rPr>
            </w:pPr>
            <w:r>
              <w:rPr>
                <w:rFonts w:ascii="Times New Roman" w:hAnsi="Times New Roman" w:cs="Times New Roman"/>
                <w:lang w:val="en-GB"/>
              </w:rPr>
              <w:t>Signature</w:t>
            </w:r>
          </w:p>
        </w:tc>
        <w:tc>
          <w:tcPr>
            <w:tcW w:w="4486" w:type="dxa"/>
          </w:tcPr>
          <w:p w14:paraId="248BF817">
            <w:pPr>
              <w:tabs>
                <w:tab w:val="left" w:pos="0"/>
                <w:tab w:val="left" w:pos="720"/>
                <w:tab w:val="left" w:pos="1080"/>
              </w:tabs>
              <w:spacing w:before="120" w:after="120"/>
              <w:jc w:val="both"/>
              <w:rPr>
                <w:rFonts w:ascii="Times New Roman" w:hAnsi="Times New Roman" w:cs="Times New Roman"/>
                <w:lang w:val="en-GB"/>
              </w:rPr>
            </w:pPr>
          </w:p>
          <w:p w14:paraId="28B942B4">
            <w:pPr>
              <w:tabs>
                <w:tab w:val="left" w:pos="0"/>
                <w:tab w:val="left" w:pos="720"/>
                <w:tab w:val="left" w:pos="1080"/>
              </w:tabs>
              <w:spacing w:before="120" w:after="120"/>
              <w:jc w:val="both"/>
              <w:rPr>
                <w:rFonts w:ascii="Times New Roman" w:hAnsi="Times New Roman" w:cs="Times New Roman"/>
                <w:lang w:val="en-GB"/>
              </w:rPr>
            </w:pPr>
          </w:p>
          <w:p w14:paraId="6640BDA4">
            <w:pPr>
              <w:tabs>
                <w:tab w:val="left" w:pos="0"/>
                <w:tab w:val="left" w:pos="720"/>
                <w:tab w:val="left" w:pos="1080"/>
              </w:tabs>
              <w:spacing w:before="120" w:after="120"/>
              <w:jc w:val="both"/>
              <w:rPr>
                <w:rFonts w:ascii="Times New Roman" w:hAnsi="Times New Roman" w:cs="Times New Roman"/>
                <w:lang w:val="en-GB"/>
              </w:rPr>
            </w:pPr>
          </w:p>
          <w:p w14:paraId="5CB83D01">
            <w:pPr>
              <w:tabs>
                <w:tab w:val="left" w:pos="0"/>
                <w:tab w:val="left" w:pos="720"/>
                <w:tab w:val="left" w:pos="1080"/>
              </w:tabs>
              <w:spacing w:before="120" w:after="120"/>
              <w:jc w:val="both"/>
              <w:rPr>
                <w:rFonts w:ascii="Times New Roman" w:hAnsi="Times New Roman" w:cs="Times New Roman"/>
                <w:lang w:val="en-GB"/>
              </w:rPr>
            </w:pPr>
            <w:r>
              <w:rPr>
                <w:rFonts w:ascii="Times New Roman" w:hAnsi="Times New Roman" w:cs="Times New Roman"/>
                <w:lang w:val="en-GB"/>
              </w:rPr>
              <w:t>Signature</w:t>
            </w:r>
          </w:p>
        </w:tc>
      </w:tr>
      <w:tr w14:paraId="4A401BE3">
        <w:tblPrEx>
          <w:tblCellMar>
            <w:top w:w="0" w:type="dxa"/>
            <w:left w:w="108" w:type="dxa"/>
            <w:bottom w:w="0" w:type="dxa"/>
            <w:right w:w="108" w:type="dxa"/>
          </w:tblCellMar>
        </w:tblPrEx>
        <w:tc>
          <w:tcPr>
            <w:tcW w:w="4404" w:type="dxa"/>
          </w:tcPr>
          <w:p w14:paraId="33672B94">
            <w:pPr>
              <w:tabs>
                <w:tab w:val="left" w:pos="0"/>
                <w:tab w:val="left" w:pos="720"/>
                <w:tab w:val="left" w:pos="1080"/>
              </w:tabs>
              <w:spacing w:before="120" w:after="120"/>
              <w:jc w:val="both"/>
              <w:rPr>
                <w:rFonts w:ascii="Times New Roman" w:hAnsi="Times New Roman" w:cs="Times New Roman"/>
                <w:lang w:val="en-GB"/>
              </w:rPr>
            </w:pPr>
          </w:p>
          <w:p w14:paraId="17FF9C1E">
            <w:pPr>
              <w:tabs>
                <w:tab w:val="left" w:pos="0"/>
                <w:tab w:val="left" w:pos="720"/>
                <w:tab w:val="left" w:pos="1080"/>
              </w:tabs>
              <w:spacing w:before="120" w:after="120"/>
              <w:jc w:val="both"/>
              <w:rPr>
                <w:rFonts w:ascii="Times New Roman" w:hAnsi="Times New Roman" w:cs="Times New Roman"/>
                <w:lang w:val="en-GB"/>
              </w:rPr>
            </w:pPr>
          </w:p>
          <w:p w14:paraId="4414EC16">
            <w:pPr>
              <w:tabs>
                <w:tab w:val="left" w:pos="0"/>
                <w:tab w:val="left" w:pos="720"/>
                <w:tab w:val="left" w:pos="1080"/>
              </w:tabs>
              <w:spacing w:before="120" w:after="120"/>
              <w:jc w:val="both"/>
              <w:rPr>
                <w:rFonts w:ascii="Times New Roman" w:hAnsi="Times New Roman" w:cs="Times New Roman"/>
                <w:lang w:val="en-GB"/>
              </w:rPr>
            </w:pPr>
          </w:p>
          <w:p w14:paraId="71B1E2E1">
            <w:pPr>
              <w:tabs>
                <w:tab w:val="left" w:pos="0"/>
                <w:tab w:val="left" w:pos="720"/>
                <w:tab w:val="left" w:pos="1080"/>
              </w:tabs>
              <w:spacing w:before="120" w:after="120"/>
              <w:jc w:val="both"/>
              <w:rPr>
                <w:rFonts w:ascii="Times New Roman" w:hAnsi="Times New Roman" w:cs="Times New Roman"/>
                <w:lang w:val="en-GB"/>
              </w:rPr>
            </w:pPr>
            <w:r>
              <w:rPr>
                <w:rFonts w:ascii="Times New Roman" w:hAnsi="Times New Roman" w:cs="Times New Roman"/>
                <w:lang w:val="en-GB"/>
              </w:rPr>
              <w:t>Print Name &amp; Position:</w:t>
            </w:r>
          </w:p>
        </w:tc>
        <w:tc>
          <w:tcPr>
            <w:tcW w:w="4486" w:type="dxa"/>
          </w:tcPr>
          <w:p w14:paraId="5059B83D">
            <w:pPr>
              <w:tabs>
                <w:tab w:val="left" w:pos="0"/>
                <w:tab w:val="left" w:pos="720"/>
                <w:tab w:val="left" w:pos="1080"/>
              </w:tabs>
              <w:spacing w:before="120" w:after="120"/>
              <w:jc w:val="both"/>
              <w:rPr>
                <w:rFonts w:ascii="Times New Roman" w:hAnsi="Times New Roman" w:cs="Times New Roman"/>
                <w:lang w:val="en-GB"/>
              </w:rPr>
            </w:pPr>
          </w:p>
          <w:p w14:paraId="1CFDE895">
            <w:pPr>
              <w:tabs>
                <w:tab w:val="left" w:pos="0"/>
                <w:tab w:val="left" w:pos="720"/>
                <w:tab w:val="left" w:pos="1080"/>
              </w:tabs>
              <w:spacing w:before="120" w:after="120"/>
              <w:jc w:val="both"/>
              <w:rPr>
                <w:rFonts w:ascii="Times New Roman" w:hAnsi="Times New Roman" w:cs="Times New Roman"/>
                <w:lang w:val="en-GB"/>
              </w:rPr>
            </w:pPr>
          </w:p>
          <w:p w14:paraId="53D06F99">
            <w:pPr>
              <w:tabs>
                <w:tab w:val="left" w:pos="0"/>
                <w:tab w:val="left" w:pos="720"/>
                <w:tab w:val="left" w:pos="1080"/>
              </w:tabs>
              <w:spacing w:before="120" w:after="120"/>
              <w:jc w:val="both"/>
              <w:rPr>
                <w:rFonts w:ascii="Times New Roman" w:hAnsi="Times New Roman" w:cs="Times New Roman"/>
                <w:lang w:val="en-GB"/>
              </w:rPr>
            </w:pPr>
          </w:p>
          <w:p w14:paraId="7E5627C1">
            <w:pPr>
              <w:tabs>
                <w:tab w:val="left" w:pos="0"/>
                <w:tab w:val="left" w:pos="720"/>
                <w:tab w:val="left" w:pos="1080"/>
              </w:tabs>
              <w:spacing w:before="120" w:after="120"/>
              <w:jc w:val="both"/>
              <w:rPr>
                <w:rFonts w:ascii="Times New Roman" w:hAnsi="Times New Roman" w:cs="Times New Roman"/>
                <w:lang w:val="en-GB"/>
              </w:rPr>
            </w:pPr>
            <w:r>
              <w:rPr>
                <w:rFonts w:ascii="Times New Roman" w:hAnsi="Times New Roman" w:cs="Times New Roman"/>
                <w:lang w:val="en-GB"/>
              </w:rPr>
              <w:t>Print Name:</w:t>
            </w:r>
          </w:p>
        </w:tc>
      </w:tr>
    </w:tbl>
    <w:p w14:paraId="187AA836">
      <w:pPr>
        <w:jc w:val="both"/>
        <w:rPr>
          <w:rFonts w:ascii="Times New Roman" w:hAnsi="Times New Roman" w:cs="Times New Roman"/>
        </w:rPr>
      </w:pPr>
      <w:r>
        <w:rPr>
          <w:rFonts w:ascii="Times New Roman" w:hAnsi="Times New Roman" w:cs="Times New Roman"/>
        </w:rPr>
        <w:tab/>
      </w:r>
    </w:p>
    <w:p w14:paraId="3493E3CE">
      <w:pPr>
        <w:jc w:val="both"/>
        <w:rPr>
          <w:rFonts w:ascii="Times New Roman" w:hAnsi="Times New Roman" w:cs="Times New Roman"/>
        </w:rPr>
      </w:pPr>
    </w:p>
    <w:p w14:paraId="2897148D">
      <w:pPr>
        <w:jc w:val="both"/>
        <w:rPr>
          <w:rFonts w:ascii="Times New Roman" w:hAnsi="Times New Roman" w:cs="Times New Roman"/>
        </w:rPr>
      </w:pPr>
    </w:p>
    <w:p w14:paraId="46FC4056">
      <w:pPr>
        <w:tabs>
          <w:tab w:val="left" w:pos="0"/>
          <w:tab w:val="left" w:pos="720"/>
          <w:tab w:val="left" w:pos="1080"/>
        </w:tabs>
        <w:jc w:val="both"/>
        <w:rPr>
          <w:rFonts w:ascii="Times New Roman" w:hAnsi="Times New Roman" w:cs="Times New Roman"/>
          <w:lang w:val="en-GB"/>
        </w:rPr>
      </w:pPr>
      <w:r>
        <w:rPr>
          <w:rFonts w:ascii="Times New Roman" w:hAnsi="Times New Roman" w:cs="Times New Roman"/>
          <w:lang w:val="en-GB"/>
        </w:rPr>
        <w:br w:type="page"/>
      </w:r>
    </w:p>
    <w:p w14:paraId="563CF849">
      <w:pPr>
        <w:pStyle w:val="2"/>
        <w:rPr>
          <w:rFonts w:ascii="Times New Roman" w:hAnsi="Times New Roman" w:cs="Times New Roman"/>
        </w:rPr>
      </w:pPr>
      <w:bookmarkStart w:id="1120" w:name="_Toc79817648"/>
      <w:bookmarkStart w:id="1121" w:name="_Toc506545826"/>
      <w:bookmarkStart w:id="1122" w:name="_Toc79817744"/>
      <w:r>
        <w:rPr>
          <w:rFonts w:ascii="Times New Roman" w:hAnsi="Times New Roman" w:cs="Times New Roman"/>
        </w:rPr>
        <w:t>LIST OF ANNEXES</w:t>
      </w:r>
      <w:bookmarkEnd w:id="1120"/>
      <w:bookmarkEnd w:id="1121"/>
      <w:bookmarkEnd w:id="1122"/>
    </w:p>
    <w:p w14:paraId="7C0DE893">
      <w:pPr>
        <w:tabs>
          <w:tab w:val="left" w:pos="0"/>
          <w:tab w:val="left" w:pos="720"/>
          <w:tab w:val="left" w:pos="1080"/>
        </w:tabs>
        <w:jc w:val="center"/>
        <w:rPr>
          <w:rFonts w:ascii="Times New Roman" w:hAnsi="Times New Roman" w:cs="Times New Roman"/>
          <w:lang w:val="en-GB"/>
        </w:rPr>
      </w:pPr>
    </w:p>
    <w:p w14:paraId="3CA04A5C">
      <w:pPr>
        <w:tabs>
          <w:tab w:val="left" w:pos="0"/>
          <w:tab w:val="left" w:pos="720"/>
          <w:tab w:val="left" w:pos="1080"/>
        </w:tabs>
        <w:rPr>
          <w:rFonts w:ascii="Times New Roman" w:hAnsi="Times New Roman" w:cs="Times New Roman"/>
          <w:lang w:val="en-GB"/>
        </w:rPr>
      </w:pPr>
      <w:r>
        <w:rPr>
          <w:rFonts w:ascii="Times New Roman" w:hAnsi="Times New Roman" w:cs="Times New Roman"/>
          <w:lang w:val="en-GB"/>
        </w:rPr>
        <w:t>Annex A:</w:t>
      </w:r>
      <w:r>
        <w:rPr>
          <w:rFonts w:ascii="Times New Roman" w:hAnsi="Times New Roman" w:cs="Times New Roman"/>
          <w:lang w:val="en-GB"/>
        </w:rPr>
        <w:tab/>
      </w:r>
      <w:r>
        <w:rPr>
          <w:rFonts w:ascii="Times New Roman" w:hAnsi="Times New Roman" w:cs="Times New Roman"/>
          <w:lang w:val="en-GB"/>
        </w:rPr>
        <w:t>Description of the Services</w:t>
      </w:r>
    </w:p>
    <w:p w14:paraId="6C51881B">
      <w:pPr>
        <w:tabs>
          <w:tab w:val="left" w:pos="0"/>
          <w:tab w:val="left" w:pos="720"/>
          <w:tab w:val="left" w:pos="1080"/>
        </w:tabs>
        <w:rPr>
          <w:rFonts w:ascii="Times New Roman" w:hAnsi="Times New Roman" w:cs="Times New Roman"/>
          <w:lang w:val="en-GB"/>
        </w:rPr>
      </w:pPr>
    </w:p>
    <w:p w14:paraId="0EDF681A">
      <w:pPr>
        <w:tabs>
          <w:tab w:val="left" w:pos="0"/>
          <w:tab w:val="left" w:pos="720"/>
          <w:tab w:val="left" w:pos="1080"/>
        </w:tabs>
        <w:rPr>
          <w:rFonts w:ascii="Times New Roman" w:hAnsi="Times New Roman" w:cs="Times New Roman"/>
          <w:lang w:val="en-GB"/>
        </w:rPr>
      </w:pPr>
      <w:r>
        <w:rPr>
          <w:rFonts w:ascii="Times New Roman" w:hAnsi="Times New Roman" w:cs="Times New Roman"/>
          <w:lang w:val="en-GB"/>
        </w:rPr>
        <w:t>Annex B:</w:t>
      </w:r>
      <w:r>
        <w:rPr>
          <w:rFonts w:ascii="Times New Roman" w:hAnsi="Times New Roman" w:cs="Times New Roman"/>
          <w:lang w:val="en-GB"/>
        </w:rPr>
        <w:tab/>
      </w:r>
      <w:r>
        <w:rPr>
          <w:rFonts w:ascii="Times New Roman" w:hAnsi="Times New Roman" w:cs="Times New Roman"/>
          <w:lang w:val="en-GB"/>
        </w:rPr>
        <w:t>Consultant’s Reporting Obligations</w:t>
      </w:r>
    </w:p>
    <w:p w14:paraId="2BA95D53">
      <w:pPr>
        <w:tabs>
          <w:tab w:val="left" w:pos="0"/>
          <w:tab w:val="left" w:pos="720"/>
          <w:tab w:val="left" w:pos="1080"/>
        </w:tabs>
        <w:rPr>
          <w:rFonts w:ascii="Times New Roman" w:hAnsi="Times New Roman" w:cs="Times New Roman"/>
          <w:lang w:val="en-GB"/>
        </w:rPr>
      </w:pPr>
    </w:p>
    <w:p w14:paraId="1B6E159E">
      <w:pPr>
        <w:tabs>
          <w:tab w:val="left" w:pos="0"/>
          <w:tab w:val="left" w:pos="720"/>
          <w:tab w:val="left" w:pos="1080"/>
        </w:tabs>
        <w:rPr>
          <w:rFonts w:ascii="Times New Roman" w:hAnsi="Times New Roman" w:cs="Times New Roman"/>
          <w:lang w:val="en-GB"/>
        </w:rPr>
      </w:pPr>
      <w:r>
        <w:rPr>
          <w:rFonts w:ascii="Times New Roman" w:hAnsi="Times New Roman" w:cs="Times New Roman"/>
          <w:lang w:val="en-GB"/>
        </w:rPr>
        <w:t>Annex C:</w:t>
      </w:r>
      <w:r>
        <w:rPr>
          <w:rFonts w:ascii="Times New Roman" w:hAnsi="Times New Roman" w:cs="Times New Roman"/>
          <w:lang w:val="en-GB"/>
        </w:rPr>
        <w:tab/>
      </w:r>
      <w:r>
        <w:rPr>
          <w:rFonts w:ascii="Times New Roman" w:hAnsi="Times New Roman" w:cs="Times New Roman"/>
          <w:lang w:val="en-GB"/>
        </w:rPr>
        <w:t>Cost Estimate of Services and Schedule of Rates</w:t>
      </w:r>
    </w:p>
    <w:p w14:paraId="6940076B">
      <w:pPr>
        <w:pStyle w:val="3"/>
        <w:rPr>
          <w:rFonts w:ascii="Times New Roman" w:hAnsi="Times New Roman" w:cs="Times New Roman"/>
          <w:lang w:val="en-GB"/>
        </w:rPr>
      </w:pPr>
      <w:r>
        <w:rPr>
          <w:rFonts w:ascii="Times New Roman" w:hAnsi="Times New Roman" w:cs="Times New Roman"/>
          <w:lang w:val="en-GB"/>
        </w:rPr>
        <w:br w:type="page"/>
      </w:r>
      <w:bookmarkStart w:id="1123" w:name="_Toc79817649"/>
      <w:bookmarkStart w:id="1124" w:name="_Toc79817745"/>
      <w:bookmarkStart w:id="1125" w:name="_Toc506545827"/>
      <w:r>
        <w:rPr>
          <w:rFonts w:ascii="Times New Roman" w:hAnsi="Times New Roman" w:cs="Times New Roman"/>
          <w:lang w:val="en-GB"/>
        </w:rPr>
        <w:t>ANNEX A:</w:t>
      </w:r>
      <w:r>
        <w:rPr>
          <w:rFonts w:ascii="Times New Roman" w:hAnsi="Times New Roman" w:cs="Times New Roman"/>
          <w:lang w:val="en-GB"/>
        </w:rPr>
        <w:tab/>
      </w:r>
      <w:r>
        <w:rPr>
          <w:rFonts w:ascii="Times New Roman" w:hAnsi="Times New Roman" w:cs="Times New Roman"/>
          <w:lang w:val="en-GB"/>
        </w:rPr>
        <w:t>Description of the Services</w:t>
      </w:r>
      <w:bookmarkEnd w:id="1123"/>
      <w:bookmarkEnd w:id="1124"/>
      <w:bookmarkEnd w:id="1125"/>
    </w:p>
    <w:p w14:paraId="5869767A">
      <w:pPr>
        <w:tabs>
          <w:tab w:val="left" w:pos="0"/>
          <w:tab w:val="left" w:pos="720"/>
          <w:tab w:val="left" w:pos="1080"/>
        </w:tabs>
        <w:rPr>
          <w:rFonts w:ascii="Times New Roman" w:hAnsi="Times New Roman" w:cs="Times New Roman"/>
          <w:lang w:val="en-GB"/>
        </w:rPr>
      </w:pPr>
    </w:p>
    <w:p w14:paraId="60F301A8">
      <w:pPr>
        <w:tabs>
          <w:tab w:val="left" w:pos="0"/>
          <w:tab w:val="left" w:pos="720"/>
          <w:tab w:val="left" w:pos="1080"/>
        </w:tabs>
        <w:jc w:val="both"/>
        <w:rPr>
          <w:rFonts w:ascii="Times New Roman" w:hAnsi="Times New Roman" w:cs="Times New Roman"/>
          <w:lang w:val="en-GB"/>
        </w:rPr>
      </w:pPr>
    </w:p>
    <w:p w14:paraId="659373FA">
      <w:pPr>
        <w:tabs>
          <w:tab w:val="left" w:pos="0"/>
          <w:tab w:val="left" w:pos="720"/>
          <w:tab w:val="left" w:pos="1080"/>
        </w:tabs>
        <w:jc w:val="both"/>
        <w:rPr>
          <w:rFonts w:ascii="Times New Roman" w:hAnsi="Times New Roman" w:cs="Times New Roman" w:eastAsiaTheme="minorEastAsia"/>
          <w:i/>
          <w:iCs/>
          <w:color w:val="4472C4"/>
          <w:highlight w:val="yellow"/>
          <w:lang w:val="en-GB" w:eastAsia="zh-TW"/>
        </w:rPr>
      </w:pPr>
    </w:p>
    <w:p w14:paraId="64D537E0">
      <w:pPr>
        <w:jc w:val="both"/>
        <w:rPr>
          <w:rFonts w:ascii="Times New Roman" w:hAnsi="Times New Roman" w:cs="Times New Roman"/>
          <w:i/>
          <w:iCs/>
          <w:lang w:val="en-GB"/>
        </w:rPr>
      </w:pPr>
    </w:p>
    <w:p w14:paraId="62CD8874">
      <w:pPr>
        <w:jc w:val="both"/>
        <w:rPr>
          <w:rFonts w:ascii="Times New Roman" w:hAnsi="Times New Roman" w:cs="Times New Roman"/>
          <w:i/>
          <w:iCs/>
          <w:lang w:val="en-GB"/>
        </w:rPr>
      </w:pPr>
    </w:p>
    <w:p w14:paraId="01F8C28E">
      <w:pPr>
        <w:ind w:left="720"/>
        <w:jc w:val="both"/>
        <w:rPr>
          <w:rFonts w:ascii="Times New Roman" w:hAnsi="Times New Roman" w:cs="Times New Roman"/>
          <w:i/>
          <w:iCs/>
          <w:lang w:val="en-GB"/>
        </w:rPr>
      </w:pPr>
    </w:p>
    <w:p w14:paraId="3F4C7117">
      <w:pPr>
        <w:numPr>
          <w:ilvl w:val="3"/>
          <w:numId w:val="121"/>
        </w:numPr>
        <w:tabs>
          <w:tab w:val="clear" w:pos="2880"/>
        </w:tabs>
        <w:ind w:left="1080"/>
        <w:jc w:val="both"/>
        <w:rPr>
          <w:rFonts w:ascii="Times New Roman" w:hAnsi="Times New Roman" w:cs="Times New Roman"/>
          <w:i/>
          <w:iCs/>
          <w:lang w:val="en-GB"/>
        </w:rPr>
      </w:pPr>
      <w:r>
        <w:rPr>
          <w:rFonts w:ascii="Times New Roman" w:hAnsi="Times New Roman" w:cs="Times New Roman"/>
          <w:i/>
          <w:iCs/>
          <w:lang w:val="en-GB"/>
        </w:rPr>
        <w:t>Indicate the Contact Addresses for Notices and Requests as indicated in Clause 22.1 of the Contract Agreement.</w:t>
      </w:r>
    </w:p>
    <w:p w14:paraId="729B5F57">
      <w:pPr>
        <w:tabs>
          <w:tab w:val="left" w:pos="0"/>
          <w:tab w:val="left" w:pos="720"/>
          <w:tab w:val="left" w:pos="1080"/>
        </w:tabs>
        <w:jc w:val="both"/>
        <w:rPr>
          <w:rFonts w:ascii="Times New Roman" w:hAnsi="Times New Roman" w:cs="Times New Roman"/>
          <w:i/>
          <w:iCs/>
          <w:lang w:val="en-GB"/>
        </w:rPr>
      </w:pPr>
    </w:p>
    <w:p w14:paraId="4DA5713C">
      <w:pPr>
        <w:tabs>
          <w:tab w:val="left" w:pos="0"/>
          <w:tab w:val="left" w:pos="720"/>
          <w:tab w:val="left" w:pos="1080"/>
        </w:tabs>
        <w:rPr>
          <w:rFonts w:ascii="Times New Roman" w:hAnsi="Times New Roman" w:cs="Times New Roman"/>
          <w:i/>
          <w:iCs/>
          <w:lang w:val="en-GB"/>
        </w:rPr>
      </w:pPr>
    </w:p>
    <w:p w14:paraId="5EF5E289">
      <w:pPr>
        <w:tabs>
          <w:tab w:val="left" w:pos="0"/>
          <w:tab w:val="left" w:pos="720"/>
          <w:tab w:val="left" w:pos="1080"/>
        </w:tabs>
        <w:rPr>
          <w:rFonts w:ascii="Times New Roman" w:hAnsi="Times New Roman" w:cs="Times New Roman"/>
          <w:lang w:val="en-GB"/>
        </w:rPr>
      </w:pPr>
    </w:p>
    <w:p w14:paraId="1A009683">
      <w:pPr>
        <w:tabs>
          <w:tab w:val="left" w:pos="0"/>
          <w:tab w:val="left" w:pos="720"/>
          <w:tab w:val="left" w:pos="1080"/>
        </w:tabs>
        <w:rPr>
          <w:rFonts w:ascii="Times New Roman" w:hAnsi="Times New Roman" w:cs="Times New Roman"/>
          <w:lang w:val="en-GB"/>
        </w:rPr>
      </w:pPr>
    </w:p>
    <w:p w14:paraId="239AD2EB">
      <w:pPr>
        <w:tabs>
          <w:tab w:val="left" w:pos="0"/>
          <w:tab w:val="left" w:pos="720"/>
          <w:tab w:val="left" w:pos="1080"/>
        </w:tabs>
        <w:rPr>
          <w:rFonts w:ascii="Times New Roman" w:hAnsi="Times New Roman" w:cs="Times New Roman"/>
          <w:lang w:val="en-GB"/>
        </w:rPr>
      </w:pPr>
    </w:p>
    <w:p w14:paraId="059A451C">
      <w:pPr>
        <w:tabs>
          <w:tab w:val="left" w:pos="0"/>
          <w:tab w:val="left" w:pos="720"/>
          <w:tab w:val="left" w:pos="1080"/>
        </w:tabs>
        <w:rPr>
          <w:rFonts w:ascii="Times New Roman" w:hAnsi="Times New Roman" w:cs="Times New Roman"/>
          <w:lang w:val="en-GB"/>
        </w:rPr>
      </w:pPr>
    </w:p>
    <w:p w14:paraId="0A59FE72">
      <w:pPr>
        <w:tabs>
          <w:tab w:val="left" w:pos="0"/>
          <w:tab w:val="left" w:pos="720"/>
          <w:tab w:val="left" w:pos="1080"/>
        </w:tabs>
        <w:rPr>
          <w:rFonts w:ascii="Times New Roman" w:hAnsi="Times New Roman" w:cs="Times New Roman"/>
          <w:lang w:val="en-GB"/>
        </w:rPr>
      </w:pPr>
    </w:p>
    <w:p w14:paraId="39830287">
      <w:pPr>
        <w:tabs>
          <w:tab w:val="left" w:pos="0"/>
          <w:tab w:val="left" w:pos="720"/>
          <w:tab w:val="left" w:pos="1080"/>
        </w:tabs>
        <w:rPr>
          <w:rFonts w:ascii="Times New Roman" w:hAnsi="Times New Roman" w:cs="Times New Roman"/>
          <w:lang w:val="en-GB"/>
        </w:rPr>
      </w:pPr>
    </w:p>
    <w:p w14:paraId="7204C7D6">
      <w:pPr>
        <w:tabs>
          <w:tab w:val="left" w:pos="0"/>
          <w:tab w:val="left" w:pos="720"/>
          <w:tab w:val="left" w:pos="1080"/>
        </w:tabs>
        <w:rPr>
          <w:rFonts w:ascii="Times New Roman" w:hAnsi="Times New Roman" w:cs="Times New Roman"/>
          <w:lang w:val="en-GB"/>
        </w:rPr>
      </w:pPr>
    </w:p>
    <w:p w14:paraId="3C7351EE">
      <w:pPr>
        <w:tabs>
          <w:tab w:val="left" w:pos="0"/>
          <w:tab w:val="left" w:pos="720"/>
          <w:tab w:val="left" w:pos="1080"/>
        </w:tabs>
        <w:rPr>
          <w:rFonts w:ascii="Times New Roman" w:hAnsi="Times New Roman" w:cs="Times New Roman"/>
          <w:lang w:val="en-GB"/>
        </w:rPr>
      </w:pPr>
    </w:p>
    <w:p w14:paraId="2F1AF499">
      <w:pPr>
        <w:tabs>
          <w:tab w:val="left" w:pos="0"/>
          <w:tab w:val="left" w:pos="720"/>
          <w:tab w:val="left" w:pos="1080"/>
        </w:tabs>
        <w:rPr>
          <w:rFonts w:ascii="Times New Roman" w:hAnsi="Times New Roman" w:cs="Times New Roman"/>
          <w:lang w:val="en-GB"/>
        </w:rPr>
      </w:pPr>
    </w:p>
    <w:p w14:paraId="382662F4">
      <w:pPr>
        <w:tabs>
          <w:tab w:val="left" w:pos="0"/>
          <w:tab w:val="left" w:pos="720"/>
          <w:tab w:val="left" w:pos="1080"/>
        </w:tabs>
        <w:rPr>
          <w:rFonts w:ascii="Times New Roman" w:hAnsi="Times New Roman" w:cs="Times New Roman"/>
          <w:lang w:val="en-GB"/>
        </w:rPr>
      </w:pPr>
    </w:p>
    <w:p w14:paraId="33AF0E85">
      <w:pPr>
        <w:tabs>
          <w:tab w:val="left" w:pos="0"/>
          <w:tab w:val="left" w:pos="720"/>
          <w:tab w:val="left" w:pos="1080"/>
        </w:tabs>
        <w:rPr>
          <w:rFonts w:ascii="Times New Roman" w:hAnsi="Times New Roman" w:cs="Times New Roman"/>
          <w:lang w:val="en-GB"/>
        </w:rPr>
      </w:pPr>
    </w:p>
    <w:p w14:paraId="5DCCE306">
      <w:pPr>
        <w:pStyle w:val="3"/>
        <w:rPr>
          <w:rFonts w:ascii="Times New Roman" w:hAnsi="Times New Roman" w:cs="Times New Roman"/>
          <w:lang w:val="en-GB"/>
        </w:rPr>
      </w:pPr>
      <w:r>
        <w:rPr>
          <w:rFonts w:ascii="Times New Roman" w:hAnsi="Times New Roman" w:cs="Times New Roman"/>
          <w:lang w:val="en-GB"/>
        </w:rPr>
        <w:br w:type="page"/>
      </w:r>
      <w:bookmarkStart w:id="1126" w:name="_Toc506545828"/>
      <w:bookmarkStart w:id="1127" w:name="_Toc79817650"/>
      <w:bookmarkStart w:id="1128" w:name="_Toc79817746"/>
      <w:r>
        <w:rPr>
          <w:rFonts w:ascii="Times New Roman" w:hAnsi="Times New Roman" w:cs="Times New Roman"/>
          <w:lang w:val="en-GB"/>
        </w:rPr>
        <w:t>ANNEX B:</w:t>
      </w:r>
      <w:r>
        <w:rPr>
          <w:rFonts w:ascii="Times New Roman" w:hAnsi="Times New Roman" w:cs="Times New Roman"/>
          <w:lang w:val="en-GB"/>
        </w:rPr>
        <w:tab/>
      </w:r>
      <w:r>
        <w:rPr>
          <w:rFonts w:ascii="Times New Roman" w:hAnsi="Times New Roman" w:cs="Times New Roman"/>
          <w:lang w:val="en-GB"/>
        </w:rPr>
        <w:t>Consultant’s Reporting Obligations</w:t>
      </w:r>
      <w:bookmarkEnd w:id="1126"/>
      <w:bookmarkEnd w:id="1127"/>
      <w:bookmarkEnd w:id="1128"/>
    </w:p>
    <w:p w14:paraId="182E4DCD">
      <w:pPr>
        <w:tabs>
          <w:tab w:val="left" w:pos="0"/>
          <w:tab w:val="left" w:pos="720"/>
          <w:tab w:val="left" w:pos="1080"/>
        </w:tabs>
        <w:jc w:val="center"/>
        <w:rPr>
          <w:rFonts w:ascii="Times New Roman" w:hAnsi="Times New Roman" w:cs="Times New Roman"/>
          <w:lang w:val="en-GB"/>
        </w:rPr>
      </w:pPr>
      <w:r>
        <w:rPr>
          <w:rFonts w:ascii="Times New Roman" w:hAnsi="Times New Roman" w:cs="Times New Roman"/>
          <w:lang w:val="en-GB"/>
        </w:rPr>
        <w:t>(Sample Format)</w:t>
      </w:r>
    </w:p>
    <w:p w14:paraId="436B652C">
      <w:pPr>
        <w:tabs>
          <w:tab w:val="left" w:pos="0"/>
          <w:tab w:val="left" w:pos="720"/>
          <w:tab w:val="left" w:pos="1080"/>
        </w:tabs>
        <w:jc w:val="both"/>
        <w:rPr>
          <w:rFonts w:ascii="Times New Roman" w:hAnsi="Times New Roman" w:cs="Times New Roman"/>
          <w:lang w:val="en-GB"/>
        </w:rPr>
      </w:pPr>
    </w:p>
    <w:p w14:paraId="0A152F91">
      <w:pPr>
        <w:tabs>
          <w:tab w:val="left" w:pos="0"/>
          <w:tab w:val="left" w:pos="720"/>
          <w:tab w:val="left" w:pos="1080"/>
        </w:tabs>
        <w:jc w:val="both"/>
        <w:rPr>
          <w:rFonts w:ascii="Times New Roman" w:hAnsi="Times New Roman" w:cs="Times New Roman"/>
          <w:lang w:val="en-GB"/>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8"/>
        <w:gridCol w:w="3230"/>
        <w:gridCol w:w="2340"/>
        <w:gridCol w:w="1580"/>
        <w:gridCol w:w="1437"/>
      </w:tblGrid>
      <w:tr w14:paraId="19BDF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8" w:type="dxa"/>
          </w:tcPr>
          <w:p w14:paraId="69CE7456">
            <w:pPr>
              <w:tabs>
                <w:tab w:val="left" w:pos="0"/>
                <w:tab w:val="left" w:pos="720"/>
                <w:tab w:val="left" w:pos="1080"/>
              </w:tabs>
              <w:spacing w:before="120" w:after="120"/>
              <w:jc w:val="both"/>
              <w:rPr>
                <w:rFonts w:ascii="Times New Roman" w:hAnsi="Times New Roman" w:cs="Times New Roman"/>
                <w:lang w:val="en-GB"/>
              </w:rPr>
            </w:pPr>
            <w:r>
              <w:rPr>
                <w:rFonts w:ascii="Times New Roman" w:hAnsi="Times New Roman" w:cs="Times New Roman"/>
                <w:lang w:val="en-GB"/>
              </w:rPr>
              <w:t>S/</w:t>
            </w:r>
          </w:p>
          <w:p w14:paraId="3051FCF5">
            <w:pPr>
              <w:tabs>
                <w:tab w:val="left" w:pos="0"/>
                <w:tab w:val="left" w:pos="720"/>
                <w:tab w:val="left" w:pos="1080"/>
              </w:tabs>
              <w:spacing w:before="120" w:after="120"/>
              <w:jc w:val="both"/>
              <w:rPr>
                <w:rFonts w:ascii="Times New Roman" w:hAnsi="Times New Roman" w:cs="Times New Roman"/>
                <w:lang w:val="en-GB"/>
              </w:rPr>
            </w:pPr>
            <w:r>
              <w:rPr>
                <w:rFonts w:ascii="Times New Roman" w:hAnsi="Times New Roman" w:cs="Times New Roman"/>
                <w:lang w:val="en-GB"/>
              </w:rPr>
              <w:t>No.</w:t>
            </w:r>
          </w:p>
        </w:tc>
        <w:tc>
          <w:tcPr>
            <w:tcW w:w="3230" w:type="dxa"/>
          </w:tcPr>
          <w:p w14:paraId="54620431">
            <w:pPr>
              <w:tabs>
                <w:tab w:val="left" w:pos="0"/>
                <w:tab w:val="left" w:pos="720"/>
                <w:tab w:val="left" w:pos="1080"/>
              </w:tabs>
              <w:spacing w:before="120" w:after="120"/>
              <w:jc w:val="center"/>
              <w:rPr>
                <w:rFonts w:ascii="Times New Roman" w:hAnsi="Times New Roman" w:cs="Times New Roman"/>
                <w:lang w:val="en-GB"/>
              </w:rPr>
            </w:pPr>
            <w:r>
              <w:rPr>
                <w:rFonts w:ascii="Times New Roman" w:hAnsi="Times New Roman" w:cs="Times New Roman"/>
                <w:lang w:val="en-GB"/>
              </w:rPr>
              <w:t>Reports</w:t>
            </w:r>
          </w:p>
        </w:tc>
        <w:tc>
          <w:tcPr>
            <w:tcW w:w="2340" w:type="dxa"/>
          </w:tcPr>
          <w:p w14:paraId="4F47A6B0">
            <w:pPr>
              <w:tabs>
                <w:tab w:val="left" w:pos="0"/>
                <w:tab w:val="left" w:pos="720"/>
                <w:tab w:val="left" w:pos="1080"/>
              </w:tabs>
              <w:spacing w:before="120" w:after="120"/>
              <w:jc w:val="center"/>
              <w:rPr>
                <w:rFonts w:ascii="Times New Roman" w:hAnsi="Times New Roman" w:cs="Times New Roman"/>
                <w:lang w:val="en-GB"/>
              </w:rPr>
            </w:pPr>
            <w:r>
              <w:rPr>
                <w:rFonts w:ascii="Times New Roman" w:hAnsi="Times New Roman" w:cs="Times New Roman"/>
                <w:lang w:val="en-GB"/>
              </w:rPr>
              <w:t>Contents of</w:t>
            </w:r>
          </w:p>
          <w:p w14:paraId="0AD29471">
            <w:pPr>
              <w:tabs>
                <w:tab w:val="left" w:pos="0"/>
                <w:tab w:val="left" w:pos="720"/>
                <w:tab w:val="left" w:pos="1080"/>
              </w:tabs>
              <w:spacing w:before="120" w:after="120"/>
              <w:jc w:val="center"/>
              <w:rPr>
                <w:rFonts w:ascii="Times New Roman" w:hAnsi="Times New Roman" w:cs="Times New Roman"/>
                <w:lang w:val="en-GB"/>
              </w:rPr>
            </w:pPr>
            <w:r>
              <w:rPr>
                <w:rFonts w:ascii="Times New Roman" w:hAnsi="Times New Roman" w:cs="Times New Roman"/>
                <w:lang w:val="en-GB"/>
              </w:rPr>
              <w:t>Reports</w:t>
            </w:r>
          </w:p>
        </w:tc>
        <w:tc>
          <w:tcPr>
            <w:tcW w:w="1580" w:type="dxa"/>
          </w:tcPr>
          <w:p w14:paraId="4B95791C">
            <w:pPr>
              <w:tabs>
                <w:tab w:val="left" w:pos="0"/>
                <w:tab w:val="left" w:pos="720"/>
                <w:tab w:val="left" w:pos="1080"/>
              </w:tabs>
              <w:spacing w:before="120" w:after="120"/>
              <w:jc w:val="center"/>
              <w:rPr>
                <w:rFonts w:ascii="Times New Roman" w:hAnsi="Times New Roman" w:cs="Times New Roman"/>
                <w:lang w:val="en-GB"/>
              </w:rPr>
            </w:pPr>
            <w:r>
              <w:rPr>
                <w:rFonts w:ascii="Times New Roman" w:hAnsi="Times New Roman" w:cs="Times New Roman"/>
                <w:lang w:val="en-GB"/>
              </w:rPr>
              <w:t>Persons to</w:t>
            </w:r>
          </w:p>
          <w:p w14:paraId="4053FAA4">
            <w:pPr>
              <w:tabs>
                <w:tab w:val="left" w:pos="0"/>
                <w:tab w:val="left" w:pos="720"/>
                <w:tab w:val="left" w:pos="1080"/>
              </w:tabs>
              <w:spacing w:before="120" w:after="120"/>
              <w:jc w:val="center"/>
              <w:rPr>
                <w:rFonts w:ascii="Times New Roman" w:hAnsi="Times New Roman" w:cs="Times New Roman"/>
                <w:lang w:val="en-GB"/>
              </w:rPr>
            </w:pPr>
            <w:r>
              <w:rPr>
                <w:rFonts w:ascii="Times New Roman" w:hAnsi="Times New Roman" w:cs="Times New Roman"/>
                <w:lang w:val="en-GB"/>
              </w:rPr>
              <w:t>Receive them</w:t>
            </w:r>
          </w:p>
        </w:tc>
        <w:tc>
          <w:tcPr>
            <w:tcW w:w="1437" w:type="dxa"/>
          </w:tcPr>
          <w:p w14:paraId="70C34CC0">
            <w:pPr>
              <w:tabs>
                <w:tab w:val="left" w:pos="0"/>
                <w:tab w:val="left" w:pos="720"/>
                <w:tab w:val="left" w:pos="1080"/>
              </w:tabs>
              <w:spacing w:before="120" w:after="120"/>
              <w:jc w:val="center"/>
              <w:rPr>
                <w:rFonts w:ascii="Times New Roman" w:hAnsi="Times New Roman" w:cs="Times New Roman"/>
                <w:lang w:val="en-GB"/>
              </w:rPr>
            </w:pPr>
            <w:r>
              <w:rPr>
                <w:rFonts w:ascii="Times New Roman" w:hAnsi="Times New Roman" w:cs="Times New Roman"/>
                <w:lang w:val="en-GB"/>
              </w:rPr>
              <w:t>Date of</w:t>
            </w:r>
          </w:p>
          <w:p w14:paraId="0F646687">
            <w:pPr>
              <w:tabs>
                <w:tab w:val="left" w:pos="0"/>
                <w:tab w:val="left" w:pos="720"/>
                <w:tab w:val="left" w:pos="1080"/>
              </w:tabs>
              <w:spacing w:before="120" w:after="120"/>
              <w:jc w:val="center"/>
              <w:rPr>
                <w:rFonts w:ascii="Times New Roman" w:hAnsi="Times New Roman" w:cs="Times New Roman"/>
                <w:lang w:val="en-GB"/>
              </w:rPr>
            </w:pPr>
            <w:r>
              <w:rPr>
                <w:rFonts w:ascii="Times New Roman" w:hAnsi="Times New Roman" w:cs="Times New Roman"/>
                <w:lang w:val="en-GB"/>
              </w:rPr>
              <w:t>Submission</w:t>
            </w:r>
          </w:p>
        </w:tc>
      </w:tr>
      <w:tr w14:paraId="0822B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8" w:type="dxa"/>
          </w:tcPr>
          <w:p w14:paraId="27C9D4C9">
            <w:pPr>
              <w:tabs>
                <w:tab w:val="left" w:pos="0"/>
                <w:tab w:val="left" w:pos="720"/>
                <w:tab w:val="left" w:pos="1080"/>
              </w:tabs>
              <w:spacing w:before="120" w:after="120"/>
              <w:jc w:val="both"/>
              <w:rPr>
                <w:rFonts w:ascii="Times New Roman" w:hAnsi="Times New Roman" w:cs="Times New Roman"/>
                <w:lang w:val="en-GB"/>
              </w:rPr>
            </w:pPr>
            <w:r>
              <w:rPr>
                <w:rFonts w:ascii="Times New Roman" w:hAnsi="Times New Roman" w:cs="Times New Roman"/>
                <w:lang w:val="en-GB"/>
              </w:rPr>
              <w:t>1</w:t>
            </w:r>
          </w:p>
        </w:tc>
        <w:tc>
          <w:tcPr>
            <w:tcW w:w="3230" w:type="dxa"/>
          </w:tcPr>
          <w:p w14:paraId="04F4E1BD">
            <w:pPr>
              <w:tabs>
                <w:tab w:val="left" w:pos="0"/>
                <w:tab w:val="left" w:pos="720"/>
                <w:tab w:val="left" w:pos="1080"/>
              </w:tabs>
              <w:spacing w:before="120" w:after="120"/>
              <w:jc w:val="both"/>
              <w:rPr>
                <w:rFonts w:ascii="Times New Roman" w:hAnsi="Times New Roman" w:cs="Times New Roman"/>
                <w:lang w:val="en-GB"/>
              </w:rPr>
            </w:pPr>
            <w:r>
              <w:rPr>
                <w:rFonts w:ascii="Times New Roman" w:hAnsi="Times New Roman" w:cs="Times New Roman"/>
                <w:lang w:val="en-GB"/>
              </w:rPr>
              <w:t>Inception Report</w:t>
            </w:r>
          </w:p>
        </w:tc>
        <w:tc>
          <w:tcPr>
            <w:tcW w:w="2340" w:type="dxa"/>
          </w:tcPr>
          <w:p w14:paraId="4184C469">
            <w:pPr>
              <w:tabs>
                <w:tab w:val="left" w:pos="0"/>
                <w:tab w:val="left" w:pos="720"/>
                <w:tab w:val="left" w:pos="1080"/>
              </w:tabs>
              <w:spacing w:before="120" w:after="120"/>
              <w:jc w:val="both"/>
              <w:rPr>
                <w:rFonts w:ascii="Times New Roman" w:hAnsi="Times New Roman" w:cs="Times New Roman"/>
                <w:lang w:val="en-GB"/>
              </w:rPr>
            </w:pPr>
          </w:p>
        </w:tc>
        <w:tc>
          <w:tcPr>
            <w:tcW w:w="1580" w:type="dxa"/>
          </w:tcPr>
          <w:p w14:paraId="1D6FC531">
            <w:pPr>
              <w:tabs>
                <w:tab w:val="left" w:pos="0"/>
                <w:tab w:val="left" w:pos="720"/>
                <w:tab w:val="left" w:pos="1080"/>
              </w:tabs>
              <w:spacing w:before="120" w:after="120"/>
              <w:jc w:val="both"/>
              <w:rPr>
                <w:rFonts w:ascii="Times New Roman" w:hAnsi="Times New Roman" w:cs="Times New Roman"/>
                <w:lang w:val="en-GB"/>
              </w:rPr>
            </w:pPr>
          </w:p>
        </w:tc>
        <w:tc>
          <w:tcPr>
            <w:tcW w:w="1437" w:type="dxa"/>
          </w:tcPr>
          <w:p w14:paraId="63ECA27E">
            <w:pPr>
              <w:tabs>
                <w:tab w:val="left" w:pos="0"/>
                <w:tab w:val="left" w:pos="720"/>
                <w:tab w:val="left" w:pos="1080"/>
              </w:tabs>
              <w:spacing w:before="120" w:after="120"/>
              <w:jc w:val="both"/>
              <w:rPr>
                <w:rFonts w:ascii="Times New Roman" w:hAnsi="Times New Roman" w:cs="Times New Roman"/>
                <w:lang w:val="en-GB"/>
              </w:rPr>
            </w:pPr>
          </w:p>
        </w:tc>
      </w:tr>
      <w:tr w14:paraId="31D4A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8" w:type="dxa"/>
          </w:tcPr>
          <w:p w14:paraId="36C9008C">
            <w:pPr>
              <w:tabs>
                <w:tab w:val="left" w:pos="0"/>
                <w:tab w:val="left" w:pos="720"/>
                <w:tab w:val="left" w:pos="1080"/>
              </w:tabs>
              <w:spacing w:before="120" w:after="120"/>
              <w:jc w:val="both"/>
              <w:rPr>
                <w:rFonts w:ascii="Times New Roman" w:hAnsi="Times New Roman" w:cs="Times New Roman"/>
                <w:lang w:val="en-GB"/>
              </w:rPr>
            </w:pPr>
            <w:r>
              <w:rPr>
                <w:rFonts w:ascii="Times New Roman" w:hAnsi="Times New Roman" w:cs="Times New Roman"/>
                <w:lang w:val="en-GB"/>
              </w:rPr>
              <w:t>2</w:t>
            </w:r>
          </w:p>
          <w:p w14:paraId="5826C1D1">
            <w:pPr>
              <w:tabs>
                <w:tab w:val="left" w:pos="0"/>
                <w:tab w:val="left" w:pos="720"/>
                <w:tab w:val="left" w:pos="1080"/>
              </w:tabs>
              <w:spacing w:before="120" w:after="120"/>
              <w:jc w:val="both"/>
              <w:rPr>
                <w:rFonts w:ascii="Times New Roman" w:hAnsi="Times New Roman" w:cs="Times New Roman"/>
                <w:lang w:val="en-GB"/>
              </w:rPr>
            </w:pPr>
          </w:p>
        </w:tc>
        <w:tc>
          <w:tcPr>
            <w:tcW w:w="3230" w:type="dxa"/>
          </w:tcPr>
          <w:p w14:paraId="61E6494A">
            <w:pPr>
              <w:tabs>
                <w:tab w:val="left" w:pos="0"/>
                <w:tab w:val="left" w:pos="720"/>
                <w:tab w:val="left" w:pos="1080"/>
              </w:tabs>
              <w:spacing w:before="120" w:after="120"/>
              <w:jc w:val="both"/>
              <w:rPr>
                <w:rFonts w:ascii="Times New Roman" w:hAnsi="Times New Roman" w:cs="Times New Roman"/>
                <w:lang w:val="en-GB"/>
              </w:rPr>
            </w:pPr>
            <w:r>
              <w:rPr>
                <w:rFonts w:ascii="Times New Roman" w:hAnsi="Times New Roman" w:cs="Times New Roman"/>
                <w:lang w:val="en-GB"/>
              </w:rPr>
              <w:t>Interim Progress Report</w:t>
            </w:r>
          </w:p>
          <w:p w14:paraId="5A9677F8">
            <w:pPr>
              <w:widowControl w:val="0"/>
              <w:numPr>
                <w:ilvl w:val="0"/>
                <w:numId w:val="122"/>
              </w:numPr>
              <w:tabs>
                <w:tab w:val="left" w:pos="0"/>
                <w:tab w:val="left" w:pos="1080"/>
              </w:tabs>
              <w:spacing w:before="120" w:after="120"/>
              <w:ind w:hanging="718"/>
              <w:jc w:val="both"/>
              <w:rPr>
                <w:rFonts w:ascii="Times New Roman" w:hAnsi="Times New Roman" w:cs="Times New Roman"/>
                <w:lang w:val="en-GB"/>
              </w:rPr>
            </w:pPr>
            <w:r>
              <w:rPr>
                <w:rFonts w:ascii="Times New Roman" w:hAnsi="Times New Roman" w:cs="Times New Roman"/>
                <w:lang w:val="en-GB"/>
              </w:rPr>
              <w:t>First Status Report</w:t>
            </w:r>
          </w:p>
          <w:p w14:paraId="598547FF">
            <w:pPr>
              <w:widowControl w:val="0"/>
              <w:numPr>
                <w:ilvl w:val="0"/>
                <w:numId w:val="122"/>
              </w:numPr>
              <w:tabs>
                <w:tab w:val="left" w:pos="0"/>
                <w:tab w:val="left" w:pos="1080"/>
              </w:tabs>
              <w:spacing w:before="120" w:after="120"/>
              <w:ind w:hanging="718"/>
              <w:jc w:val="both"/>
              <w:rPr>
                <w:rFonts w:ascii="Times New Roman" w:hAnsi="Times New Roman" w:cs="Times New Roman"/>
                <w:lang w:val="en-GB"/>
              </w:rPr>
            </w:pPr>
            <w:r>
              <w:rPr>
                <w:rFonts w:ascii="Times New Roman" w:hAnsi="Times New Roman" w:cs="Times New Roman"/>
                <w:lang w:val="en-GB"/>
              </w:rPr>
              <w:t>Second Status Report</w:t>
            </w:r>
          </w:p>
        </w:tc>
        <w:tc>
          <w:tcPr>
            <w:tcW w:w="2340" w:type="dxa"/>
          </w:tcPr>
          <w:p w14:paraId="6927F8D8">
            <w:pPr>
              <w:tabs>
                <w:tab w:val="left" w:pos="0"/>
                <w:tab w:val="left" w:pos="720"/>
                <w:tab w:val="left" w:pos="1080"/>
              </w:tabs>
              <w:spacing w:before="120" w:after="120"/>
              <w:jc w:val="both"/>
              <w:rPr>
                <w:rFonts w:ascii="Times New Roman" w:hAnsi="Times New Roman" w:cs="Times New Roman"/>
                <w:lang w:val="en-GB"/>
              </w:rPr>
            </w:pPr>
          </w:p>
        </w:tc>
        <w:tc>
          <w:tcPr>
            <w:tcW w:w="1580" w:type="dxa"/>
          </w:tcPr>
          <w:p w14:paraId="3D82764C">
            <w:pPr>
              <w:tabs>
                <w:tab w:val="left" w:pos="0"/>
                <w:tab w:val="left" w:pos="720"/>
                <w:tab w:val="left" w:pos="1080"/>
              </w:tabs>
              <w:spacing w:before="120" w:after="120"/>
              <w:jc w:val="both"/>
              <w:rPr>
                <w:rFonts w:ascii="Times New Roman" w:hAnsi="Times New Roman" w:cs="Times New Roman"/>
                <w:lang w:val="en-GB"/>
              </w:rPr>
            </w:pPr>
          </w:p>
        </w:tc>
        <w:tc>
          <w:tcPr>
            <w:tcW w:w="1437" w:type="dxa"/>
          </w:tcPr>
          <w:p w14:paraId="510116CD">
            <w:pPr>
              <w:tabs>
                <w:tab w:val="left" w:pos="0"/>
                <w:tab w:val="left" w:pos="720"/>
                <w:tab w:val="left" w:pos="1080"/>
              </w:tabs>
              <w:spacing w:before="120" w:after="120"/>
              <w:jc w:val="both"/>
              <w:rPr>
                <w:rFonts w:ascii="Times New Roman" w:hAnsi="Times New Roman" w:cs="Times New Roman"/>
                <w:lang w:val="en-GB"/>
              </w:rPr>
            </w:pPr>
          </w:p>
        </w:tc>
      </w:tr>
      <w:tr w14:paraId="3B7A7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8" w:type="dxa"/>
          </w:tcPr>
          <w:p w14:paraId="45B65BF2">
            <w:pPr>
              <w:tabs>
                <w:tab w:val="left" w:pos="0"/>
                <w:tab w:val="left" w:pos="720"/>
                <w:tab w:val="left" w:pos="1080"/>
              </w:tabs>
              <w:spacing w:before="120" w:after="120"/>
              <w:jc w:val="both"/>
              <w:rPr>
                <w:rFonts w:ascii="Times New Roman" w:hAnsi="Times New Roman" w:cs="Times New Roman"/>
                <w:lang w:val="en-GB"/>
              </w:rPr>
            </w:pPr>
            <w:r>
              <w:rPr>
                <w:rFonts w:ascii="Times New Roman" w:hAnsi="Times New Roman" w:cs="Times New Roman"/>
                <w:lang w:val="en-GB"/>
              </w:rPr>
              <w:t>3</w:t>
            </w:r>
          </w:p>
        </w:tc>
        <w:tc>
          <w:tcPr>
            <w:tcW w:w="3230" w:type="dxa"/>
          </w:tcPr>
          <w:p w14:paraId="7FF23045">
            <w:pPr>
              <w:tabs>
                <w:tab w:val="left" w:pos="0"/>
                <w:tab w:val="left" w:pos="720"/>
                <w:tab w:val="left" w:pos="1080"/>
              </w:tabs>
              <w:spacing w:before="120" w:after="120"/>
              <w:jc w:val="both"/>
              <w:rPr>
                <w:rFonts w:ascii="Times New Roman" w:hAnsi="Times New Roman" w:cs="Times New Roman"/>
                <w:lang w:val="en-GB"/>
              </w:rPr>
            </w:pPr>
            <w:r>
              <w:rPr>
                <w:rFonts w:ascii="Times New Roman" w:hAnsi="Times New Roman" w:cs="Times New Roman"/>
                <w:lang w:val="en-GB"/>
              </w:rPr>
              <w:t>Draft Report</w:t>
            </w:r>
          </w:p>
        </w:tc>
        <w:tc>
          <w:tcPr>
            <w:tcW w:w="2340" w:type="dxa"/>
          </w:tcPr>
          <w:p w14:paraId="0932D3B6">
            <w:pPr>
              <w:tabs>
                <w:tab w:val="left" w:pos="0"/>
                <w:tab w:val="left" w:pos="720"/>
                <w:tab w:val="left" w:pos="1080"/>
              </w:tabs>
              <w:spacing w:before="120" w:after="120"/>
              <w:jc w:val="both"/>
              <w:rPr>
                <w:rFonts w:ascii="Times New Roman" w:hAnsi="Times New Roman" w:cs="Times New Roman"/>
                <w:lang w:val="en-GB"/>
              </w:rPr>
            </w:pPr>
          </w:p>
        </w:tc>
        <w:tc>
          <w:tcPr>
            <w:tcW w:w="1580" w:type="dxa"/>
          </w:tcPr>
          <w:p w14:paraId="7DF09E57">
            <w:pPr>
              <w:tabs>
                <w:tab w:val="left" w:pos="0"/>
                <w:tab w:val="left" w:pos="720"/>
                <w:tab w:val="left" w:pos="1080"/>
              </w:tabs>
              <w:spacing w:before="120" w:after="120"/>
              <w:jc w:val="both"/>
              <w:rPr>
                <w:rFonts w:ascii="Times New Roman" w:hAnsi="Times New Roman" w:cs="Times New Roman"/>
                <w:lang w:val="en-GB"/>
              </w:rPr>
            </w:pPr>
          </w:p>
        </w:tc>
        <w:tc>
          <w:tcPr>
            <w:tcW w:w="1437" w:type="dxa"/>
          </w:tcPr>
          <w:p w14:paraId="12F77CC6">
            <w:pPr>
              <w:tabs>
                <w:tab w:val="left" w:pos="0"/>
                <w:tab w:val="left" w:pos="720"/>
                <w:tab w:val="left" w:pos="1080"/>
              </w:tabs>
              <w:spacing w:before="120" w:after="120"/>
              <w:jc w:val="both"/>
              <w:rPr>
                <w:rFonts w:ascii="Times New Roman" w:hAnsi="Times New Roman" w:cs="Times New Roman"/>
                <w:lang w:val="en-GB"/>
              </w:rPr>
            </w:pPr>
          </w:p>
        </w:tc>
      </w:tr>
      <w:tr w14:paraId="0BD7F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8" w:type="dxa"/>
          </w:tcPr>
          <w:p w14:paraId="63ADB87C">
            <w:pPr>
              <w:tabs>
                <w:tab w:val="left" w:pos="0"/>
                <w:tab w:val="left" w:pos="720"/>
                <w:tab w:val="left" w:pos="1080"/>
              </w:tabs>
              <w:spacing w:before="120" w:after="120"/>
              <w:jc w:val="both"/>
              <w:rPr>
                <w:rFonts w:ascii="Times New Roman" w:hAnsi="Times New Roman" w:cs="Times New Roman"/>
                <w:lang w:val="en-GB"/>
              </w:rPr>
            </w:pPr>
            <w:r>
              <w:rPr>
                <w:rFonts w:ascii="Times New Roman" w:hAnsi="Times New Roman" w:cs="Times New Roman"/>
                <w:lang w:val="en-GB"/>
              </w:rPr>
              <w:t>4</w:t>
            </w:r>
          </w:p>
        </w:tc>
        <w:tc>
          <w:tcPr>
            <w:tcW w:w="3230" w:type="dxa"/>
          </w:tcPr>
          <w:p w14:paraId="1A8B55B9">
            <w:pPr>
              <w:tabs>
                <w:tab w:val="left" w:pos="0"/>
                <w:tab w:val="left" w:pos="720"/>
                <w:tab w:val="left" w:pos="1080"/>
              </w:tabs>
              <w:spacing w:before="120" w:after="120"/>
              <w:jc w:val="both"/>
              <w:rPr>
                <w:rFonts w:ascii="Times New Roman" w:hAnsi="Times New Roman" w:cs="Times New Roman"/>
                <w:lang w:val="en-GB"/>
              </w:rPr>
            </w:pPr>
            <w:r>
              <w:rPr>
                <w:rFonts w:ascii="Times New Roman" w:hAnsi="Times New Roman" w:cs="Times New Roman"/>
                <w:lang w:val="en-GB"/>
              </w:rPr>
              <w:t>Final Report</w:t>
            </w:r>
          </w:p>
        </w:tc>
        <w:tc>
          <w:tcPr>
            <w:tcW w:w="2340" w:type="dxa"/>
          </w:tcPr>
          <w:p w14:paraId="6E646A87">
            <w:pPr>
              <w:tabs>
                <w:tab w:val="left" w:pos="0"/>
                <w:tab w:val="left" w:pos="720"/>
                <w:tab w:val="left" w:pos="1080"/>
              </w:tabs>
              <w:spacing w:before="120" w:after="120"/>
              <w:jc w:val="both"/>
              <w:rPr>
                <w:rFonts w:ascii="Times New Roman" w:hAnsi="Times New Roman" w:cs="Times New Roman"/>
                <w:lang w:val="en-GB"/>
              </w:rPr>
            </w:pPr>
          </w:p>
        </w:tc>
        <w:tc>
          <w:tcPr>
            <w:tcW w:w="1580" w:type="dxa"/>
          </w:tcPr>
          <w:p w14:paraId="1D57B275">
            <w:pPr>
              <w:tabs>
                <w:tab w:val="left" w:pos="0"/>
                <w:tab w:val="left" w:pos="720"/>
                <w:tab w:val="left" w:pos="1080"/>
              </w:tabs>
              <w:spacing w:before="120" w:after="120"/>
              <w:jc w:val="both"/>
              <w:rPr>
                <w:rFonts w:ascii="Times New Roman" w:hAnsi="Times New Roman" w:cs="Times New Roman"/>
                <w:lang w:val="en-GB"/>
              </w:rPr>
            </w:pPr>
          </w:p>
        </w:tc>
        <w:tc>
          <w:tcPr>
            <w:tcW w:w="1437" w:type="dxa"/>
          </w:tcPr>
          <w:p w14:paraId="4865FE42">
            <w:pPr>
              <w:tabs>
                <w:tab w:val="left" w:pos="0"/>
                <w:tab w:val="left" w:pos="720"/>
                <w:tab w:val="left" w:pos="1080"/>
              </w:tabs>
              <w:spacing w:before="120" w:after="120"/>
              <w:jc w:val="both"/>
              <w:rPr>
                <w:rFonts w:ascii="Times New Roman" w:hAnsi="Times New Roman" w:cs="Times New Roman"/>
                <w:lang w:val="en-GB"/>
              </w:rPr>
            </w:pPr>
          </w:p>
        </w:tc>
      </w:tr>
    </w:tbl>
    <w:p w14:paraId="77037285">
      <w:pPr>
        <w:tabs>
          <w:tab w:val="left" w:pos="0"/>
          <w:tab w:val="left" w:pos="720"/>
          <w:tab w:val="left" w:pos="1080"/>
        </w:tabs>
        <w:jc w:val="both"/>
        <w:rPr>
          <w:rFonts w:ascii="Times New Roman" w:hAnsi="Times New Roman" w:cs="Times New Roman"/>
          <w:lang w:val="en-GB"/>
        </w:rPr>
      </w:pPr>
    </w:p>
    <w:p w14:paraId="5A4D5333">
      <w:pPr>
        <w:tabs>
          <w:tab w:val="left" w:pos="0"/>
          <w:tab w:val="left" w:pos="720"/>
          <w:tab w:val="left" w:pos="1080"/>
        </w:tabs>
        <w:jc w:val="both"/>
        <w:rPr>
          <w:rFonts w:ascii="Times New Roman" w:hAnsi="Times New Roman" w:cs="Times New Roman"/>
          <w:lang w:val="en-GB"/>
        </w:rPr>
      </w:pPr>
    </w:p>
    <w:p w14:paraId="637DA12B">
      <w:pPr>
        <w:pStyle w:val="3"/>
        <w:rPr>
          <w:rFonts w:ascii="Times New Roman" w:hAnsi="Times New Roman" w:cs="Times New Roman"/>
          <w:lang w:val="en-GB"/>
        </w:rPr>
      </w:pPr>
      <w:r>
        <w:rPr>
          <w:rFonts w:ascii="Times New Roman" w:hAnsi="Times New Roman" w:cs="Times New Roman"/>
          <w:lang w:val="en-GB"/>
        </w:rPr>
        <w:br w:type="page"/>
      </w:r>
      <w:bookmarkStart w:id="1129" w:name="_Toc79817747"/>
      <w:bookmarkStart w:id="1130" w:name="_Toc79817651"/>
      <w:bookmarkStart w:id="1131" w:name="_Toc506545829"/>
      <w:r>
        <w:rPr>
          <w:rFonts w:ascii="Times New Roman" w:hAnsi="Times New Roman" w:cs="Times New Roman"/>
          <w:lang w:val="en-GB"/>
        </w:rPr>
        <w:t>ANNEX C:</w:t>
      </w:r>
      <w:r>
        <w:rPr>
          <w:rFonts w:ascii="Times New Roman" w:hAnsi="Times New Roman" w:cs="Times New Roman"/>
          <w:lang w:val="en-GB"/>
        </w:rPr>
        <w:tab/>
      </w:r>
      <w:bookmarkEnd w:id="1129"/>
      <w:bookmarkEnd w:id="1130"/>
      <w:r>
        <w:rPr>
          <w:rFonts w:ascii="Times New Roman" w:hAnsi="Times New Roman" w:cs="Times New Roman"/>
          <w:lang w:val="en-GB"/>
        </w:rPr>
        <w:t>Lump-Sum Cost and Reimbursables</w:t>
      </w:r>
      <w:bookmarkEnd w:id="1131"/>
    </w:p>
    <w:p w14:paraId="659CE010">
      <w:pPr>
        <w:tabs>
          <w:tab w:val="left" w:pos="0"/>
          <w:tab w:val="left" w:pos="720"/>
          <w:tab w:val="left" w:pos="1080"/>
        </w:tabs>
        <w:jc w:val="center"/>
        <w:rPr>
          <w:rFonts w:ascii="Times New Roman" w:hAnsi="Times New Roman" w:cs="Times New Roman"/>
          <w:b/>
          <w:bCs/>
          <w:lang w:val="en-GB"/>
        </w:rPr>
      </w:pPr>
    </w:p>
    <w:p w14:paraId="4E4C9FCD">
      <w:pPr>
        <w:tabs>
          <w:tab w:val="left" w:pos="0"/>
          <w:tab w:val="left" w:pos="720"/>
          <w:tab w:val="left" w:pos="1080"/>
        </w:tabs>
        <w:jc w:val="center"/>
        <w:rPr>
          <w:rFonts w:ascii="Times New Roman" w:hAnsi="Times New Roman" w:cs="Times New Roman"/>
          <w:lang w:val="en-GB"/>
        </w:rPr>
      </w:pPr>
    </w:p>
    <w:p w14:paraId="6C9B5B14">
      <w:pPr>
        <w:tabs>
          <w:tab w:val="left" w:pos="0"/>
          <w:tab w:val="left" w:pos="720"/>
          <w:tab w:val="left" w:pos="1080"/>
        </w:tabs>
        <w:jc w:val="both"/>
        <w:rPr>
          <w:rFonts w:ascii="Times New Roman" w:hAnsi="Times New Roman" w:cs="Times New Roman"/>
          <w:lang w:val="en-GB"/>
        </w:rPr>
      </w:pPr>
      <w:r>
        <w:rPr>
          <w:rFonts w:ascii="Times New Roman" w:hAnsi="Times New Roman" w:cs="Times New Roman"/>
          <w:lang w:val="en-GB"/>
        </w:rPr>
        <w:t>(1)</w:t>
      </w:r>
      <w:r>
        <w:rPr>
          <w:rFonts w:ascii="Times New Roman" w:hAnsi="Times New Roman" w:cs="Times New Roman"/>
          <w:lang w:val="en-GB"/>
        </w:rPr>
        <w:tab/>
      </w:r>
      <w:r>
        <w:rPr>
          <w:rFonts w:ascii="Times New Roman" w:hAnsi="Times New Roman" w:cs="Times New Roman"/>
          <w:u w:val="single"/>
          <w:lang w:val="en-GB"/>
        </w:rPr>
        <w:t>Remuneration</w:t>
      </w:r>
    </w:p>
    <w:p w14:paraId="1F0205C7">
      <w:pPr>
        <w:spacing w:before="120" w:after="120"/>
        <w:jc w:val="both"/>
        <w:rPr>
          <w:rFonts w:ascii="Times New Roman" w:hAnsi="Times New Roman" w:cs="Times New Roman"/>
          <w:lang w:val="en-GB"/>
        </w:rPr>
      </w:pPr>
      <w:r>
        <w:rPr>
          <w:rFonts w:ascii="Times New Roman" w:hAnsi="Times New Roman" w:cs="Times New Roman"/>
          <w:lang w:val="en-GB"/>
        </w:rPr>
        <w:t>Payment shall be made according to the following :</w:t>
      </w:r>
    </w:p>
    <w:p w14:paraId="2BA47258">
      <w:pPr>
        <w:spacing w:before="120" w:after="120"/>
        <w:jc w:val="both"/>
        <w:rPr>
          <w:rFonts w:ascii="Times New Roman" w:hAnsi="Times New Roman" w:cs="Times New Roman"/>
          <w:lang w:val="en-GB"/>
        </w:rPr>
      </w:pPr>
    </w:p>
    <w:p w14:paraId="5EC365A5">
      <w:pPr>
        <w:spacing w:before="120" w:after="120"/>
        <w:jc w:val="both"/>
        <w:rPr>
          <w:rFonts w:ascii="Times New Roman" w:hAnsi="Times New Roman" w:cs="Times New Roman"/>
          <w:bCs/>
          <w:lang w:val="en-GB"/>
        </w:rPr>
      </w:pPr>
      <w:r>
        <w:rPr>
          <w:rFonts w:ascii="Times New Roman" w:hAnsi="Times New Roman" w:cs="Times New Roman"/>
          <w:bCs/>
          <w:lang w:val="en-GB"/>
        </w:rPr>
        <w:t>45% payment on submission of kick-off report including workplan and expected deliverables.</w:t>
      </w:r>
    </w:p>
    <w:p w14:paraId="091F5651">
      <w:pPr>
        <w:spacing w:before="120" w:after="120"/>
        <w:jc w:val="both"/>
        <w:rPr>
          <w:rFonts w:ascii="Times New Roman" w:hAnsi="Times New Roman" w:cs="Times New Roman"/>
          <w:bCs/>
          <w:lang w:val="en-GB"/>
        </w:rPr>
      </w:pPr>
      <w:r>
        <w:rPr>
          <w:rFonts w:ascii="Times New Roman" w:hAnsi="Times New Roman" w:cs="Times New Roman"/>
          <w:bCs/>
          <w:lang w:val="en-GB"/>
        </w:rPr>
        <w:t>55% payment on submission of a Recommendations report on completion of the assessment of MDAs’ data hosted abroad.</w:t>
      </w:r>
    </w:p>
    <w:p w14:paraId="123F2012">
      <w:pPr>
        <w:tabs>
          <w:tab w:val="left" w:pos="0"/>
          <w:tab w:val="left" w:pos="720"/>
          <w:tab w:val="left" w:pos="1080"/>
        </w:tabs>
        <w:jc w:val="both"/>
        <w:rPr>
          <w:rFonts w:ascii="Times New Roman" w:hAnsi="Times New Roman" w:cs="Times New Roman"/>
        </w:rPr>
      </w:pPr>
    </w:p>
    <w:p w14:paraId="1ABE0053">
      <w:pPr>
        <w:tabs>
          <w:tab w:val="left" w:pos="0"/>
          <w:tab w:val="left" w:pos="720"/>
          <w:tab w:val="left" w:pos="1080"/>
        </w:tabs>
        <w:jc w:val="both"/>
        <w:rPr>
          <w:rFonts w:ascii="Times New Roman" w:hAnsi="Times New Roman" w:cs="Times New Roman"/>
          <w:lang w:val="en-GB"/>
        </w:rPr>
      </w:pPr>
    </w:p>
    <w:p w14:paraId="061F22F5">
      <w:pPr>
        <w:tabs>
          <w:tab w:val="left" w:pos="0"/>
          <w:tab w:val="left" w:pos="720"/>
          <w:tab w:val="left" w:pos="1080"/>
        </w:tabs>
        <w:jc w:val="both"/>
        <w:rPr>
          <w:rFonts w:ascii="Times New Roman" w:hAnsi="Times New Roman" w:cs="Times New Roman"/>
          <w:u w:val="single"/>
          <w:lang w:val="en-GB"/>
        </w:rPr>
      </w:pPr>
      <w:r>
        <w:rPr>
          <w:rFonts w:ascii="Times New Roman" w:hAnsi="Times New Roman" w:cs="Times New Roman"/>
          <w:lang w:val="en-GB"/>
        </w:rPr>
        <w:t>(2)</w:t>
      </w:r>
      <w:r>
        <w:rPr>
          <w:rFonts w:ascii="Times New Roman" w:hAnsi="Times New Roman" w:cs="Times New Roman"/>
          <w:lang w:val="en-GB"/>
        </w:rPr>
        <w:tab/>
      </w:r>
      <w:r>
        <w:rPr>
          <w:rFonts w:ascii="Times New Roman" w:hAnsi="Times New Roman" w:cs="Times New Roman"/>
          <w:u w:val="single"/>
          <w:lang w:val="en-GB"/>
        </w:rPr>
        <w:t>Reimbursables (if applicable)</w:t>
      </w:r>
    </w:p>
    <w:p w14:paraId="738CCA52">
      <w:pPr>
        <w:tabs>
          <w:tab w:val="left" w:pos="0"/>
          <w:tab w:val="left" w:pos="720"/>
          <w:tab w:val="left" w:pos="1080"/>
        </w:tabs>
        <w:jc w:val="both"/>
        <w:rPr>
          <w:rFonts w:ascii="Times New Roman" w:hAnsi="Times New Roman" w:cs="Times New Roman"/>
          <w:lang w:val="en-GB"/>
        </w:rPr>
      </w:pPr>
    </w:p>
    <w:tbl>
      <w:tblPr>
        <w:tblStyle w:val="12"/>
        <w:tblW w:w="9288" w:type="dxa"/>
        <w:tblInd w:w="-3"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3708"/>
        <w:gridCol w:w="6"/>
        <w:gridCol w:w="1857"/>
        <w:gridCol w:w="1857"/>
        <w:gridCol w:w="1860"/>
      </w:tblGrid>
      <w:tr w14:paraId="7B00FB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Pr>
        <w:tc>
          <w:tcPr>
            <w:tcW w:w="3714" w:type="dxa"/>
            <w:gridSpan w:val="2"/>
          </w:tcPr>
          <w:p w14:paraId="7B3AAA44">
            <w:pPr>
              <w:tabs>
                <w:tab w:val="left" w:pos="0"/>
                <w:tab w:val="left" w:pos="720"/>
                <w:tab w:val="left" w:pos="1080"/>
              </w:tabs>
              <w:spacing w:before="120" w:after="120"/>
              <w:jc w:val="center"/>
              <w:rPr>
                <w:rFonts w:ascii="Times New Roman" w:hAnsi="Times New Roman" w:cs="Times New Roman"/>
                <w:lang w:val="en-GB"/>
              </w:rPr>
            </w:pPr>
          </w:p>
        </w:tc>
        <w:tc>
          <w:tcPr>
            <w:tcW w:w="1857" w:type="dxa"/>
          </w:tcPr>
          <w:p w14:paraId="14A2E3EC">
            <w:pPr>
              <w:tabs>
                <w:tab w:val="left" w:pos="0"/>
                <w:tab w:val="left" w:pos="720"/>
                <w:tab w:val="left" w:pos="1080"/>
              </w:tabs>
              <w:spacing w:before="120" w:after="120"/>
              <w:jc w:val="center"/>
              <w:rPr>
                <w:rFonts w:ascii="Times New Roman" w:hAnsi="Times New Roman" w:cs="Times New Roman"/>
                <w:lang w:val="en-GB"/>
              </w:rPr>
            </w:pPr>
            <w:r>
              <w:rPr>
                <w:rFonts w:ascii="Times New Roman" w:hAnsi="Times New Roman" w:cs="Times New Roman"/>
                <w:lang w:val="en-GB"/>
              </w:rPr>
              <w:t>Rate</w:t>
            </w:r>
          </w:p>
        </w:tc>
        <w:tc>
          <w:tcPr>
            <w:tcW w:w="1857" w:type="dxa"/>
          </w:tcPr>
          <w:p w14:paraId="480E99E5">
            <w:pPr>
              <w:tabs>
                <w:tab w:val="left" w:pos="0"/>
                <w:tab w:val="left" w:pos="720"/>
                <w:tab w:val="left" w:pos="1080"/>
              </w:tabs>
              <w:spacing w:before="120" w:after="120"/>
              <w:jc w:val="center"/>
              <w:rPr>
                <w:rFonts w:ascii="Times New Roman" w:hAnsi="Times New Roman" w:cs="Times New Roman"/>
                <w:lang w:val="en-GB"/>
              </w:rPr>
            </w:pPr>
            <w:r>
              <w:rPr>
                <w:rFonts w:ascii="Times New Roman" w:hAnsi="Times New Roman" w:cs="Times New Roman"/>
                <w:lang w:val="en-GB"/>
              </w:rPr>
              <w:t>Days</w:t>
            </w:r>
          </w:p>
        </w:tc>
        <w:tc>
          <w:tcPr>
            <w:tcW w:w="1860" w:type="dxa"/>
          </w:tcPr>
          <w:p w14:paraId="7332B2C4">
            <w:pPr>
              <w:tabs>
                <w:tab w:val="left" w:pos="0"/>
                <w:tab w:val="left" w:pos="720"/>
                <w:tab w:val="left" w:pos="1080"/>
              </w:tabs>
              <w:spacing w:before="120" w:after="120"/>
              <w:jc w:val="center"/>
              <w:rPr>
                <w:rFonts w:ascii="Times New Roman" w:hAnsi="Times New Roman" w:cs="Times New Roman"/>
                <w:lang w:val="en-GB"/>
              </w:rPr>
            </w:pPr>
            <w:r>
              <w:rPr>
                <w:rFonts w:ascii="Times New Roman" w:hAnsi="Times New Roman" w:cs="Times New Roman"/>
                <w:lang w:val="en-GB"/>
              </w:rPr>
              <w:t>Total</w:t>
            </w:r>
          </w:p>
        </w:tc>
      </w:tr>
      <w:tr w14:paraId="2AD0FF2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Pr>
        <w:tc>
          <w:tcPr>
            <w:tcW w:w="3714" w:type="dxa"/>
            <w:gridSpan w:val="2"/>
          </w:tcPr>
          <w:p w14:paraId="6FBC0494">
            <w:pPr>
              <w:widowControl w:val="0"/>
              <w:spacing w:before="120" w:after="120"/>
              <w:jc w:val="both"/>
              <w:rPr>
                <w:rFonts w:ascii="Times New Roman" w:hAnsi="Times New Roman" w:cs="Times New Roman"/>
                <w:lang w:val="en-GB"/>
              </w:rPr>
            </w:pPr>
          </w:p>
        </w:tc>
        <w:tc>
          <w:tcPr>
            <w:tcW w:w="1857" w:type="dxa"/>
          </w:tcPr>
          <w:p w14:paraId="1B08A7D1">
            <w:pPr>
              <w:tabs>
                <w:tab w:val="left" w:pos="0"/>
                <w:tab w:val="left" w:pos="720"/>
                <w:tab w:val="left" w:pos="1080"/>
              </w:tabs>
              <w:spacing w:before="120" w:after="120"/>
              <w:jc w:val="both"/>
              <w:rPr>
                <w:rFonts w:ascii="Times New Roman" w:hAnsi="Times New Roman" w:cs="Times New Roman"/>
                <w:lang w:val="en-GB"/>
              </w:rPr>
            </w:pPr>
          </w:p>
        </w:tc>
        <w:tc>
          <w:tcPr>
            <w:tcW w:w="1857" w:type="dxa"/>
          </w:tcPr>
          <w:p w14:paraId="361AAEC1">
            <w:pPr>
              <w:tabs>
                <w:tab w:val="left" w:pos="0"/>
                <w:tab w:val="left" w:pos="720"/>
                <w:tab w:val="left" w:pos="1080"/>
              </w:tabs>
              <w:spacing w:before="120" w:after="120"/>
              <w:jc w:val="both"/>
              <w:rPr>
                <w:rFonts w:ascii="Times New Roman" w:hAnsi="Times New Roman" w:cs="Times New Roman"/>
                <w:lang w:val="en-GB"/>
              </w:rPr>
            </w:pPr>
          </w:p>
        </w:tc>
        <w:tc>
          <w:tcPr>
            <w:tcW w:w="1860" w:type="dxa"/>
          </w:tcPr>
          <w:p w14:paraId="38AEF3F0">
            <w:pPr>
              <w:tabs>
                <w:tab w:val="left" w:pos="0"/>
                <w:tab w:val="left" w:pos="720"/>
                <w:tab w:val="left" w:pos="1080"/>
              </w:tabs>
              <w:spacing w:before="120" w:after="120"/>
              <w:jc w:val="both"/>
              <w:rPr>
                <w:rFonts w:ascii="Times New Roman" w:hAnsi="Times New Roman" w:cs="Times New Roman"/>
                <w:lang w:val="en-GB"/>
              </w:rPr>
            </w:pPr>
          </w:p>
        </w:tc>
      </w:tr>
      <w:tr w14:paraId="45B7928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Pr>
        <w:tc>
          <w:tcPr>
            <w:tcW w:w="3714" w:type="dxa"/>
            <w:gridSpan w:val="2"/>
          </w:tcPr>
          <w:p w14:paraId="2ED94127">
            <w:pPr>
              <w:widowControl w:val="0"/>
              <w:spacing w:before="120" w:after="120"/>
              <w:jc w:val="both"/>
              <w:rPr>
                <w:rFonts w:ascii="Times New Roman" w:hAnsi="Times New Roman" w:cs="Times New Roman"/>
                <w:lang w:val="en-GB"/>
              </w:rPr>
            </w:pPr>
          </w:p>
        </w:tc>
        <w:tc>
          <w:tcPr>
            <w:tcW w:w="1857" w:type="dxa"/>
          </w:tcPr>
          <w:p w14:paraId="5FA541AB">
            <w:pPr>
              <w:tabs>
                <w:tab w:val="left" w:pos="0"/>
                <w:tab w:val="left" w:pos="720"/>
                <w:tab w:val="left" w:pos="1080"/>
              </w:tabs>
              <w:spacing w:before="120" w:after="120"/>
              <w:jc w:val="both"/>
              <w:rPr>
                <w:rFonts w:ascii="Times New Roman" w:hAnsi="Times New Roman" w:cs="Times New Roman"/>
                <w:lang w:val="en-GB"/>
              </w:rPr>
            </w:pPr>
          </w:p>
        </w:tc>
        <w:tc>
          <w:tcPr>
            <w:tcW w:w="1857" w:type="dxa"/>
          </w:tcPr>
          <w:p w14:paraId="61D5286B">
            <w:pPr>
              <w:tabs>
                <w:tab w:val="left" w:pos="0"/>
                <w:tab w:val="left" w:pos="720"/>
                <w:tab w:val="left" w:pos="1080"/>
              </w:tabs>
              <w:spacing w:before="120" w:after="120"/>
              <w:jc w:val="both"/>
              <w:rPr>
                <w:rFonts w:ascii="Times New Roman" w:hAnsi="Times New Roman" w:cs="Times New Roman"/>
                <w:lang w:val="en-GB"/>
              </w:rPr>
            </w:pPr>
          </w:p>
        </w:tc>
        <w:tc>
          <w:tcPr>
            <w:tcW w:w="1860" w:type="dxa"/>
          </w:tcPr>
          <w:p w14:paraId="497C6EE8">
            <w:pPr>
              <w:tabs>
                <w:tab w:val="left" w:pos="0"/>
                <w:tab w:val="left" w:pos="720"/>
                <w:tab w:val="left" w:pos="1080"/>
              </w:tabs>
              <w:spacing w:before="120" w:after="120"/>
              <w:jc w:val="both"/>
              <w:rPr>
                <w:rFonts w:ascii="Times New Roman" w:hAnsi="Times New Roman" w:cs="Times New Roman"/>
                <w:lang w:val="en-GB"/>
              </w:rPr>
            </w:pPr>
          </w:p>
        </w:tc>
      </w:tr>
      <w:tr w14:paraId="54C55C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Pr>
        <w:tc>
          <w:tcPr>
            <w:tcW w:w="3714" w:type="dxa"/>
            <w:gridSpan w:val="2"/>
          </w:tcPr>
          <w:p w14:paraId="2E7DDDA7">
            <w:pPr>
              <w:widowControl w:val="0"/>
              <w:spacing w:before="120" w:after="120"/>
              <w:jc w:val="both"/>
              <w:rPr>
                <w:rFonts w:ascii="Times New Roman" w:hAnsi="Times New Roman" w:cs="Times New Roman"/>
                <w:lang w:val="en-GB"/>
              </w:rPr>
            </w:pPr>
          </w:p>
        </w:tc>
        <w:tc>
          <w:tcPr>
            <w:tcW w:w="1857" w:type="dxa"/>
          </w:tcPr>
          <w:p w14:paraId="2DAD0C83">
            <w:pPr>
              <w:tabs>
                <w:tab w:val="left" w:pos="0"/>
                <w:tab w:val="left" w:pos="720"/>
                <w:tab w:val="left" w:pos="1080"/>
              </w:tabs>
              <w:spacing w:before="120" w:after="120"/>
              <w:jc w:val="both"/>
              <w:rPr>
                <w:rFonts w:ascii="Times New Roman" w:hAnsi="Times New Roman" w:cs="Times New Roman"/>
                <w:lang w:val="en-GB"/>
              </w:rPr>
            </w:pPr>
          </w:p>
        </w:tc>
        <w:tc>
          <w:tcPr>
            <w:tcW w:w="1857" w:type="dxa"/>
          </w:tcPr>
          <w:p w14:paraId="62C5C3F2">
            <w:pPr>
              <w:tabs>
                <w:tab w:val="left" w:pos="0"/>
                <w:tab w:val="left" w:pos="720"/>
                <w:tab w:val="left" w:pos="1080"/>
              </w:tabs>
              <w:spacing w:before="120" w:after="120"/>
              <w:jc w:val="both"/>
              <w:rPr>
                <w:rFonts w:ascii="Times New Roman" w:hAnsi="Times New Roman" w:cs="Times New Roman"/>
                <w:lang w:val="en-GB"/>
              </w:rPr>
            </w:pPr>
          </w:p>
        </w:tc>
        <w:tc>
          <w:tcPr>
            <w:tcW w:w="1860" w:type="dxa"/>
          </w:tcPr>
          <w:p w14:paraId="57FB0A42">
            <w:pPr>
              <w:tabs>
                <w:tab w:val="left" w:pos="0"/>
                <w:tab w:val="left" w:pos="720"/>
                <w:tab w:val="left" w:pos="1080"/>
              </w:tabs>
              <w:spacing w:before="120" w:after="120"/>
              <w:jc w:val="both"/>
              <w:rPr>
                <w:rFonts w:ascii="Times New Roman" w:hAnsi="Times New Roman" w:cs="Times New Roman"/>
                <w:lang w:val="en-GB"/>
              </w:rPr>
            </w:pPr>
          </w:p>
        </w:tc>
      </w:tr>
      <w:tr w14:paraId="1ABA2B8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Pr>
        <w:tc>
          <w:tcPr>
            <w:tcW w:w="3714" w:type="dxa"/>
            <w:gridSpan w:val="2"/>
          </w:tcPr>
          <w:p w14:paraId="3280EC08">
            <w:pPr>
              <w:widowControl w:val="0"/>
              <w:spacing w:before="120" w:after="120"/>
              <w:jc w:val="both"/>
              <w:rPr>
                <w:rFonts w:ascii="Times New Roman" w:hAnsi="Times New Roman" w:cs="Times New Roman"/>
                <w:lang w:val="en-GB"/>
              </w:rPr>
            </w:pPr>
          </w:p>
        </w:tc>
        <w:tc>
          <w:tcPr>
            <w:tcW w:w="1857" w:type="dxa"/>
          </w:tcPr>
          <w:p w14:paraId="16EBB591">
            <w:pPr>
              <w:tabs>
                <w:tab w:val="left" w:pos="0"/>
                <w:tab w:val="left" w:pos="720"/>
                <w:tab w:val="left" w:pos="1080"/>
              </w:tabs>
              <w:spacing w:before="120" w:after="120"/>
              <w:jc w:val="both"/>
              <w:rPr>
                <w:rFonts w:ascii="Times New Roman" w:hAnsi="Times New Roman" w:cs="Times New Roman"/>
                <w:lang w:val="en-GB"/>
              </w:rPr>
            </w:pPr>
          </w:p>
        </w:tc>
        <w:tc>
          <w:tcPr>
            <w:tcW w:w="1857" w:type="dxa"/>
          </w:tcPr>
          <w:p w14:paraId="6BA13A2A">
            <w:pPr>
              <w:tabs>
                <w:tab w:val="left" w:pos="0"/>
                <w:tab w:val="left" w:pos="720"/>
                <w:tab w:val="left" w:pos="1080"/>
              </w:tabs>
              <w:spacing w:before="120" w:after="120"/>
              <w:jc w:val="both"/>
              <w:rPr>
                <w:rFonts w:ascii="Times New Roman" w:hAnsi="Times New Roman" w:cs="Times New Roman"/>
                <w:lang w:val="en-GB"/>
              </w:rPr>
            </w:pPr>
          </w:p>
        </w:tc>
        <w:tc>
          <w:tcPr>
            <w:tcW w:w="1860" w:type="dxa"/>
          </w:tcPr>
          <w:p w14:paraId="234149D5">
            <w:pPr>
              <w:tabs>
                <w:tab w:val="left" w:pos="0"/>
                <w:tab w:val="left" w:pos="720"/>
                <w:tab w:val="left" w:pos="1080"/>
              </w:tabs>
              <w:spacing w:before="120" w:after="120"/>
              <w:jc w:val="both"/>
              <w:rPr>
                <w:rFonts w:ascii="Times New Roman" w:hAnsi="Times New Roman" w:cs="Times New Roman"/>
                <w:lang w:val="en-GB"/>
              </w:rPr>
            </w:pPr>
          </w:p>
        </w:tc>
      </w:tr>
      <w:tr w14:paraId="0EE30D1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Pr>
        <w:tc>
          <w:tcPr>
            <w:tcW w:w="3714" w:type="dxa"/>
            <w:gridSpan w:val="2"/>
          </w:tcPr>
          <w:p w14:paraId="73238D09">
            <w:pPr>
              <w:widowControl w:val="0"/>
              <w:spacing w:before="120" w:after="120"/>
              <w:jc w:val="both"/>
              <w:rPr>
                <w:rFonts w:ascii="Times New Roman" w:hAnsi="Times New Roman" w:cs="Times New Roman"/>
                <w:lang w:val="en-GB"/>
              </w:rPr>
            </w:pPr>
          </w:p>
        </w:tc>
        <w:tc>
          <w:tcPr>
            <w:tcW w:w="1857" w:type="dxa"/>
          </w:tcPr>
          <w:p w14:paraId="35E693AC">
            <w:pPr>
              <w:tabs>
                <w:tab w:val="left" w:pos="0"/>
                <w:tab w:val="left" w:pos="720"/>
                <w:tab w:val="left" w:pos="1080"/>
              </w:tabs>
              <w:spacing w:before="120" w:after="120"/>
              <w:jc w:val="both"/>
              <w:rPr>
                <w:rFonts w:ascii="Times New Roman" w:hAnsi="Times New Roman" w:cs="Times New Roman"/>
                <w:lang w:val="en-GB"/>
              </w:rPr>
            </w:pPr>
          </w:p>
        </w:tc>
        <w:tc>
          <w:tcPr>
            <w:tcW w:w="1857" w:type="dxa"/>
          </w:tcPr>
          <w:p w14:paraId="69BBFBA2">
            <w:pPr>
              <w:tabs>
                <w:tab w:val="left" w:pos="0"/>
                <w:tab w:val="left" w:pos="720"/>
                <w:tab w:val="left" w:pos="1080"/>
              </w:tabs>
              <w:spacing w:before="120" w:after="120"/>
              <w:jc w:val="both"/>
              <w:rPr>
                <w:rFonts w:ascii="Times New Roman" w:hAnsi="Times New Roman" w:cs="Times New Roman"/>
                <w:lang w:val="en-GB"/>
              </w:rPr>
            </w:pPr>
          </w:p>
        </w:tc>
        <w:tc>
          <w:tcPr>
            <w:tcW w:w="1860" w:type="dxa"/>
          </w:tcPr>
          <w:p w14:paraId="6BB160FF">
            <w:pPr>
              <w:tabs>
                <w:tab w:val="left" w:pos="0"/>
                <w:tab w:val="left" w:pos="720"/>
                <w:tab w:val="left" w:pos="1080"/>
              </w:tabs>
              <w:spacing w:before="120" w:after="120"/>
              <w:jc w:val="both"/>
              <w:rPr>
                <w:rFonts w:ascii="Times New Roman" w:hAnsi="Times New Roman" w:cs="Times New Roman"/>
                <w:lang w:val="en-GB"/>
              </w:rPr>
            </w:pPr>
          </w:p>
        </w:tc>
      </w:tr>
      <w:tr w14:paraId="4A35BB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Pr>
        <w:tc>
          <w:tcPr>
            <w:tcW w:w="3714" w:type="dxa"/>
            <w:gridSpan w:val="2"/>
          </w:tcPr>
          <w:p w14:paraId="377A58AA">
            <w:pPr>
              <w:widowControl w:val="0"/>
              <w:spacing w:before="120" w:after="120"/>
              <w:ind w:left="480"/>
              <w:jc w:val="both"/>
              <w:rPr>
                <w:rFonts w:ascii="Times New Roman" w:hAnsi="Times New Roman" w:cs="Times New Roman"/>
                <w:lang w:val="en-GB"/>
              </w:rPr>
            </w:pPr>
          </w:p>
        </w:tc>
        <w:tc>
          <w:tcPr>
            <w:tcW w:w="1857" w:type="dxa"/>
          </w:tcPr>
          <w:p w14:paraId="6BA850C4">
            <w:pPr>
              <w:tabs>
                <w:tab w:val="left" w:pos="0"/>
                <w:tab w:val="left" w:pos="720"/>
                <w:tab w:val="left" w:pos="1080"/>
              </w:tabs>
              <w:spacing w:before="120" w:after="120"/>
              <w:jc w:val="both"/>
              <w:rPr>
                <w:rFonts w:ascii="Times New Roman" w:hAnsi="Times New Roman" w:cs="Times New Roman"/>
                <w:lang w:val="en-GB"/>
              </w:rPr>
            </w:pPr>
          </w:p>
        </w:tc>
        <w:tc>
          <w:tcPr>
            <w:tcW w:w="1857" w:type="dxa"/>
          </w:tcPr>
          <w:p w14:paraId="332F5555">
            <w:pPr>
              <w:tabs>
                <w:tab w:val="left" w:pos="0"/>
                <w:tab w:val="left" w:pos="720"/>
                <w:tab w:val="left" w:pos="1080"/>
              </w:tabs>
              <w:spacing w:before="120" w:after="120"/>
              <w:jc w:val="both"/>
              <w:rPr>
                <w:rFonts w:ascii="Times New Roman" w:hAnsi="Times New Roman" w:cs="Times New Roman"/>
                <w:lang w:val="en-GB"/>
              </w:rPr>
            </w:pPr>
          </w:p>
        </w:tc>
        <w:tc>
          <w:tcPr>
            <w:tcW w:w="1860" w:type="dxa"/>
          </w:tcPr>
          <w:p w14:paraId="39E96789">
            <w:pPr>
              <w:tabs>
                <w:tab w:val="left" w:pos="0"/>
                <w:tab w:val="left" w:pos="720"/>
                <w:tab w:val="left" w:pos="1080"/>
              </w:tabs>
              <w:spacing w:before="120" w:after="120"/>
              <w:jc w:val="both"/>
              <w:rPr>
                <w:rFonts w:ascii="Times New Roman" w:hAnsi="Times New Roman" w:cs="Times New Roman"/>
                <w:lang w:val="en-GB"/>
              </w:rPr>
            </w:pPr>
          </w:p>
        </w:tc>
      </w:tr>
      <w:tr w14:paraId="7DFB17D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Pr>
        <w:tc>
          <w:tcPr>
            <w:tcW w:w="3714" w:type="dxa"/>
            <w:gridSpan w:val="2"/>
          </w:tcPr>
          <w:p w14:paraId="0A650BF7">
            <w:pPr>
              <w:tabs>
                <w:tab w:val="left" w:pos="480"/>
                <w:tab w:val="left" w:pos="1080"/>
              </w:tabs>
              <w:spacing w:before="120" w:after="120"/>
              <w:jc w:val="both"/>
              <w:rPr>
                <w:rFonts w:ascii="Times New Roman" w:hAnsi="Times New Roman" w:cs="Times New Roman"/>
                <w:lang w:val="en-GB"/>
              </w:rPr>
            </w:pPr>
          </w:p>
        </w:tc>
        <w:tc>
          <w:tcPr>
            <w:tcW w:w="1857" w:type="dxa"/>
          </w:tcPr>
          <w:p w14:paraId="6188A665">
            <w:pPr>
              <w:tabs>
                <w:tab w:val="left" w:pos="0"/>
                <w:tab w:val="left" w:pos="720"/>
                <w:tab w:val="left" w:pos="1080"/>
              </w:tabs>
              <w:spacing w:before="120" w:after="120"/>
              <w:jc w:val="both"/>
              <w:rPr>
                <w:rFonts w:ascii="Times New Roman" w:hAnsi="Times New Roman" w:cs="Times New Roman"/>
                <w:lang w:val="en-GB"/>
              </w:rPr>
            </w:pPr>
          </w:p>
        </w:tc>
        <w:tc>
          <w:tcPr>
            <w:tcW w:w="1857" w:type="dxa"/>
          </w:tcPr>
          <w:p w14:paraId="52645C36">
            <w:pPr>
              <w:tabs>
                <w:tab w:val="left" w:pos="0"/>
                <w:tab w:val="left" w:pos="720"/>
                <w:tab w:val="left" w:pos="1080"/>
              </w:tabs>
              <w:spacing w:before="120" w:after="120"/>
              <w:jc w:val="both"/>
              <w:rPr>
                <w:rFonts w:ascii="Times New Roman" w:hAnsi="Times New Roman" w:cs="Times New Roman"/>
                <w:lang w:val="en-GB"/>
              </w:rPr>
            </w:pPr>
          </w:p>
        </w:tc>
        <w:tc>
          <w:tcPr>
            <w:tcW w:w="1860" w:type="dxa"/>
          </w:tcPr>
          <w:p w14:paraId="6F32768E">
            <w:pPr>
              <w:tabs>
                <w:tab w:val="left" w:pos="0"/>
                <w:tab w:val="left" w:pos="720"/>
                <w:tab w:val="left" w:pos="1080"/>
              </w:tabs>
              <w:spacing w:before="120" w:after="120"/>
              <w:jc w:val="both"/>
              <w:rPr>
                <w:rFonts w:ascii="Times New Roman" w:hAnsi="Times New Roman" w:cs="Times New Roman"/>
                <w:lang w:val="en-GB"/>
              </w:rPr>
            </w:pPr>
          </w:p>
        </w:tc>
      </w:tr>
      <w:tr w14:paraId="27EFC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8" w:type="dxa"/>
          </w:tcPr>
          <w:p w14:paraId="24CEE030">
            <w:pPr>
              <w:tabs>
                <w:tab w:val="left" w:pos="0"/>
                <w:tab w:val="left" w:pos="720"/>
                <w:tab w:val="left" w:pos="1080"/>
              </w:tabs>
              <w:spacing w:before="120" w:after="120"/>
              <w:jc w:val="both"/>
              <w:rPr>
                <w:rFonts w:ascii="Times New Roman" w:hAnsi="Times New Roman" w:cs="Times New Roman"/>
                <w:lang w:val="en-GB"/>
              </w:rPr>
            </w:pPr>
            <w:r>
              <w:rPr>
                <w:rFonts w:ascii="Times New Roman" w:hAnsi="Times New Roman" w:cs="Times New Roman"/>
                <w:lang w:val="en-GB"/>
              </w:rPr>
              <w:t xml:space="preserve">CONTRACT AMOUNT </w:t>
            </w:r>
          </w:p>
        </w:tc>
        <w:tc>
          <w:tcPr>
            <w:tcW w:w="5580" w:type="dxa"/>
            <w:gridSpan w:val="4"/>
          </w:tcPr>
          <w:p w14:paraId="2F7B4AC2">
            <w:pPr>
              <w:tabs>
                <w:tab w:val="left" w:pos="0"/>
                <w:tab w:val="left" w:pos="720"/>
                <w:tab w:val="left" w:pos="1080"/>
              </w:tabs>
              <w:spacing w:before="120" w:after="120"/>
              <w:jc w:val="right"/>
              <w:rPr>
                <w:rFonts w:ascii="Times New Roman" w:hAnsi="Times New Roman" w:cs="Times New Roman"/>
                <w:lang w:val="en-GB"/>
              </w:rPr>
            </w:pPr>
          </w:p>
        </w:tc>
      </w:tr>
      <w:tr w14:paraId="03F35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8" w:type="dxa"/>
            <w:tcBorders>
              <w:top w:val="single" w:color="auto" w:sz="4" w:space="0"/>
              <w:left w:val="single" w:color="auto" w:sz="4" w:space="0"/>
              <w:bottom w:val="single" w:color="auto" w:sz="4" w:space="0"/>
              <w:right w:val="single" w:color="auto" w:sz="4" w:space="0"/>
            </w:tcBorders>
          </w:tcPr>
          <w:p w14:paraId="3588AE13">
            <w:pPr>
              <w:tabs>
                <w:tab w:val="left" w:pos="0"/>
                <w:tab w:val="left" w:pos="720"/>
                <w:tab w:val="left" w:pos="1080"/>
              </w:tabs>
              <w:spacing w:before="120" w:after="120"/>
              <w:jc w:val="both"/>
              <w:rPr>
                <w:rFonts w:ascii="Times New Roman" w:hAnsi="Times New Roman" w:cs="Times New Roman"/>
                <w:lang w:val="en-GB"/>
              </w:rPr>
            </w:pPr>
            <w:r>
              <w:rPr>
                <w:rFonts w:ascii="Times New Roman" w:hAnsi="Times New Roman" w:cs="Times New Roman"/>
                <w:lang w:val="en-GB"/>
              </w:rPr>
              <w:t>VAT</w:t>
            </w:r>
          </w:p>
        </w:tc>
        <w:tc>
          <w:tcPr>
            <w:tcW w:w="5580" w:type="dxa"/>
            <w:gridSpan w:val="4"/>
            <w:tcBorders>
              <w:top w:val="single" w:color="auto" w:sz="4" w:space="0"/>
              <w:left w:val="single" w:color="auto" w:sz="4" w:space="0"/>
              <w:bottom w:val="single" w:color="auto" w:sz="4" w:space="0"/>
              <w:right w:val="single" w:color="auto" w:sz="4" w:space="0"/>
            </w:tcBorders>
          </w:tcPr>
          <w:p w14:paraId="578AD3FC">
            <w:pPr>
              <w:tabs>
                <w:tab w:val="left" w:pos="0"/>
                <w:tab w:val="left" w:pos="720"/>
                <w:tab w:val="left" w:pos="1080"/>
              </w:tabs>
              <w:spacing w:before="120" w:after="120"/>
              <w:jc w:val="right"/>
              <w:rPr>
                <w:rFonts w:ascii="Times New Roman" w:hAnsi="Times New Roman" w:cs="Times New Roman"/>
                <w:lang w:val="en-GB"/>
              </w:rPr>
            </w:pPr>
          </w:p>
        </w:tc>
      </w:tr>
      <w:tr w14:paraId="1717B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08" w:type="dxa"/>
            <w:tcBorders>
              <w:top w:val="single" w:color="auto" w:sz="4" w:space="0"/>
              <w:left w:val="single" w:color="auto" w:sz="4" w:space="0"/>
              <w:bottom w:val="single" w:color="auto" w:sz="4" w:space="0"/>
              <w:right w:val="single" w:color="auto" w:sz="4" w:space="0"/>
            </w:tcBorders>
          </w:tcPr>
          <w:p w14:paraId="294AFC57">
            <w:pPr>
              <w:tabs>
                <w:tab w:val="left" w:pos="0"/>
                <w:tab w:val="left" w:pos="720"/>
                <w:tab w:val="left" w:pos="1080"/>
              </w:tabs>
              <w:spacing w:before="120" w:after="120"/>
              <w:jc w:val="both"/>
              <w:rPr>
                <w:rFonts w:ascii="Times New Roman" w:hAnsi="Times New Roman" w:cs="Times New Roman"/>
                <w:lang w:val="en-GB"/>
              </w:rPr>
            </w:pPr>
            <w:r>
              <w:rPr>
                <w:rFonts w:ascii="Times New Roman" w:hAnsi="Times New Roman" w:cs="Times New Roman"/>
                <w:lang w:val="en-GB"/>
              </w:rPr>
              <w:t>GROSS TOTAL</w:t>
            </w:r>
          </w:p>
        </w:tc>
        <w:tc>
          <w:tcPr>
            <w:tcW w:w="5580" w:type="dxa"/>
            <w:gridSpan w:val="4"/>
            <w:tcBorders>
              <w:top w:val="single" w:color="auto" w:sz="4" w:space="0"/>
              <w:left w:val="single" w:color="auto" w:sz="4" w:space="0"/>
              <w:bottom w:val="single" w:color="auto" w:sz="4" w:space="0"/>
              <w:right w:val="single" w:color="auto" w:sz="4" w:space="0"/>
            </w:tcBorders>
          </w:tcPr>
          <w:p w14:paraId="3CBF6F25">
            <w:pPr>
              <w:tabs>
                <w:tab w:val="left" w:pos="0"/>
                <w:tab w:val="left" w:pos="720"/>
                <w:tab w:val="left" w:pos="1080"/>
              </w:tabs>
              <w:spacing w:before="120" w:after="120"/>
              <w:jc w:val="right"/>
              <w:rPr>
                <w:rFonts w:ascii="Times New Roman" w:hAnsi="Times New Roman" w:cs="Times New Roman"/>
                <w:lang w:val="en-GB"/>
              </w:rPr>
            </w:pPr>
          </w:p>
        </w:tc>
      </w:tr>
    </w:tbl>
    <w:p w14:paraId="045E8FD3">
      <w:pPr>
        <w:tabs>
          <w:tab w:val="left" w:pos="0"/>
          <w:tab w:val="left" w:pos="720"/>
          <w:tab w:val="left" w:pos="1080"/>
        </w:tabs>
        <w:jc w:val="both"/>
        <w:rPr>
          <w:rFonts w:ascii="Times New Roman" w:hAnsi="Times New Roman" w:cs="Times New Roman"/>
          <w:lang w:val="en-GB"/>
        </w:rPr>
      </w:pPr>
    </w:p>
    <w:p w14:paraId="3AC03804">
      <w:pPr>
        <w:rPr>
          <w:rFonts w:ascii="Times New Roman" w:hAnsi="Times New Roman" w:cs="Times New Roman"/>
        </w:rPr>
      </w:pPr>
      <w:r>
        <w:rPr>
          <w:rFonts w:ascii="Times New Roman" w:hAnsi="Times New Roman" w:cs="Times New Roman"/>
        </w:rPr>
        <w:t>Amount in Words___________________________________________________________________</w:t>
      </w:r>
    </w:p>
    <w:p w14:paraId="7B31CB4A">
      <w:pPr>
        <w:rPr>
          <w:rFonts w:ascii="Times New Roman" w:hAnsi="Times New Roman" w:cs="Times New Roman"/>
        </w:rPr>
      </w:pPr>
    </w:p>
    <w:p w14:paraId="4050CDEB">
      <w:pPr>
        <w:rPr>
          <w:rFonts w:ascii="Times New Roman" w:hAnsi="Times New Roman" w:cs="Times New Roman"/>
        </w:rPr>
      </w:pPr>
      <w:r>
        <w:rPr>
          <w:rFonts w:ascii="Times New Roman" w:hAnsi="Times New Roman" w:cs="Times New Roman"/>
        </w:rPr>
        <w:t>__________________________________________________________________________________</w:t>
      </w:r>
    </w:p>
    <w:p w14:paraId="76F889E8">
      <w:pPr>
        <w:rPr>
          <w:rFonts w:ascii="Times New Roman" w:hAnsi="Times New Roman" w:cs="Times New Roman"/>
        </w:rPr>
      </w:pPr>
    </w:p>
    <w:p w14:paraId="37CF8BCF">
      <w:pPr>
        <w:rPr>
          <w:rFonts w:ascii="Times New Roman" w:hAnsi="Times New Roman" w:cs="Times New Roman"/>
        </w:rPr>
      </w:pPr>
      <w:r>
        <w:rPr>
          <w:rFonts w:ascii="Times New Roman" w:hAnsi="Times New Roman" w:cs="Times New Roman"/>
        </w:rPr>
        <w:t>Name of Firm______________________________________________________________________</w:t>
      </w:r>
    </w:p>
    <w:p w14:paraId="303347DC">
      <w:pPr>
        <w:rPr>
          <w:rFonts w:ascii="Times New Roman" w:hAnsi="Times New Roman" w:cs="Times New Roman"/>
        </w:rPr>
      </w:pPr>
    </w:p>
    <w:p w14:paraId="3A589D96">
      <w:pPr>
        <w:rPr>
          <w:rFonts w:ascii="Times New Roman" w:hAnsi="Times New Roman" w:cs="Times New Roman"/>
        </w:rPr>
      </w:pPr>
      <w:r>
        <w:rPr>
          <w:rFonts w:ascii="Times New Roman" w:hAnsi="Times New Roman" w:cs="Times New Roman"/>
        </w:rPr>
        <w:t>Address___________________________________________________________________________</w:t>
      </w:r>
    </w:p>
    <w:p w14:paraId="74A25516">
      <w:pPr>
        <w:rPr>
          <w:rFonts w:ascii="Times New Roman" w:hAnsi="Times New Roman" w:cs="Times New Roman"/>
        </w:rPr>
      </w:pPr>
    </w:p>
    <w:p w14:paraId="12A725C8">
      <w:pPr>
        <w:rPr>
          <w:rFonts w:ascii="Times New Roman" w:hAnsi="Times New Roman" w:cs="Times New Roman"/>
        </w:rPr>
      </w:pPr>
      <w:r>
        <w:rPr>
          <w:rFonts w:ascii="Times New Roman" w:hAnsi="Times New Roman" w:cs="Times New Roman"/>
        </w:rPr>
        <w:t xml:space="preserve">Name of Representative______________________________Sign_________________Date________ </w:t>
      </w:r>
    </w:p>
    <w:p w14:paraId="316115A4">
      <w:pPr>
        <w:tabs>
          <w:tab w:val="left" w:pos="0"/>
          <w:tab w:val="left" w:pos="720"/>
          <w:tab w:val="left" w:pos="1080"/>
        </w:tabs>
        <w:jc w:val="both"/>
        <w:rPr>
          <w:rFonts w:ascii="Times New Roman" w:hAnsi="Times New Roman" w:cs="Times New Roman"/>
          <w:lang w:val="en-GB"/>
        </w:rPr>
      </w:pPr>
    </w:p>
    <w:p w14:paraId="7487FFF4">
      <w:pPr>
        <w:rPr>
          <w:rFonts w:ascii="Times New Roman" w:hAnsi="Times New Roman" w:cs="Times New Roman"/>
        </w:rPr>
      </w:pPr>
    </w:p>
    <w:sectPr>
      <w:pgSz w:w="11909" w:h="16834"/>
      <w:pgMar w:top="1440" w:right="1440" w:bottom="1440" w:left="1440" w:header="720" w:footer="720"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uthor" w:date="" w:initials="A">
    <w:p w14:paraId="20CC625B">
      <w:pPr>
        <w:pStyle w:val="25"/>
      </w:pPr>
      <w:r>
        <w:t>Consider 12 weeks delivery period</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CC625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inherit">
    <w:altName w:val="Times New Roman"/>
    <w:panose1 w:val="00000000000000000000"/>
    <w:charset w:val="00"/>
    <w:family w:val="roman"/>
    <w:pitch w:val="default"/>
    <w:sig w:usb0="00000000" w:usb1="00000000" w:usb2="00000000" w:usb3="00000000" w:csb0="00000000" w:csb1="00000000"/>
  </w:font>
  <w:font w:name="Noto Sans Symbols">
    <w:altName w:val="Calibri"/>
    <w:panose1 w:val="00000000000000000000"/>
    <w:charset w:val="00"/>
    <w:family w:val="auto"/>
    <w:pitch w:val="default"/>
    <w:sig w:usb0="00000000" w:usb1="00000000" w:usb2="00000000" w:usb3="00000000" w:csb0="00000000" w:csb1="00000000"/>
  </w:font>
  <w:font w:name="Helvetica Neue">
    <w:altName w:val="Arial"/>
    <w:panose1 w:val="00000000000000000000"/>
    <w:charset w:val="00"/>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21" w:usb3="00000000" w:csb0="0000019F" w:csb1="00000000"/>
  </w:font>
  <w:font w:name="Book Antiqua">
    <w:panose1 w:val="02040602050305030304"/>
    <w:charset w:val="00"/>
    <w:family w:val="roman"/>
    <w:pitch w:val="default"/>
    <w:sig w:usb0="00000287" w:usb1="00000000" w:usb2="00000000" w:usb3="00000000" w:csb0="2000009F" w:csb1="DFD70000"/>
  </w:font>
  <w:font w:name="Microsoft Sans Serif">
    <w:panose1 w:val="020B0604020202020204"/>
    <w:charset w:val="00"/>
    <w:family w:val="swiss"/>
    <w:pitch w:val="default"/>
    <w:sig w:usb0="E5002EFF" w:usb1="C000605B" w:usb2="00000029" w:usb3="00000000" w:csb0="200101FF" w:csb1="2028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90C92">
    <w:pPr>
      <w:pStyle w:val="32"/>
      <w:pBdr>
        <w:top w:val="single" w:color="auto" w:sz="4" w:space="1"/>
      </w:pBdr>
      <w:ind w:right="360"/>
      <w:rPr>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9D37A2">
    <w:pPr>
      <w:pStyle w:val="32"/>
      <w:pBdr>
        <w:top w:val="single" w:color="auto" w:sz="4" w:space="1"/>
      </w:pBdr>
      <w:ind w:right="360"/>
      <w:rPr>
        <w:rFonts w:ascii="Times New Roman" w:hAnsi="Times New Roman" w:cs="Times New Roman"/>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C2AEBC">
    <w:pPr>
      <w:pStyle w:val="32"/>
      <w:pBdr>
        <w:top w:val="single" w:color="auto" w:sz="4" w:space="1"/>
      </w:pBdr>
      <w:tabs>
        <w:tab w:val="center" w:pos="5040"/>
        <w:tab w:val="clear" w:pos="4320"/>
      </w:tabs>
      <w:ind w:right="360"/>
      <w:rPr>
        <w:rFonts w:ascii="Times New Roman" w:hAnsi="Times New Roman" w:cs="Times New Roman"/>
        <w:sz w:val="20"/>
        <w:szCs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41E4">
    <w:pPr>
      <w:pStyle w:val="32"/>
      <w:pBdr>
        <w:top w:val="single" w:color="auto" w:sz="4" w:space="1"/>
      </w:pBdr>
      <w:tabs>
        <w:tab w:val="center" w:pos="5040"/>
        <w:tab w:val="clear" w:pos="4320"/>
      </w:tabs>
      <w:ind w:right="360"/>
      <w:rPr>
        <w:rFonts w:ascii="Times New Roman" w:hAnsi="Times New Roman" w:cs="Times New Roman"/>
        <w:sz w:val="20"/>
        <w:szCs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56"/>
      <w:lvlText w:val="%1."/>
      <w:lvlJc w:val="left"/>
      <w:pPr>
        <w:tabs>
          <w:tab w:val="left" w:pos="1800"/>
        </w:tabs>
        <w:ind w:left="1800" w:hanging="360"/>
      </w:pPr>
    </w:lvl>
  </w:abstractNum>
  <w:abstractNum w:abstractNumId="1">
    <w:nsid w:val="FFFFFF7E"/>
    <w:multiLevelType w:val="singleLevel"/>
    <w:tmpl w:val="FFFFFF7E"/>
    <w:lvl w:ilvl="0" w:tentative="0">
      <w:start w:val="1"/>
      <w:numFmt w:val="decimal"/>
      <w:pStyle w:val="54"/>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53"/>
      <w:lvlText w:val="%1."/>
      <w:lvlJc w:val="left"/>
      <w:pPr>
        <w:tabs>
          <w:tab w:val="left" w:pos="720"/>
        </w:tabs>
        <w:ind w:left="720" w:hanging="360"/>
      </w:pPr>
    </w:lvl>
  </w:abstractNum>
  <w:abstractNum w:abstractNumId="3">
    <w:nsid w:val="FFFFFF80"/>
    <w:multiLevelType w:val="singleLevel"/>
    <w:tmpl w:val="FFFFFF80"/>
    <w:lvl w:ilvl="0" w:tentative="0">
      <w:start w:val="1"/>
      <w:numFmt w:val="bullet"/>
      <w:pStyle w:val="46"/>
      <w:lvlText w:val=""/>
      <w:lvlJc w:val="left"/>
      <w:pPr>
        <w:tabs>
          <w:tab w:val="left" w:pos="1800"/>
        </w:tabs>
        <w:ind w:left="1800" w:hanging="360"/>
      </w:pPr>
      <w:rPr>
        <w:rFonts w:hint="default" w:ascii="Symbol" w:hAnsi="Symbol"/>
      </w:rPr>
    </w:lvl>
  </w:abstractNum>
  <w:abstractNum w:abstractNumId="4">
    <w:nsid w:val="FFFFFF81"/>
    <w:multiLevelType w:val="singleLevel"/>
    <w:tmpl w:val="FFFFFF81"/>
    <w:lvl w:ilvl="0" w:tentative="0">
      <w:start w:val="1"/>
      <w:numFmt w:val="bullet"/>
      <w:pStyle w:val="45"/>
      <w:lvlText w:val=""/>
      <w:lvlJc w:val="left"/>
      <w:pPr>
        <w:tabs>
          <w:tab w:val="left" w:pos="1440"/>
        </w:tabs>
        <w:ind w:left="1440" w:hanging="360"/>
      </w:pPr>
      <w:rPr>
        <w:rFonts w:hint="default" w:ascii="Symbol" w:hAnsi="Symbol"/>
      </w:rPr>
    </w:lvl>
  </w:abstractNum>
  <w:abstractNum w:abstractNumId="5">
    <w:nsid w:val="FFFFFF82"/>
    <w:multiLevelType w:val="singleLevel"/>
    <w:tmpl w:val="FFFFFF82"/>
    <w:lvl w:ilvl="0" w:tentative="0">
      <w:start w:val="1"/>
      <w:numFmt w:val="bullet"/>
      <w:pStyle w:val="44"/>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43"/>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52"/>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42"/>
      <w:lvlText w:val=""/>
      <w:lvlJc w:val="left"/>
      <w:pPr>
        <w:tabs>
          <w:tab w:val="left" w:pos="360"/>
        </w:tabs>
        <w:ind w:left="360" w:hanging="360"/>
      </w:pPr>
      <w:rPr>
        <w:rFonts w:hint="default" w:ascii="Symbol" w:hAnsi="Symbol"/>
      </w:rPr>
    </w:lvl>
  </w:abstractNum>
  <w:abstractNum w:abstractNumId="9">
    <w:nsid w:val="006F5354"/>
    <w:multiLevelType w:val="multilevel"/>
    <w:tmpl w:val="006F5354"/>
    <w:lvl w:ilvl="0" w:tentative="0">
      <w:start w:val="1"/>
      <w:numFmt w:val="decimal"/>
      <w:lvlText w:val="7.%1"/>
      <w:lvlJc w:val="left"/>
      <w:pPr>
        <w:tabs>
          <w:tab w:val="left" w:pos="504"/>
        </w:tabs>
        <w:ind w:left="504" w:hanging="504"/>
      </w:pPr>
      <w:rPr>
        <w:rFonts w:hint="default"/>
        <w:b w:val="0"/>
        <w:bCs w:val="0"/>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
    <w:nsid w:val="02DF47B9"/>
    <w:multiLevelType w:val="multilevel"/>
    <w:tmpl w:val="02DF47B9"/>
    <w:lvl w:ilvl="0" w:tentative="0">
      <w:start w:val="1"/>
      <w:numFmt w:val="decimal"/>
      <w:lvlText w:val="35.%1"/>
      <w:lvlJc w:val="left"/>
      <w:pPr>
        <w:tabs>
          <w:tab w:val="left" w:pos="648"/>
        </w:tabs>
        <w:ind w:left="648" w:hanging="648"/>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
    <w:nsid w:val="02F06C67"/>
    <w:multiLevelType w:val="multilevel"/>
    <w:tmpl w:val="02F06C67"/>
    <w:lvl w:ilvl="0" w:tentative="0">
      <w:start w:val="1"/>
      <w:numFmt w:val="lowerRoman"/>
      <w:lvlText w:val="%1."/>
      <w:lvlJc w:val="right"/>
      <w:pPr>
        <w:ind w:left="720" w:hanging="360"/>
      </w:p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2">
    <w:nsid w:val="04457581"/>
    <w:multiLevelType w:val="multilevel"/>
    <w:tmpl w:val="04457581"/>
    <w:lvl w:ilvl="0" w:tentative="0">
      <w:start w:val="1"/>
      <w:numFmt w:val="none"/>
      <w:lvlText w:val="5."/>
      <w:lvlJc w:val="left"/>
      <w:pPr>
        <w:tabs>
          <w:tab w:val="left" w:pos="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3">
    <w:nsid w:val="045D0441"/>
    <w:multiLevelType w:val="multilevel"/>
    <w:tmpl w:val="045D0441"/>
    <w:lvl w:ilvl="0" w:tentative="0">
      <w:start w:val="1"/>
      <w:numFmt w:val="decimal"/>
      <w:lvlText w:val="29.%1"/>
      <w:lvlJc w:val="left"/>
      <w:pPr>
        <w:tabs>
          <w:tab w:val="left" w:pos="648"/>
        </w:tabs>
        <w:ind w:left="648" w:hanging="648"/>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4">
    <w:nsid w:val="06E06F0F"/>
    <w:multiLevelType w:val="multilevel"/>
    <w:tmpl w:val="06E06F0F"/>
    <w:lvl w:ilvl="0" w:tentative="0">
      <w:start w:val="13"/>
      <w:numFmt w:val="decimal"/>
      <w:lvlText w:val="%1."/>
      <w:lvlJc w:val="left"/>
      <w:pPr>
        <w:tabs>
          <w:tab w:val="left" w:pos="360"/>
        </w:tabs>
        <w:ind w:left="360" w:hanging="360"/>
      </w:pPr>
      <w:rPr>
        <w:rFonts w:hint="default"/>
        <w:b w:val="0"/>
        <w:bCs w:val="0"/>
      </w:rPr>
    </w:lvl>
    <w:lvl w:ilvl="1" w:tentative="0">
      <w:start w:val="13"/>
      <w:numFmt w:val="none"/>
      <w:lvlText w:val="26.1"/>
      <w:lvlJc w:val="left"/>
      <w:pPr>
        <w:tabs>
          <w:tab w:val="left" w:pos="648"/>
        </w:tabs>
        <w:ind w:left="648" w:hanging="648"/>
      </w:pPr>
      <w:rPr>
        <w:rFonts w:hint="default"/>
        <w:b w:val="0"/>
        <w:bCs w:val="0"/>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5">
    <w:nsid w:val="06EE06F4"/>
    <w:multiLevelType w:val="multilevel"/>
    <w:tmpl w:val="06EE06F4"/>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504"/>
        </w:tabs>
        <w:ind w:left="504" w:hanging="504"/>
      </w:pPr>
      <w:rPr>
        <w:rFonts w:hint="default"/>
      </w:rPr>
    </w:lvl>
    <w:lvl w:ilvl="4" w:tentative="0">
      <w:start w:val="1"/>
      <w:numFmt w:val="decimal"/>
      <w:lvlText w:val="4.%5"/>
      <w:lvlJc w:val="left"/>
      <w:pPr>
        <w:tabs>
          <w:tab w:val="left" w:pos="1656"/>
        </w:tabs>
        <w:ind w:left="432" w:hanging="432"/>
      </w:pPr>
      <w:rPr>
        <w:rFonts w:hint="default"/>
        <w:b w:val="0"/>
        <w:bCs w:val="0"/>
        <w:color w:val="auto"/>
      </w:rPr>
    </w:lvl>
    <w:lvl w:ilvl="5" w:tentative="0">
      <w:start w:val="3"/>
      <w:numFmt w:val="lowerLetter"/>
      <w:lvlText w:val="(%6)"/>
      <w:lvlJc w:val="left"/>
      <w:pPr>
        <w:tabs>
          <w:tab w:val="left" w:pos="1008"/>
        </w:tabs>
        <w:ind w:left="1008" w:hanging="504"/>
      </w:pPr>
      <w:rPr>
        <w:rFonts w:hint="default"/>
      </w:r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6">
    <w:nsid w:val="071676C9"/>
    <w:multiLevelType w:val="multilevel"/>
    <w:tmpl w:val="071676C9"/>
    <w:lvl w:ilvl="0" w:tentative="0">
      <w:start w:val="1"/>
      <w:numFmt w:val="decimal"/>
      <w:lvlText w:val="30.%1"/>
      <w:lvlJc w:val="left"/>
      <w:pPr>
        <w:tabs>
          <w:tab w:val="left" w:pos="648"/>
        </w:tabs>
        <w:ind w:left="648" w:hanging="648"/>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7">
    <w:nsid w:val="076305FD"/>
    <w:multiLevelType w:val="multilevel"/>
    <w:tmpl w:val="076305F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08497CA5"/>
    <w:multiLevelType w:val="multilevel"/>
    <w:tmpl w:val="08497CA5"/>
    <w:lvl w:ilvl="0" w:tentative="0">
      <w:start w:val="1"/>
      <w:numFmt w:val="decimal"/>
      <w:lvlText w:val="15.%1"/>
      <w:lvlJc w:val="left"/>
      <w:pPr>
        <w:tabs>
          <w:tab w:val="left" w:pos="504"/>
        </w:tabs>
        <w:ind w:left="504" w:hanging="504"/>
      </w:pPr>
      <w:rPr>
        <w:rFonts w:hint="default"/>
        <w:b w:val="0"/>
        <w:bCs w:val="0"/>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9">
    <w:nsid w:val="09937DC6"/>
    <w:multiLevelType w:val="multilevel"/>
    <w:tmpl w:val="09937DC6"/>
    <w:lvl w:ilvl="0" w:tentative="0">
      <w:start w:val="1"/>
      <w:numFmt w:val="decimal"/>
      <w:lvlText w:val="18.%1"/>
      <w:lvlJc w:val="left"/>
      <w:pPr>
        <w:tabs>
          <w:tab w:val="left" w:pos="504"/>
        </w:tabs>
        <w:ind w:left="504" w:hanging="504"/>
      </w:pPr>
      <w:rPr>
        <w:rFonts w:hint="default"/>
        <w:b w:val="0"/>
        <w:bCs w:val="0"/>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0">
    <w:nsid w:val="0AAF02F2"/>
    <w:multiLevelType w:val="multilevel"/>
    <w:tmpl w:val="0AAF02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1">
    <w:nsid w:val="0B5A2A01"/>
    <w:multiLevelType w:val="multilevel"/>
    <w:tmpl w:val="0B5A2A01"/>
    <w:lvl w:ilvl="0" w:tentative="0">
      <w:start w:val="1"/>
      <w:numFmt w:val="lowerLetter"/>
      <w:lvlText w:val="(%1)"/>
      <w:lvlJc w:val="left"/>
      <w:pPr>
        <w:tabs>
          <w:tab w:val="left" w:pos="936"/>
        </w:tabs>
        <w:ind w:left="936" w:hanging="432"/>
      </w:pPr>
      <w:rPr>
        <w:rFonts w:hint="default"/>
        <w:b w:val="0"/>
        <w:bCs w:val="0"/>
        <w:i w:val="0"/>
        <w:color w:val="auto"/>
        <w:sz w:val="22"/>
      </w:rPr>
    </w:lvl>
    <w:lvl w:ilvl="1" w:tentative="0">
      <w:start w:val="2"/>
      <w:numFmt w:val="decimal"/>
      <w:lvlText w:val="3.%2"/>
      <w:lvlJc w:val="left"/>
      <w:pPr>
        <w:tabs>
          <w:tab w:val="left" w:pos="504"/>
        </w:tabs>
        <w:ind w:left="504" w:hanging="504"/>
      </w:pPr>
      <w:rPr>
        <w:rFonts w:hint="default"/>
        <w:b w:val="0"/>
        <w:bCs w:val="0"/>
        <w:i w:val="0"/>
        <w:color w:val="auto"/>
        <w:sz w:val="22"/>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2">
    <w:nsid w:val="0C235F88"/>
    <w:multiLevelType w:val="multilevel"/>
    <w:tmpl w:val="0C235F88"/>
    <w:lvl w:ilvl="0" w:tentative="0">
      <w:start w:val="4"/>
      <w:numFmt w:val="decimal"/>
      <w:lvlText w:val="4.%1"/>
      <w:lvlJc w:val="left"/>
      <w:pPr>
        <w:tabs>
          <w:tab w:val="left" w:pos="1656"/>
        </w:tabs>
        <w:ind w:left="432" w:hanging="432"/>
      </w:pPr>
      <w:rPr>
        <w:rFonts w:hint="default"/>
        <w:b w:val="0"/>
        <w:bCs w:val="0"/>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3">
    <w:nsid w:val="0CCF05F2"/>
    <w:multiLevelType w:val="multilevel"/>
    <w:tmpl w:val="0CCF05F2"/>
    <w:lvl w:ilvl="0" w:tentative="0">
      <w:start w:val="0"/>
      <w:numFmt w:val="bullet"/>
      <w:lvlText w:val=""/>
      <w:lvlJc w:val="left"/>
      <w:pPr>
        <w:ind w:left="655" w:hanging="583"/>
      </w:pPr>
      <w:rPr>
        <w:rFonts w:hint="default" w:ascii="Symbol" w:hAnsi="Symbol" w:eastAsia="Times New Roman"/>
        <w:w w:val="102"/>
        <w:position w:val="4"/>
        <w:sz w:val="21"/>
      </w:rPr>
    </w:lvl>
    <w:lvl w:ilvl="1" w:tentative="0">
      <w:start w:val="0"/>
      <w:numFmt w:val="bullet"/>
      <w:lvlText w:val="•"/>
      <w:lvlJc w:val="left"/>
      <w:pPr>
        <w:ind w:left="1099" w:hanging="583"/>
      </w:pPr>
      <w:rPr>
        <w:rFonts w:hint="default"/>
      </w:rPr>
    </w:lvl>
    <w:lvl w:ilvl="2" w:tentative="0">
      <w:start w:val="0"/>
      <w:numFmt w:val="bullet"/>
      <w:lvlText w:val="•"/>
      <w:lvlJc w:val="left"/>
      <w:pPr>
        <w:ind w:left="1538" w:hanging="583"/>
      </w:pPr>
      <w:rPr>
        <w:rFonts w:hint="default"/>
      </w:rPr>
    </w:lvl>
    <w:lvl w:ilvl="3" w:tentative="0">
      <w:start w:val="0"/>
      <w:numFmt w:val="bullet"/>
      <w:lvlText w:val="•"/>
      <w:lvlJc w:val="left"/>
      <w:pPr>
        <w:ind w:left="1977" w:hanging="583"/>
      </w:pPr>
      <w:rPr>
        <w:rFonts w:hint="default"/>
      </w:rPr>
    </w:lvl>
    <w:lvl w:ilvl="4" w:tentative="0">
      <w:start w:val="0"/>
      <w:numFmt w:val="bullet"/>
      <w:lvlText w:val="•"/>
      <w:lvlJc w:val="left"/>
      <w:pPr>
        <w:ind w:left="2416" w:hanging="583"/>
      </w:pPr>
      <w:rPr>
        <w:rFonts w:hint="default"/>
      </w:rPr>
    </w:lvl>
    <w:lvl w:ilvl="5" w:tentative="0">
      <w:start w:val="0"/>
      <w:numFmt w:val="bullet"/>
      <w:lvlText w:val="•"/>
      <w:lvlJc w:val="left"/>
      <w:pPr>
        <w:ind w:left="2855" w:hanging="583"/>
      </w:pPr>
      <w:rPr>
        <w:rFonts w:hint="default"/>
      </w:rPr>
    </w:lvl>
    <w:lvl w:ilvl="6" w:tentative="0">
      <w:start w:val="0"/>
      <w:numFmt w:val="bullet"/>
      <w:lvlText w:val="•"/>
      <w:lvlJc w:val="left"/>
      <w:pPr>
        <w:ind w:left="3294" w:hanging="583"/>
      </w:pPr>
      <w:rPr>
        <w:rFonts w:hint="default"/>
      </w:rPr>
    </w:lvl>
    <w:lvl w:ilvl="7" w:tentative="0">
      <w:start w:val="0"/>
      <w:numFmt w:val="bullet"/>
      <w:lvlText w:val="•"/>
      <w:lvlJc w:val="left"/>
      <w:pPr>
        <w:ind w:left="3733" w:hanging="583"/>
      </w:pPr>
      <w:rPr>
        <w:rFonts w:hint="default"/>
      </w:rPr>
    </w:lvl>
    <w:lvl w:ilvl="8" w:tentative="0">
      <w:start w:val="0"/>
      <w:numFmt w:val="bullet"/>
      <w:lvlText w:val="•"/>
      <w:lvlJc w:val="left"/>
      <w:pPr>
        <w:ind w:left="4172" w:hanging="583"/>
      </w:pPr>
      <w:rPr>
        <w:rFonts w:hint="default"/>
      </w:rPr>
    </w:lvl>
  </w:abstractNum>
  <w:abstractNum w:abstractNumId="24">
    <w:nsid w:val="0D9123E1"/>
    <w:multiLevelType w:val="multilevel"/>
    <w:tmpl w:val="0D9123E1"/>
    <w:lvl w:ilvl="0" w:tentative="0">
      <w:start w:val="0"/>
      <w:numFmt w:val="bullet"/>
      <w:lvlText w:val="▪"/>
      <w:lvlJc w:val="left"/>
      <w:pPr>
        <w:ind w:left="406" w:hanging="356"/>
      </w:pPr>
      <w:rPr>
        <w:rFonts w:hint="default" w:ascii="Microsoft Sans Serif" w:hAnsi="Microsoft Sans Serif" w:eastAsia="Microsoft Sans Serif" w:cs="Microsoft Sans Serif"/>
        <w:w w:val="100"/>
        <w:sz w:val="28"/>
        <w:szCs w:val="28"/>
        <w:lang w:val="en-US" w:eastAsia="en-US" w:bidi="ar-SA"/>
      </w:rPr>
    </w:lvl>
    <w:lvl w:ilvl="1" w:tentative="0">
      <w:start w:val="0"/>
      <w:numFmt w:val="bullet"/>
      <w:lvlText w:val="•"/>
      <w:lvlJc w:val="left"/>
      <w:pPr>
        <w:ind w:left="855" w:hanging="356"/>
      </w:pPr>
      <w:rPr>
        <w:rFonts w:hint="default"/>
        <w:lang w:val="en-US" w:eastAsia="en-US" w:bidi="ar-SA"/>
      </w:rPr>
    </w:lvl>
    <w:lvl w:ilvl="2" w:tentative="0">
      <w:start w:val="0"/>
      <w:numFmt w:val="bullet"/>
      <w:lvlText w:val="•"/>
      <w:lvlJc w:val="left"/>
      <w:pPr>
        <w:ind w:left="1310" w:hanging="356"/>
      </w:pPr>
      <w:rPr>
        <w:rFonts w:hint="default"/>
        <w:lang w:val="en-US" w:eastAsia="en-US" w:bidi="ar-SA"/>
      </w:rPr>
    </w:lvl>
    <w:lvl w:ilvl="3" w:tentative="0">
      <w:start w:val="0"/>
      <w:numFmt w:val="bullet"/>
      <w:lvlText w:val="•"/>
      <w:lvlJc w:val="left"/>
      <w:pPr>
        <w:ind w:left="1766" w:hanging="356"/>
      </w:pPr>
      <w:rPr>
        <w:rFonts w:hint="default"/>
        <w:lang w:val="en-US" w:eastAsia="en-US" w:bidi="ar-SA"/>
      </w:rPr>
    </w:lvl>
    <w:lvl w:ilvl="4" w:tentative="0">
      <w:start w:val="0"/>
      <w:numFmt w:val="bullet"/>
      <w:lvlText w:val="•"/>
      <w:lvlJc w:val="left"/>
      <w:pPr>
        <w:ind w:left="2221" w:hanging="356"/>
      </w:pPr>
      <w:rPr>
        <w:rFonts w:hint="default"/>
        <w:lang w:val="en-US" w:eastAsia="en-US" w:bidi="ar-SA"/>
      </w:rPr>
    </w:lvl>
    <w:lvl w:ilvl="5" w:tentative="0">
      <w:start w:val="0"/>
      <w:numFmt w:val="bullet"/>
      <w:lvlText w:val="•"/>
      <w:lvlJc w:val="left"/>
      <w:pPr>
        <w:ind w:left="2677" w:hanging="356"/>
      </w:pPr>
      <w:rPr>
        <w:rFonts w:hint="default"/>
        <w:lang w:val="en-US" w:eastAsia="en-US" w:bidi="ar-SA"/>
      </w:rPr>
    </w:lvl>
    <w:lvl w:ilvl="6" w:tentative="0">
      <w:start w:val="0"/>
      <w:numFmt w:val="bullet"/>
      <w:lvlText w:val="•"/>
      <w:lvlJc w:val="left"/>
      <w:pPr>
        <w:ind w:left="3132" w:hanging="356"/>
      </w:pPr>
      <w:rPr>
        <w:rFonts w:hint="default"/>
        <w:lang w:val="en-US" w:eastAsia="en-US" w:bidi="ar-SA"/>
      </w:rPr>
    </w:lvl>
    <w:lvl w:ilvl="7" w:tentative="0">
      <w:start w:val="0"/>
      <w:numFmt w:val="bullet"/>
      <w:lvlText w:val="•"/>
      <w:lvlJc w:val="left"/>
      <w:pPr>
        <w:ind w:left="3587" w:hanging="356"/>
      </w:pPr>
      <w:rPr>
        <w:rFonts w:hint="default"/>
        <w:lang w:val="en-US" w:eastAsia="en-US" w:bidi="ar-SA"/>
      </w:rPr>
    </w:lvl>
    <w:lvl w:ilvl="8" w:tentative="0">
      <w:start w:val="0"/>
      <w:numFmt w:val="bullet"/>
      <w:lvlText w:val="•"/>
      <w:lvlJc w:val="left"/>
      <w:pPr>
        <w:ind w:left="4043" w:hanging="356"/>
      </w:pPr>
      <w:rPr>
        <w:rFonts w:hint="default"/>
        <w:lang w:val="en-US" w:eastAsia="en-US" w:bidi="ar-SA"/>
      </w:rPr>
    </w:lvl>
  </w:abstractNum>
  <w:abstractNum w:abstractNumId="25">
    <w:nsid w:val="0DAD53B7"/>
    <w:multiLevelType w:val="multilevel"/>
    <w:tmpl w:val="0DAD53B7"/>
    <w:lvl w:ilvl="0" w:tentative="0">
      <w:start w:val="1"/>
      <w:numFmt w:val="decimal"/>
      <w:lvlText w:val="36.%1"/>
      <w:lvlJc w:val="left"/>
      <w:pPr>
        <w:tabs>
          <w:tab w:val="left" w:pos="648"/>
        </w:tabs>
        <w:ind w:left="648" w:hanging="648"/>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6">
    <w:nsid w:val="0DEE052E"/>
    <w:multiLevelType w:val="multilevel"/>
    <w:tmpl w:val="0DEE052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0E017132"/>
    <w:multiLevelType w:val="multilevel"/>
    <w:tmpl w:val="0E0171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0FCC302B"/>
    <w:multiLevelType w:val="multilevel"/>
    <w:tmpl w:val="0FCC302B"/>
    <w:lvl w:ilvl="0" w:tentative="0">
      <w:start w:val="1"/>
      <w:numFmt w:val="lowerLetter"/>
      <w:lvlText w:val="(%1)"/>
      <w:lvlJc w:val="left"/>
      <w:pPr>
        <w:tabs>
          <w:tab w:val="left" w:pos="936"/>
        </w:tabs>
        <w:ind w:left="936" w:hanging="432"/>
      </w:pPr>
      <w:rPr>
        <w:rFonts w:hint="default"/>
        <w:b w:val="0"/>
        <w:bCs w:val="0"/>
        <w:i w:val="0"/>
        <w:color w:val="auto"/>
        <w:sz w:val="22"/>
      </w:rPr>
    </w:lvl>
    <w:lvl w:ilvl="1" w:tentative="0">
      <w:start w:val="7"/>
      <w:numFmt w:val="lowerLetter"/>
      <w:lvlText w:val="(%2)"/>
      <w:lvlJc w:val="left"/>
      <w:pPr>
        <w:tabs>
          <w:tab w:val="left" w:pos="1008"/>
        </w:tabs>
        <w:ind w:left="1008" w:hanging="504"/>
      </w:pPr>
      <w:rPr>
        <w:rFonts w:hint="default"/>
        <w:b w:val="0"/>
        <w:bCs w:val="0"/>
        <w:i w:val="0"/>
        <w:color w:val="auto"/>
        <w:sz w:val="22"/>
      </w:rPr>
    </w:lvl>
    <w:lvl w:ilvl="2" w:tentative="0">
      <w:start w:val="1"/>
      <w:numFmt w:val="decimal"/>
      <w:lvlText w:val="5.%3"/>
      <w:lvlJc w:val="left"/>
      <w:pPr>
        <w:tabs>
          <w:tab w:val="left" w:pos="576"/>
        </w:tabs>
        <w:ind w:left="576" w:hanging="576"/>
      </w:pPr>
      <w:rPr>
        <w:rFonts w:hint="default"/>
        <w:b w:val="0"/>
        <w:bCs w:val="0"/>
        <w:i w:val="0"/>
        <w:color w:val="auto"/>
        <w:sz w:val="22"/>
      </w:r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9">
    <w:nsid w:val="106A56FB"/>
    <w:multiLevelType w:val="multilevel"/>
    <w:tmpl w:val="106A56FB"/>
    <w:lvl w:ilvl="0" w:tentative="0">
      <w:start w:val="1"/>
      <w:numFmt w:val="decimal"/>
      <w:lvlText w:val="34.%1"/>
      <w:lvlJc w:val="left"/>
      <w:pPr>
        <w:tabs>
          <w:tab w:val="left" w:pos="648"/>
        </w:tabs>
        <w:ind w:left="648" w:hanging="648"/>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0">
    <w:nsid w:val="106C36D7"/>
    <w:multiLevelType w:val="multilevel"/>
    <w:tmpl w:val="106C36D7"/>
    <w:lvl w:ilvl="0" w:tentative="0">
      <w:start w:val="1"/>
      <w:numFmt w:val="decimal"/>
      <w:lvlText w:val="%1"/>
      <w:lvlJc w:val="left"/>
      <w:pPr>
        <w:tabs>
          <w:tab w:val="left" w:pos="600"/>
        </w:tabs>
        <w:ind w:left="600" w:hanging="600"/>
      </w:pPr>
      <w:rPr>
        <w:rFonts w:hint="default"/>
      </w:rPr>
    </w:lvl>
    <w:lvl w:ilvl="1" w:tentative="0">
      <w:start w:val="1"/>
      <w:numFmt w:val="decimal"/>
      <w:lvlText w:val="1.%2"/>
      <w:lvlJc w:val="left"/>
      <w:pPr>
        <w:tabs>
          <w:tab w:val="left" w:pos="600"/>
        </w:tabs>
        <w:ind w:left="600" w:hanging="600"/>
      </w:pPr>
      <w:rPr>
        <w:rFonts w:hint="default"/>
      </w:rPr>
    </w:lvl>
    <w:lvl w:ilvl="2" w:tentative="0">
      <w:start w:val="1"/>
      <w:numFmt w:val="lowerLetter"/>
      <w:lvlText w:val="(%3)"/>
      <w:lvlJc w:val="left"/>
      <w:pPr>
        <w:tabs>
          <w:tab w:val="left" w:pos="1152"/>
        </w:tabs>
        <w:ind w:left="1152" w:hanging="547"/>
      </w:pPr>
      <w:rPr>
        <w:rFonts w:hint="default"/>
      </w:rPr>
    </w:lvl>
    <w:lvl w:ilvl="3" w:tentative="0">
      <w:start w:val="1"/>
      <w:numFmt w:val="lowerRoman"/>
      <w:lvlText w:val="(%4)"/>
      <w:lvlJc w:val="left"/>
      <w:pPr>
        <w:tabs>
          <w:tab w:val="left" w:pos="1872"/>
        </w:tabs>
        <w:ind w:left="720" w:firstLine="432"/>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31">
    <w:nsid w:val="116D3FC8"/>
    <w:multiLevelType w:val="multilevel"/>
    <w:tmpl w:val="116D3FC8"/>
    <w:lvl w:ilvl="0" w:tentative="0">
      <w:start w:val="1"/>
      <w:numFmt w:val="decimal"/>
      <w:lvlText w:val="5.%1"/>
      <w:lvlJc w:val="left"/>
      <w:pPr>
        <w:tabs>
          <w:tab w:val="left" w:pos="504"/>
        </w:tabs>
        <w:ind w:left="504" w:hanging="504"/>
      </w:pPr>
      <w:rPr>
        <w:rFonts w:hint="default"/>
        <w:b w:val="0"/>
        <w:bCs w:val="0"/>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2">
    <w:nsid w:val="13415D92"/>
    <w:multiLevelType w:val="multilevel"/>
    <w:tmpl w:val="13415D92"/>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3">
    <w:nsid w:val="14BA69CE"/>
    <w:multiLevelType w:val="multilevel"/>
    <w:tmpl w:val="14BA69CE"/>
    <w:lvl w:ilvl="0" w:tentative="0">
      <w:start w:val="1"/>
      <w:numFmt w:val="decimal"/>
      <w:lvlText w:val="16.%1"/>
      <w:lvlJc w:val="left"/>
      <w:pPr>
        <w:tabs>
          <w:tab w:val="left" w:pos="504"/>
        </w:tabs>
        <w:ind w:left="504" w:hanging="504"/>
      </w:pPr>
      <w:rPr>
        <w:rFonts w:hint="default"/>
        <w:b w:val="0"/>
        <w:bCs w:val="0"/>
      </w:rPr>
    </w:lvl>
    <w:lvl w:ilvl="1" w:tentative="0">
      <w:start w:val="1"/>
      <w:numFmt w:val="decimal"/>
      <w:lvlText w:val="17.%2"/>
      <w:lvlJc w:val="left"/>
      <w:pPr>
        <w:tabs>
          <w:tab w:val="left" w:pos="504"/>
        </w:tabs>
        <w:ind w:left="504" w:hanging="504"/>
      </w:pPr>
      <w:rPr>
        <w:rFonts w:hint="default"/>
        <w:b w:val="0"/>
        <w:bCs w:val="0"/>
      </w:rPr>
    </w:lvl>
    <w:lvl w:ilvl="2" w:tentative="0">
      <w:start w:val="1"/>
      <w:numFmt w:val="decimal"/>
      <w:lvlText w:val="18.%3"/>
      <w:lvlJc w:val="left"/>
      <w:pPr>
        <w:tabs>
          <w:tab w:val="left" w:pos="504"/>
        </w:tabs>
        <w:ind w:left="504" w:hanging="504"/>
      </w:pPr>
      <w:rPr>
        <w:rFonts w:hint="default"/>
        <w:b w:val="0"/>
        <w:bCs w:val="0"/>
      </w:rPr>
    </w:lvl>
    <w:lvl w:ilvl="3" w:tentative="0">
      <w:start w:val="25"/>
      <w:numFmt w:val="decimal"/>
      <w:lvlText w:val="%4"/>
      <w:lvlJc w:val="left"/>
      <w:pPr>
        <w:tabs>
          <w:tab w:val="left" w:pos="3168"/>
        </w:tabs>
        <w:ind w:left="3168" w:hanging="648"/>
      </w:pPr>
      <w:rPr>
        <w:rFonts w:hint="default" w:ascii="Arial" w:hAnsi="Arial"/>
        <w:b w:val="0"/>
        <w:bCs w:val="0"/>
        <w:sz w:val="22"/>
      </w:r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4">
    <w:nsid w:val="16D94028"/>
    <w:multiLevelType w:val="multilevel"/>
    <w:tmpl w:val="16D94028"/>
    <w:lvl w:ilvl="0" w:tentative="0">
      <w:start w:val="1"/>
      <w:numFmt w:val="decimal"/>
      <w:lvlText w:val="28.%1"/>
      <w:lvlJc w:val="left"/>
      <w:pPr>
        <w:tabs>
          <w:tab w:val="left" w:pos="504"/>
        </w:tabs>
        <w:ind w:left="504" w:hanging="504"/>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5">
    <w:nsid w:val="175F3A4A"/>
    <w:multiLevelType w:val="multilevel"/>
    <w:tmpl w:val="175F3A4A"/>
    <w:lvl w:ilvl="0" w:tentative="0">
      <w:start w:val="33"/>
      <w:numFmt w:val="decimal"/>
      <w:lvlText w:val="%1"/>
      <w:lvlJc w:val="left"/>
      <w:pPr>
        <w:tabs>
          <w:tab w:val="left" w:pos="375"/>
        </w:tabs>
        <w:ind w:left="375" w:hanging="375"/>
      </w:pPr>
      <w:rPr>
        <w:rFonts w:hint="default"/>
      </w:rPr>
    </w:lvl>
    <w:lvl w:ilvl="1" w:tentative="0">
      <w:start w:val="1"/>
      <w:numFmt w:val="decimal"/>
      <w:lvlText w:val="%1.%2"/>
      <w:lvlJc w:val="left"/>
      <w:pPr>
        <w:tabs>
          <w:tab w:val="left" w:pos="375"/>
        </w:tabs>
        <w:ind w:left="375" w:hanging="375"/>
      </w:pPr>
      <w:rPr>
        <w:rFonts w:hint="default"/>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720"/>
        </w:tabs>
        <w:ind w:left="720" w:hanging="72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440"/>
        </w:tabs>
        <w:ind w:left="1440" w:hanging="1440"/>
      </w:pPr>
      <w:rPr>
        <w:rFonts w:hint="default"/>
      </w:rPr>
    </w:lvl>
  </w:abstractNum>
  <w:abstractNum w:abstractNumId="36">
    <w:nsid w:val="186F14B9"/>
    <w:multiLevelType w:val="multilevel"/>
    <w:tmpl w:val="186F14B9"/>
    <w:lvl w:ilvl="0" w:tentative="0">
      <w:start w:val="1"/>
      <w:numFmt w:val="decimal"/>
      <w:lvlText w:val="20.%1"/>
      <w:lvlJc w:val="left"/>
      <w:pPr>
        <w:tabs>
          <w:tab w:val="left" w:pos="504"/>
        </w:tabs>
        <w:ind w:left="504" w:hanging="504"/>
      </w:pPr>
      <w:rPr>
        <w:rFonts w:hint="default"/>
        <w:b w:val="0"/>
        <w:bCs w:val="0"/>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7">
    <w:nsid w:val="18B872C9"/>
    <w:multiLevelType w:val="multilevel"/>
    <w:tmpl w:val="18B872C9"/>
    <w:lvl w:ilvl="0" w:tentative="0">
      <w:start w:val="1"/>
      <w:numFmt w:val="upperRoman"/>
      <w:lvlText w:val="Article %1."/>
      <w:lvlJc w:val="left"/>
      <w:pPr>
        <w:tabs>
          <w:tab w:val="left" w:pos="1800"/>
        </w:tabs>
        <w:ind w:left="0" w:firstLine="0"/>
      </w:pPr>
    </w:lvl>
    <w:lvl w:ilvl="1" w:tentative="0">
      <w:start w:val="1"/>
      <w:numFmt w:val="decimalZero"/>
      <w:isLgl/>
      <w:lvlText w:val="Section %1.%2"/>
      <w:lvlJc w:val="left"/>
      <w:pPr>
        <w:tabs>
          <w:tab w:val="left" w:pos="1800"/>
        </w:tabs>
        <w:ind w:left="0" w:firstLine="0"/>
      </w:pPr>
    </w:lvl>
    <w:lvl w:ilvl="2" w:tentative="0">
      <w:start w:val="1"/>
      <w:numFmt w:val="lowerLetter"/>
      <w:lvlText w:val="(%3)"/>
      <w:lvlJc w:val="left"/>
      <w:pPr>
        <w:tabs>
          <w:tab w:val="left" w:pos="720"/>
        </w:tabs>
        <w:ind w:left="720" w:hanging="432"/>
      </w:pPr>
    </w:lvl>
    <w:lvl w:ilvl="3" w:tentative="0">
      <w:start w:val="1"/>
      <w:numFmt w:val="lowerRoman"/>
      <w:lvlText w:val="(%4)"/>
      <w:lvlJc w:val="right"/>
      <w:pPr>
        <w:tabs>
          <w:tab w:val="left" w:pos="864"/>
        </w:tabs>
        <w:ind w:left="864" w:hanging="144"/>
      </w:pPr>
    </w:lvl>
    <w:lvl w:ilvl="4" w:tentative="0">
      <w:start w:val="1"/>
      <w:numFmt w:val="decimal"/>
      <w:lvlText w:val="%5)"/>
      <w:lvlJc w:val="left"/>
      <w:pPr>
        <w:tabs>
          <w:tab w:val="left" w:pos="1008"/>
        </w:tabs>
        <w:ind w:left="1008" w:hanging="432"/>
      </w:pPr>
    </w:lvl>
    <w:lvl w:ilvl="5" w:tentative="0">
      <w:start w:val="1"/>
      <w:numFmt w:val="lowerLetter"/>
      <w:pStyle w:val="7"/>
      <w:lvlText w:val="%6)"/>
      <w:lvlJc w:val="left"/>
      <w:pPr>
        <w:tabs>
          <w:tab w:val="left" w:pos="1152"/>
        </w:tabs>
        <w:ind w:left="1152" w:hanging="432"/>
      </w:pPr>
    </w:lvl>
    <w:lvl w:ilvl="6" w:tentative="0">
      <w:start w:val="1"/>
      <w:numFmt w:val="lowerRoman"/>
      <w:pStyle w:val="8"/>
      <w:lvlText w:val="%7)"/>
      <w:lvlJc w:val="right"/>
      <w:pPr>
        <w:tabs>
          <w:tab w:val="left" w:pos="1296"/>
        </w:tabs>
        <w:ind w:left="1296" w:hanging="288"/>
      </w:pPr>
    </w:lvl>
    <w:lvl w:ilvl="7" w:tentative="0">
      <w:start w:val="1"/>
      <w:numFmt w:val="lowerLetter"/>
      <w:pStyle w:val="9"/>
      <w:lvlText w:val="%8."/>
      <w:lvlJc w:val="left"/>
      <w:pPr>
        <w:tabs>
          <w:tab w:val="left" w:pos="1440"/>
        </w:tabs>
        <w:ind w:left="1440" w:hanging="432"/>
      </w:pPr>
    </w:lvl>
    <w:lvl w:ilvl="8" w:tentative="0">
      <w:start w:val="1"/>
      <w:numFmt w:val="lowerRoman"/>
      <w:pStyle w:val="10"/>
      <w:lvlText w:val="%9."/>
      <w:lvlJc w:val="right"/>
      <w:pPr>
        <w:tabs>
          <w:tab w:val="left" w:pos="1584"/>
        </w:tabs>
        <w:ind w:left="1584" w:hanging="144"/>
      </w:pPr>
    </w:lvl>
  </w:abstractNum>
  <w:abstractNum w:abstractNumId="38">
    <w:nsid w:val="19115015"/>
    <w:multiLevelType w:val="multilevel"/>
    <w:tmpl w:val="19115015"/>
    <w:lvl w:ilvl="0" w:tentative="0">
      <w:start w:val="1"/>
      <w:numFmt w:val="decimal"/>
      <w:lvlText w:val="31.%1"/>
      <w:lvlJc w:val="left"/>
      <w:pPr>
        <w:tabs>
          <w:tab w:val="left" w:pos="648"/>
        </w:tabs>
        <w:ind w:left="648" w:hanging="648"/>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9">
    <w:nsid w:val="193E193B"/>
    <w:multiLevelType w:val="multilevel"/>
    <w:tmpl w:val="193E193B"/>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0">
    <w:nsid w:val="1B605632"/>
    <w:multiLevelType w:val="multilevel"/>
    <w:tmpl w:val="1B605632"/>
    <w:lvl w:ilvl="0" w:tentative="0">
      <w:start w:val="1"/>
      <w:numFmt w:val="decimal"/>
      <w:lvlText w:val="%1."/>
      <w:lvlJc w:val="left"/>
      <w:pPr>
        <w:tabs>
          <w:tab w:val="left" w:pos="288"/>
        </w:tabs>
        <w:ind w:left="288" w:hanging="288"/>
      </w:pPr>
      <w:rPr>
        <w:rFonts w:hint="default"/>
        <w:b w:val="0"/>
        <w:bCs w:val="0"/>
      </w:rPr>
    </w:lvl>
    <w:lvl w:ilvl="1" w:tentative="0">
      <w:start w:val="1"/>
      <w:numFmt w:val="decimal"/>
      <w:lvlText w:val="9.%2"/>
      <w:lvlJc w:val="left"/>
      <w:pPr>
        <w:tabs>
          <w:tab w:val="left" w:pos="648"/>
        </w:tabs>
        <w:ind w:left="648" w:hanging="648"/>
      </w:pPr>
      <w:rPr>
        <w:rFonts w:hint="default"/>
        <w:b w:val="0"/>
        <w:bCs w:val="0"/>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1">
    <w:nsid w:val="1C202336"/>
    <w:multiLevelType w:val="multilevel"/>
    <w:tmpl w:val="1C202336"/>
    <w:lvl w:ilvl="0" w:tentative="0">
      <w:start w:val="1"/>
      <w:numFmt w:val="decimal"/>
      <w:lvlText w:val="11.%1"/>
      <w:lvlJc w:val="left"/>
      <w:pPr>
        <w:tabs>
          <w:tab w:val="left" w:pos="504"/>
        </w:tabs>
        <w:ind w:left="504" w:hanging="504"/>
      </w:pPr>
      <w:rPr>
        <w:rFonts w:hint="default"/>
        <w:b w:val="0"/>
        <w:bCs w:val="0"/>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2">
    <w:nsid w:val="1C6B70B6"/>
    <w:multiLevelType w:val="multilevel"/>
    <w:tmpl w:val="1C6B70B6"/>
    <w:lvl w:ilvl="0" w:tentative="0">
      <w:start w:val="1"/>
      <w:numFmt w:val="decimal"/>
      <w:lvlText w:val="16.%1"/>
      <w:lvlJc w:val="left"/>
      <w:pPr>
        <w:tabs>
          <w:tab w:val="left" w:pos="504"/>
        </w:tabs>
        <w:ind w:left="504" w:hanging="504"/>
      </w:pPr>
      <w:rPr>
        <w:rFonts w:hint="default"/>
        <w:b w:val="0"/>
        <w:bCs w:val="0"/>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3">
    <w:nsid w:val="1DD76B64"/>
    <w:multiLevelType w:val="multilevel"/>
    <w:tmpl w:val="1DD76B6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4">
    <w:nsid w:val="21057A83"/>
    <w:multiLevelType w:val="multilevel"/>
    <w:tmpl w:val="21057A83"/>
    <w:lvl w:ilvl="0" w:tentative="0">
      <w:start w:val="1"/>
      <w:numFmt w:val="lowerLetter"/>
      <w:lvlText w:val="(%1)"/>
      <w:lvlJc w:val="left"/>
      <w:pPr>
        <w:tabs>
          <w:tab w:val="left" w:pos="936"/>
        </w:tabs>
        <w:ind w:left="936" w:hanging="432"/>
      </w:pPr>
      <w:rPr>
        <w:rFonts w:hint="default"/>
        <w:b w:val="0"/>
        <w:bCs w:val="0"/>
        <w:i w:val="0"/>
        <w:color w:val="auto"/>
        <w:sz w:val="22"/>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5">
    <w:nsid w:val="21B24FA9"/>
    <w:multiLevelType w:val="multilevel"/>
    <w:tmpl w:val="21B24FA9"/>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6">
    <w:nsid w:val="221A7F58"/>
    <w:multiLevelType w:val="multilevel"/>
    <w:tmpl w:val="221A7F58"/>
    <w:lvl w:ilvl="0" w:tentative="0">
      <w:start w:val="1"/>
      <w:numFmt w:val="lowerLetter"/>
      <w:lvlText w:val="(%1)"/>
      <w:lvlJc w:val="left"/>
      <w:pPr>
        <w:tabs>
          <w:tab w:val="left" w:pos="1248"/>
        </w:tabs>
        <w:ind w:left="1248" w:hanging="648"/>
      </w:pPr>
      <w:rPr>
        <w:rFonts w:hint="default" w:ascii="Times New Roman" w:hAnsi="Times New Roman"/>
        <w:b w:val="0"/>
        <w:bCs/>
        <w:i w:val="0"/>
        <w:sz w:val="22"/>
      </w:rPr>
    </w:lvl>
    <w:lvl w:ilvl="1" w:tentative="0">
      <w:start w:val="1"/>
      <w:numFmt w:val="lowerLetter"/>
      <w:lvlText w:val="%2."/>
      <w:lvlJc w:val="left"/>
      <w:pPr>
        <w:tabs>
          <w:tab w:val="left" w:pos="1440"/>
        </w:tabs>
        <w:ind w:left="1440" w:hanging="360"/>
      </w:pPr>
      <w:rPr>
        <w:rFonts w:ascii="Times New Roman" w:hAnsi="Times New Roman"/>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7">
    <w:nsid w:val="224F616C"/>
    <w:multiLevelType w:val="multilevel"/>
    <w:tmpl w:val="224F616C"/>
    <w:lvl w:ilvl="0" w:tentative="0">
      <w:start w:val="1"/>
      <w:numFmt w:val="decimal"/>
      <w:lvlText w:val="9.%1"/>
      <w:lvlJc w:val="left"/>
      <w:pPr>
        <w:tabs>
          <w:tab w:val="left" w:pos="504"/>
        </w:tabs>
        <w:ind w:left="504" w:hanging="504"/>
      </w:pPr>
      <w:rPr>
        <w:rFonts w:hint="default"/>
        <w:b w:val="0"/>
        <w:bCs w:val="0"/>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8">
    <w:nsid w:val="265077D6"/>
    <w:multiLevelType w:val="multilevel"/>
    <w:tmpl w:val="265077D6"/>
    <w:lvl w:ilvl="0" w:tentative="0">
      <w:start w:val="7"/>
      <w:numFmt w:val="decimal"/>
      <w:lvlText w:val="4.%1"/>
      <w:lvlJc w:val="left"/>
      <w:pPr>
        <w:tabs>
          <w:tab w:val="left" w:pos="648"/>
        </w:tabs>
        <w:ind w:left="648" w:hanging="648"/>
      </w:pPr>
      <w:rPr>
        <w:rFonts w:hint="default"/>
        <w:b w:val="0"/>
        <w:bCs w:val="0"/>
        <w:color w:val="auto"/>
      </w:rPr>
    </w:lvl>
    <w:lvl w:ilvl="1" w:tentative="0">
      <w:start w:val="1"/>
      <w:numFmt w:val="decimal"/>
      <w:lvlText w:val="5.%2"/>
      <w:lvlJc w:val="left"/>
      <w:pPr>
        <w:tabs>
          <w:tab w:val="left" w:pos="648"/>
        </w:tabs>
        <w:ind w:left="648" w:hanging="648"/>
      </w:pPr>
      <w:rPr>
        <w:rFonts w:hint="default"/>
        <w:b w:val="0"/>
        <w:bCs w:val="0"/>
        <w:i w:val="0"/>
        <w:iCs w:val="0"/>
        <w:color w:val="auto"/>
      </w:rPr>
    </w:lvl>
    <w:lvl w:ilvl="2" w:tentative="0">
      <w:start w:val="7"/>
      <w:numFmt w:val="none"/>
      <w:lvlText w:val="5.3"/>
      <w:lvlJc w:val="left"/>
      <w:pPr>
        <w:tabs>
          <w:tab w:val="left" w:pos="648"/>
        </w:tabs>
        <w:ind w:left="648" w:hanging="648"/>
      </w:pPr>
      <w:rPr>
        <w:rFonts w:hint="default"/>
        <w:b w:val="0"/>
        <w:bCs w:val="0"/>
        <w:i w:val="0"/>
        <w:color w:val="auto"/>
        <w:sz w:val="22"/>
      </w:r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9">
    <w:nsid w:val="26635A45"/>
    <w:multiLevelType w:val="multilevel"/>
    <w:tmpl w:val="26635A45"/>
    <w:lvl w:ilvl="0" w:tentative="0">
      <w:start w:val="1"/>
      <w:numFmt w:val="decimal"/>
      <w:lvlText w:val="2.%1"/>
      <w:lvlJc w:val="left"/>
      <w:pPr>
        <w:tabs>
          <w:tab w:val="left" w:pos="504"/>
        </w:tabs>
        <w:ind w:left="504" w:hanging="504"/>
      </w:pPr>
      <w:rPr>
        <w:rFonts w:hint="default"/>
        <w:b w:val="0"/>
        <w:bCs w:val="0"/>
        <w:color w:val="auto"/>
      </w:rPr>
    </w:lvl>
    <w:lvl w:ilvl="1" w:tentative="0">
      <w:start w:val="1"/>
      <w:numFmt w:val="decimal"/>
      <w:lvlText w:val="3.%2"/>
      <w:lvlJc w:val="left"/>
      <w:pPr>
        <w:tabs>
          <w:tab w:val="left" w:pos="1728"/>
        </w:tabs>
        <w:ind w:left="504" w:hanging="432"/>
      </w:pPr>
      <w:rPr>
        <w:rFonts w:hint="default"/>
        <w:b w:val="0"/>
        <w:bCs w:val="0"/>
        <w:color w:val="auto"/>
      </w:rPr>
    </w:lvl>
    <w:lvl w:ilvl="2" w:tentative="0">
      <w:start w:val="1"/>
      <w:numFmt w:val="lowerLetter"/>
      <w:lvlText w:val="(%3)"/>
      <w:lvlJc w:val="left"/>
      <w:pPr>
        <w:tabs>
          <w:tab w:val="left" w:pos="2340"/>
        </w:tabs>
        <w:ind w:left="2340" w:hanging="360"/>
      </w:pPr>
      <w:rPr>
        <w:rFonts w:hint="default"/>
      </w:r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0">
    <w:nsid w:val="26F009EA"/>
    <w:multiLevelType w:val="multilevel"/>
    <w:tmpl w:val="26F009EA"/>
    <w:lvl w:ilvl="0" w:tentative="0">
      <w:start w:val="1"/>
      <w:numFmt w:val="decimal"/>
      <w:lvlText w:val="2.%1"/>
      <w:lvlJc w:val="left"/>
      <w:pPr>
        <w:tabs>
          <w:tab w:val="left" w:pos="648"/>
        </w:tabs>
        <w:ind w:left="648" w:hanging="648"/>
      </w:pPr>
      <w:rPr>
        <w:rFonts w:hint="default"/>
        <w:b w:val="0"/>
        <w:bCs w:val="0"/>
        <w:color w:val="auto"/>
      </w:rPr>
    </w:lvl>
    <w:lvl w:ilvl="1" w:tentative="0">
      <w:start w:val="1"/>
      <w:numFmt w:val="decimal"/>
      <w:lvlText w:val="3.%2"/>
      <w:lvlJc w:val="left"/>
      <w:pPr>
        <w:tabs>
          <w:tab w:val="left" w:pos="648"/>
        </w:tabs>
        <w:ind w:left="504" w:hanging="504"/>
      </w:pPr>
      <w:rPr>
        <w:rFonts w:hint="default"/>
        <w:b w:val="0"/>
        <w:bCs w:val="0"/>
        <w:color w:val="auto"/>
      </w:rPr>
    </w:lvl>
    <w:lvl w:ilvl="2" w:tentative="0">
      <w:start w:val="1"/>
      <w:numFmt w:val="lowerLetter"/>
      <w:lvlText w:val="(%3)"/>
      <w:lvlJc w:val="left"/>
      <w:pPr>
        <w:tabs>
          <w:tab w:val="left" w:pos="1440"/>
        </w:tabs>
        <w:ind w:left="1440" w:hanging="720"/>
      </w:pPr>
      <w:rPr>
        <w:rFonts w:hint="default"/>
        <w:b w:val="0"/>
        <w:bCs w:val="0"/>
        <w:color w:val="auto"/>
      </w:r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1">
    <w:nsid w:val="27D66B35"/>
    <w:multiLevelType w:val="multilevel"/>
    <w:tmpl w:val="27D66B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52">
    <w:nsid w:val="280D3F74"/>
    <w:multiLevelType w:val="multilevel"/>
    <w:tmpl w:val="280D3F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289A692E"/>
    <w:multiLevelType w:val="multilevel"/>
    <w:tmpl w:val="289A692E"/>
    <w:lvl w:ilvl="0" w:tentative="0">
      <w:start w:val="38"/>
      <w:numFmt w:val="decimal"/>
      <w:lvlText w:val="%1"/>
      <w:lvlJc w:val="left"/>
      <w:pPr>
        <w:tabs>
          <w:tab w:val="left" w:pos="768"/>
        </w:tabs>
        <w:ind w:left="768" w:hanging="648"/>
      </w:pPr>
      <w:rPr>
        <w:rFonts w:hint="default" w:ascii="Arial" w:hAnsi="Arial"/>
        <w:sz w:val="22"/>
      </w:rPr>
    </w:lvl>
    <w:lvl w:ilvl="1" w:tentative="0">
      <w:start w:val="38"/>
      <w:numFmt w:val="none"/>
      <w:lvlText w:val="33.1"/>
      <w:lvlJc w:val="left"/>
      <w:pPr>
        <w:tabs>
          <w:tab w:val="left" w:pos="504"/>
        </w:tabs>
        <w:ind w:left="504" w:hanging="504"/>
      </w:pPr>
      <w:rPr>
        <w:rFonts w:hint="default"/>
        <w:sz w:val="22"/>
      </w:rPr>
    </w:lvl>
    <w:lvl w:ilvl="2" w:tentative="0">
      <w:start w:val="1"/>
      <w:numFmt w:val="lowerLetter"/>
      <w:lvlText w:val="(%3)"/>
      <w:lvlJc w:val="left"/>
      <w:pPr>
        <w:tabs>
          <w:tab w:val="left" w:pos="864"/>
        </w:tabs>
        <w:ind w:left="864" w:hanging="360"/>
      </w:pPr>
      <w:rPr>
        <w:rFonts w:hint="default"/>
        <w:b w:val="0"/>
        <w:bCs w:val="0"/>
        <w:sz w:val="22"/>
      </w:r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4">
    <w:nsid w:val="28B96D81"/>
    <w:multiLevelType w:val="multilevel"/>
    <w:tmpl w:val="28B96D81"/>
    <w:lvl w:ilvl="0" w:tentative="0">
      <w:start w:val="1"/>
      <w:numFmt w:val="lowerLetter"/>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5">
    <w:nsid w:val="28F15EDA"/>
    <w:multiLevelType w:val="multilevel"/>
    <w:tmpl w:val="28F15EDA"/>
    <w:lvl w:ilvl="0" w:tentative="0">
      <w:start w:val="0"/>
      <w:numFmt w:val="bullet"/>
      <w:lvlText w:val="▪"/>
      <w:lvlJc w:val="left"/>
      <w:pPr>
        <w:ind w:left="406" w:hanging="356"/>
      </w:pPr>
      <w:rPr>
        <w:rFonts w:hint="default" w:ascii="Microsoft Sans Serif" w:hAnsi="Microsoft Sans Serif" w:eastAsia="Microsoft Sans Serif" w:cs="Microsoft Sans Serif"/>
        <w:w w:val="100"/>
        <w:sz w:val="28"/>
        <w:szCs w:val="28"/>
        <w:lang w:val="en-US" w:eastAsia="en-US" w:bidi="ar-SA"/>
      </w:rPr>
    </w:lvl>
    <w:lvl w:ilvl="1" w:tentative="0">
      <w:start w:val="0"/>
      <w:numFmt w:val="bullet"/>
      <w:lvlText w:val="•"/>
      <w:lvlJc w:val="left"/>
      <w:pPr>
        <w:ind w:left="855" w:hanging="356"/>
      </w:pPr>
      <w:rPr>
        <w:rFonts w:hint="default"/>
        <w:lang w:val="en-US" w:eastAsia="en-US" w:bidi="ar-SA"/>
      </w:rPr>
    </w:lvl>
    <w:lvl w:ilvl="2" w:tentative="0">
      <w:start w:val="0"/>
      <w:numFmt w:val="bullet"/>
      <w:lvlText w:val="•"/>
      <w:lvlJc w:val="left"/>
      <w:pPr>
        <w:ind w:left="1310" w:hanging="356"/>
      </w:pPr>
      <w:rPr>
        <w:rFonts w:hint="default"/>
        <w:lang w:val="en-US" w:eastAsia="en-US" w:bidi="ar-SA"/>
      </w:rPr>
    </w:lvl>
    <w:lvl w:ilvl="3" w:tentative="0">
      <w:start w:val="0"/>
      <w:numFmt w:val="bullet"/>
      <w:lvlText w:val="•"/>
      <w:lvlJc w:val="left"/>
      <w:pPr>
        <w:ind w:left="1766" w:hanging="356"/>
      </w:pPr>
      <w:rPr>
        <w:rFonts w:hint="default"/>
        <w:lang w:val="en-US" w:eastAsia="en-US" w:bidi="ar-SA"/>
      </w:rPr>
    </w:lvl>
    <w:lvl w:ilvl="4" w:tentative="0">
      <w:start w:val="0"/>
      <w:numFmt w:val="bullet"/>
      <w:lvlText w:val="•"/>
      <w:lvlJc w:val="left"/>
      <w:pPr>
        <w:ind w:left="2221" w:hanging="356"/>
      </w:pPr>
      <w:rPr>
        <w:rFonts w:hint="default"/>
        <w:lang w:val="en-US" w:eastAsia="en-US" w:bidi="ar-SA"/>
      </w:rPr>
    </w:lvl>
    <w:lvl w:ilvl="5" w:tentative="0">
      <w:start w:val="0"/>
      <w:numFmt w:val="bullet"/>
      <w:lvlText w:val="•"/>
      <w:lvlJc w:val="left"/>
      <w:pPr>
        <w:ind w:left="2677" w:hanging="356"/>
      </w:pPr>
      <w:rPr>
        <w:rFonts w:hint="default"/>
        <w:lang w:val="en-US" w:eastAsia="en-US" w:bidi="ar-SA"/>
      </w:rPr>
    </w:lvl>
    <w:lvl w:ilvl="6" w:tentative="0">
      <w:start w:val="0"/>
      <w:numFmt w:val="bullet"/>
      <w:lvlText w:val="•"/>
      <w:lvlJc w:val="left"/>
      <w:pPr>
        <w:ind w:left="3132" w:hanging="356"/>
      </w:pPr>
      <w:rPr>
        <w:rFonts w:hint="default"/>
        <w:lang w:val="en-US" w:eastAsia="en-US" w:bidi="ar-SA"/>
      </w:rPr>
    </w:lvl>
    <w:lvl w:ilvl="7" w:tentative="0">
      <w:start w:val="0"/>
      <w:numFmt w:val="bullet"/>
      <w:lvlText w:val="•"/>
      <w:lvlJc w:val="left"/>
      <w:pPr>
        <w:ind w:left="3587" w:hanging="356"/>
      </w:pPr>
      <w:rPr>
        <w:rFonts w:hint="default"/>
        <w:lang w:val="en-US" w:eastAsia="en-US" w:bidi="ar-SA"/>
      </w:rPr>
    </w:lvl>
    <w:lvl w:ilvl="8" w:tentative="0">
      <w:start w:val="0"/>
      <w:numFmt w:val="bullet"/>
      <w:lvlText w:val="•"/>
      <w:lvlJc w:val="left"/>
      <w:pPr>
        <w:ind w:left="4043" w:hanging="356"/>
      </w:pPr>
      <w:rPr>
        <w:rFonts w:hint="default"/>
        <w:lang w:val="en-US" w:eastAsia="en-US" w:bidi="ar-SA"/>
      </w:rPr>
    </w:lvl>
  </w:abstractNum>
  <w:abstractNum w:abstractNumId="56">
    <w:nsid w:val="2A7C011A"/>
    <w:multiLevelType w:val="multilevel"/>
    <w:tmpl w:val="2A7C011A"/>
    <w:lvl w:ilvl="0" w:tentative="0">
      <w:start w:val="1"/>
      <w:numFmt w:val="decimal"/>
      <w:lvlText w:val="19.%1"/>
      <w:lvlJc w:val="left"/>
      <w:pPr>
        <w:tabs>
          <w:tab w:val="left" w:pos="504"/>
        </w:tabs>
        <w:ind w:left="504" w:hanging="504"/>
      </w:pPr>
      <w:rPr>
        <w:rFonts w:hint="default"/>
      </w:rPr>
    </w:lvl>
    <w:lvl w:ilvl="1" w:tentative="0">
      <w:start w:val="26"/>
      <w:numFmt w:val="decimal"/>
      <w:lvlText w:val="%2."/>
      <w:lvlJc w:val="left"/>
      <w:pPr>
        <w:tabs>
          <w:tab w:val="left" w:pos="504"/>
        </w:tabs>
        <w:ind w:left="504" w:hanging="504"/>
      </w:pPr>
      <w:rPr>
        <w:rFonts w:hint="default"/>
      </w:rPr>
    </w:lvl>
    <w:lvl w:ilvl="2" w:tentative="0">
      <w:start w:val="1"/>
      <w:numFmt w:val="lowerLetter"/>
      <w:lvlText w:val="(%3)"/>
      <w:lvlJc w:val="left"/>
      <w:pPr>
        <w:tabs>
          <w:tab w:val="left" w:pos="1296"/>
        </w:tabs>
        <w:ind w:left="1296" w:hanging="576"/>
      </w:pPr>
      <w:rPr>
        <w:rFonts w:hint="default"/>
        <w:b w:val="0"/>
        <w:bCs w:val="0"/>
      </w:r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7">
    <w:nsid w:val="2B4C3F88"/>
    <w:multiLevelType w:val="multilevel"/>
    <w:tmpl w:val="2B4C3F88"/>
    <w:lvl w:ilvl="0" w:tentative="0">
      <w:start w:val="5"/>
      <w:numFmt w:val="decimal"/>
      <w:lvlText w:val="3.%1"/>
      <w:lvlJc w:val="left"/>
      <w:pPr>
        <w:tabs>
          <w:tab w:val="left" w:pos="576"/>
        </w:tabs>
        <w:ind w:left="576" w:hanging="576"/>
      </w:pPr>
      <w:rPr>
        <w:rFonts w:hint="default"/>
        <w:b w:val="0"/>
        <w:bCs w:val="0"/>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8">
    <w:nsid w:val="2C8A60D9"/>
    <w:multiLevelType w:val="multilevel"/>
    <w:tmpl w:val="2C8A60D9"/>
    <w:lvl w:ilvl="0" w:tentative="0">
      <w:start w:val="1"/>
      <w:numFmt w:val="decimal"/>
      <w:lvlText w:val="19.%1"/>
      <w:lvlJc w:val="left"/>
      <w:pPr>
        <w:tabs>
          <w:tab w:val="left" w:pos="504"/>
        </w:tabs>
        <w:ind w:left="504" w:hanging="504"/>
      </w:pPr>
      <w:rPr>
        <w:rFonts w:hint="default"/>
        <w:b w:val="0"/>
        <w:bCs w:val="0"/>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59">
    <w:nsid w:val="2D793D7E"/>
    <w:multiLevelType w:val="multilevel"/>
    <w:tmpl w:val="2D793D7E"/>
    <w:lvl w:ilvl="0" w:tentative="0">
      <w:start w:val="1"/>
      <w:numFmt w:val="bullet"/>
      <w:lvlText w:val=""/>
      <w:lvlJc w:val="left"/>
      <w:pPr>
        <w:tabs>
          <w:tab w:val="left" w:pos="1872"/>
        </w:tabs>
        <w:ind w:left="1872" w:hanging="360"/>
      </w:pPr>
      <w:rPr>
        <w:rFonts w:hint="default" w:ascii="Symbol" w:hAnsi="Symbol"/>
        <w:color w:val="auto"/>
      </w:rPr>
    </w:lvl>
    <w:lvl w:ilvl="1" w:tentative="0">
      <w:start w:val="1"/>
      <w:numFmt w:val="decimal"/>
      <w:lvlText w:val="7.%2"/>
      <w:lvlJc w:val="left"/>
      <w:pPr>
        <w:tabs>
          <w:tab w:val="left" w:pos="648"/>
        </w:tabs>
        <w:ind w:left="648" w:hanging="648"/>
      </w:pPr>
      <w:rPr>
        <w:rFonts w:hint="default"/>
        <w:b w:val="0"/>
        <w:bCs w:val="0"/>
        <w:color w:val="auto"/>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cs="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cs="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60">
    <w:nsid w:val="2E052FE6"/>
    <w:multiLevelType w:val="multilevel"/>
    <w:tmpl w:val="2E052FE6"/>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61">
    <w:nsid w:val="30545248"/>
    <w:multiLevelType w:val="multilevel"/>
    <w:tmpl w:val="30545248"/>
    <w:lvl w:ilvl="0" w:tentative="0">
      <w:start w:val="1"/>
      <w:numFmt w:val="decimal"/>
      <w:lvlText w:val="13.%1"/>
      <w:lvlJc w:val="left"/>
      <w:pPr>
        <w:tabs>
          <w:tab w:val="left" w:pos="504"/>
        </w:tabs>
        <w:ind w:left="504" w:hanging="504"/>
      </w:pPr>
      <w:rPr>
        <w:rFonts w:hint="default"/>
        <w:b w:val="0"/>
        <w:bCs w:val="0"/>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62">
    <w:nsid w:val="309909EA"/>
    <w:multiLevelType w:val="multilevel"/>
    <w:tmpl w:val="309909EA"/>
    <w:lvl w:ilvl="0" w:tentative="0">
      <w:start w:val="1"/>
      <w:numFmt w:val="lowerLetter"/>
      <w:lvlText w:val="(%1)"/>
      <w:lvlJc w:val="left"/>
      <w:pPr>
        <w:tabs>
          <w:tab w:val="left" w:pos="936"/>
        </w:tabs>
        <w:ind w:left="936" w:hanging="432"/>
      </w:pPr>
      <w:rPr>
        <w:rFonts w:hint="default"/>
        <w:b w:val="0"/>
        <w:bCs w:val="0"/>
        <w:i w:val="0"/>
        <w:color w:val="auto"/>
        <w:sz w:val="22"/>
      </w:rPr>
    </w:lvl>
    <w:lvl w:ilvl="1" w:tentative="0">
      <w:start w:val="3"/>
      <w:numFmt w:val="decimal"/>
      <w:lvlText w:val="3.%2"/>
      <w:lvlJc w:val="left"/>
      <w:pPr>
        <w:tabs>
          <w:tab w:val="left" w:pos="504"/>
        </w:tabs>
        <w:ind w:left="504" w:hanging="504"/>
      </w:pPr>
      <w:rPr>
        <w:rFonts w:hint="default"/>
        <w:b w:val="0"/>
        <w:bCs w:val="0"/>
        <w:i w:val="0"/>
        <w:color w:val="auto"/>
        <w:sz w:val="22"/>
      </w:rPr>
    </w:lvl>
    <w:lvl w:ilvl="2" w:tentative="0">
      <w:start w:val="1"/>
      <w:numFmt w:val="lowerLetter"/>
      <w:lvlText w:val="(%3)"/>
      <w:lvlJc w:val="left"/>
      <w:pPr>
        <w:tabs>
          <w:tab w:val="left" w:pos="936"/>
        </w:tabs>
        <w:ind w:left="936" w:hanging="432"/>
      </w:pPr>
      <w:rPr>
        <w:rFonts w:hint="default"/>
        <w:b w:val="0"/>
        <w:bCs w:val="0"/>
        <w:i w:val="0"/>
        <w:color w:val="auto"/>
        <w:sz w:val="22"/>
      </w:rPr>
    </w:lvl>
    <w:lvl w:ilvl="3" w:tentative="0">
      <w:start w:val="4"/>
      <w:numFmt w:val="lowerLetter"/>
      <w:lvlText w:val="(%4)"/>
      <w:lvlJc w:val="left"/>
      <w:pPr>
        <w:tabs>
          <w:tab w:val="left" w:pos="936"/>
        </w:tabs>
        <w:ind w:left="936" w:hanging="432"/>
      </w:pPr>
      <w:rPr>
        <w:rFonts w:hint="default"/>
        <w:b w:val="0"/>
        <w:bCs w:val="0"/>
        <w:i w:val="0"/>
        <w:color w:val="auto"/>
        <w:sz w:val="22"/>
      </w:r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63">
    <w:nsid w:val="31A00AE6"/>
    <w:multiLevelType w:val="multilevel"/>
    <w:tmpl w:val="31A00AE6"/>
    <w:lvl w:ilvl="0" w:tentative="0">
      <w:start w:val="1"/>
      <w:numFmt w:val="decimal"/>
      <w:lvlText w:val="21.%1"/>
      <w:lvlJc w:val="left"/>
      <w:pPr>
        <w:tabs>
          <w:tab w:val="left" w:pos="504"/>
        </w:tabs>
        <w:ind w:left="504" w:hanging="504"/>
      </w:pPr>
      <w:rPr>
        <w:rFonts w:hint="default"/>
        <w:b w:val="0"/>
        <w:bCs w:val="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64">
    <w:nsid w:val="31E83DEA"/>
    <w:multiLevelType w:val="multilevel"/>
    <w:tmpl w:val="31E83DEA"/>
    <w:lvl w:ilvl="0" w:tentative="0">
      <w:start w:val="1"/>
      <w:numFmt w:val="decimal"/>
      <w:lvlText w:val="12.%1"/>
      <w:lvlJc w:val="left"/>
      <w:pPr>
        <w:tabs>
          <w:tab w:val="left" w:pos="504"/>
        </w:tabs>
        <w:ind w:left="504" w:hanging="504"/>
      </w:pPr>
      <w:rPr>
        <w:rFonts w:hint="default"/>
        <w:b w:val="0"/>
        <w:bCs w:val="0"/>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65">
    <w:nsid w:val="32D136B3"/>
    <w:multiLevelType w:val="multilevel"/>
    <w:tmpl w:val="32D136B3"/>
    <w:lvl w:ilvl="0" w:tentative="0">
      <w:start w:val="1"/>
      <w:numFmt w:val="decimal"/>
      <w:lvlText w:val="14.%1"/>
      <w:lvlJc w:val="left"/>
      <w:pPr>
        <w:tabs>
          <w:tab w:val="left" w:pos="504"/>
        </w:tabs>
        <w:ind w:left="504" w:hanging="504"/>
      </w:pPr>
      <w:rPr>
        <w:rFonts w:hint="default"/>
        <w:b w:val="0"/>
        <w:bCs w:val="0"/>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66">
    <w:nsid w:val="33587984"/>
    <w:multiLevelType w:val="multilevel"/>
    <w:tmpl w:val="33587984"/>
    <w:lvl w:ilvl="0" w:tentative="0">
      <w:start w:val="4"/>
      <w:numFmt w:val="decimal"/>
      <w:lvlText w:val="3.%1"/>
      <w:lvlJc w:val="left"/>
      <w:pPr>
        <w:tabs>
          <w:tab w:val="left" w:pos="648"/>
        </w:tabs>
        <w:ind w:left="648" w:hanging="648"/>
      </w:pPr>
      <w:rPr>
        <w:rFonts w:hint="default"/>
        <w:b w:val="0"/>
        <w:bCs w:val="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67">
    <w:nsid w:val="34460CE9"/>
    <w:multiLevelType w:val="multilevel"/>
    <w:tmpl w:val="34460CE9"/>
    <w:lvl w:ilvl="0" w:tentative="0">
      <w:start w:val="4"/>
      <w:numFmt w:val="decimal"/>
      <w:lvlText w:val="23.%1"/>
      <w:lvlJc w:val="left"/>
      <w:pPr>
        <w:tabs>
          <w:tab w:val="left" w:pos="648"/>
        </w:tabs>
        <w:ind w:left="648" w:hanging="648"/>
      </w:pPr>
      <w:rPr>
        <w:rFonts w:hint="default"/>
        <w:b w:val="0"/>
        <w:bCs w:val="0"/>
        <w:i w:val="0"/>
        <w:color w:val="auto"/>
        <w:sz w:val="24"/>
      </w:rPr>
    </w:lvl>
    <w:lvl w:ilvl="1" w:tentative="0">
      <w:start w:val="1"/>
      <w:numFmt w:val="lowerLetter"/>
      <w:lvlText w:val="(%2)"/>
      <w:lvlJc w:val="left"/>
      <w:pPr>
        <w:tabs>
          <w:tab w:val="left" w:pos="1080"/>
        </w:tabs>
        <w:ind w:left="1080" w:hanging="432"/>
      </w:pPr>
      <w:rPr>
        <w:rFonts w:hint="default" w:ascii="Arial" w:hAnsi="Arial"/>
        <w:b w:val="0"/>
        <w:bCs w:val="0"/>
        <w:i w:val="0"/>
        <w:color w:val="auto"/>
        <w:sz w:val="22"/>
      </w:rPr>
    </w:lvl>
    <w:lvl w:ilvl="2" w:tentative="0">
      <w:start w:val="1"/>
      <w:numFmt w:val="decimal"/>
      <w:lvlText w:val="22.%3"/>
      <w:lvlJc w:val="left"/>
      <w:pPr>
        <w:tabs>
          <w:tab w:val="left" w:pos="504"/>
        </w:tabs>
        <w:ind w:left="504" w:hanging="504"/>
      </w:pPr>
      <w:rPr>
        <w:rFonts w:hint="default"/>
        <w:b w:val="0"/>
        <w:bCs w:val="0"/>
        <w:i w:val="0"/>
        <w:color w:val="auto"/>
        <w:sz w:val="24"/>
      </w:r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68">
    <w:nsid w:val="34BA0B42"/>
    <w:multiLevelType w:val="multilevel"/>
    <w:tmpl w:val="34BA0B42"/>
    <w:lvl w:ilvl="0" w:tentative="0">
      <w:start w:val="1"/>
      <w:numFmt w:val="decimal"/>
      <w:lvlText w:val="7.%1"/>
      <w:lvlJc w:val="left"/>
      <w:pPr>
        <w:tabs>
          <w:tab w:val="left" w:pos="504"/>
        </w:tabs>
        <w:ind w:left="504" w:hanging="504"/>
      </w:pPr>
      <w:rPr>
        <w:rFonts w:hint="default"/>
        <w:b w:val="0"/>
        <w:bCs w:val="0"/>
        <w:color w:val="auto"/>
      </w:rPr>
    </w:lvl>
    <w:lvl w:ilvl="1" w:tentative="0">
      <w:start w:val="1"/>
      <w:numFmt w:val="decimal"/>
      <w:lvlText w:val="6.%2"/>
      <w:lvlJc w:val="left"/>
      <w:pPr>
        <w:tabs>
          <w:tab w:val="left" w:pos="576"/>
        </w:tabs>
        <w:ind w:left="504" w:hanging="432"/>
      </w:pPr>
      <w:rPr>
        <w:rFonts w:hint="default"/>
        <w:b w:val="0"/>
        <w:bCs w:val="0"/>
        <w:color w:val="auto"/>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69">
    <w:nsid w:val="351F22D8"/>
    <w:multiLevelType w:val="multilevel"/>
    <w:tmpl w:val="351F22D8"/>
    <w:lvl w:ilvl="0" w:tentative="0">
      <w:start w:val="1"/>
      <w:numFmt w:val="decimal"/>
      <w:lvlText w:val="10.%1"/>
      <w:lvlJc w:val="left"/>
      <w:pPr>
        <w:tabs>
          <w:tab w:val="left" w:pos="648"/>
        </w:tabs>
        <w:ind w:left="648" w:hanging="648"/>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0">
    <w:nsid w:val="35246A4C"/>
    <w:multiLevelType w:val="multilevel"/>
    <w:tmpl w:val="35246A4C"/>
    <w:lvl w:ilvl="0" w:tentative="0">
      <w:start w:val="0"/>
      <w:numFmt w:val="bullet"/>
      <w:lvlText w:val="•"/>
      <w:lvlJc w:val="left"/>
      <w:pPr>
        <w:ind w:left="398" w:hanging="356"/>
      </w:pPr>
      <w:rPr>
        <w:rFonts w:hint="default" w:ascii="Arial MT" w:hAnsi="Arial MT" w:eastAsia="Arial MT" w:cs="Arial MT"/>
        <w:w w:val="102"/>
        <w:sz w:val="28"/>
        <w:szCs w:val="28"/>
        <w:lang w:val="en-US" w:eastAsia="en-US" w:bidi="ar-SA"/>
      </w:rPr>
    </w:lvl>
    <w:lvl w:ilvl="1" w:tentative="0">
      <w:start w:val="0"/>
      <w:numFmt w:val="bullet"/>
      <w:lvlText w:val="•"/>
      <w:lvlJc w:val="left"/>
      <w:pPr>
        <w:ind w:left="855" w:hanging="356"/>
      </w:pPr>
      <w:rPr>
        <w:rFonts w:hint="default"/>
        <w:lang w:val="en-US" w:eastAsia="en-US" w:bidi="ar-SA"/>
      </w:rPr>
    </w:lvl>
    <w:lvl w:ilvl="2" w:tentative="0">
      <w:start w:val="0"/>
      <w:numFmt w:val="bullet"/>
      <w:lvlText w:val="•"/>
      <w:lvlJc w:val="left"/>
      <w:pPr>
        <w:ind w:left="1310" w:hanging="356"/>
      </w:pPr>
      <w:rPr>
        <w:rFonts w:hint="default"/>
        <w:lang w:val="en-US" w:eastAsia="en-US" w:bidi="ar-SA"/>
      </w:rPr>
    </w:lvl>
    <w:lvl w:ilvl="3" w:tentative="0">
      <w:start w:val="0"/>
      <w:numFmt w:val="bullet"/>
      <w:lvlText w:val="•"/>
      <w:lvlJc w:val="left"/>
      <w:pPr>
        <w:ind w:left="1766" w:hanging="356"/>
      </w:pPr>
      <w:rPr>
        <w:rFonts w:hint="default"/>
        <w:lang w:val="en-US" w:eastAsia="en-US" w:bidi="ar-SA"/>
      </w:rPr>
    </w:lvl>
    <w:lvl w:ilvl="4" w:tentative="0">
      <w:start w:val="0"/>
      <w:numFmt w:val="bullet"/>
      <w:lvlText w:val="•"/>
      <w:lvlJc w:val="left"/>
      <w:pPr>
        <w:ind w:left="2221" w:hanging="356"/>
      </w:pPr>
      <w:rPr>
        <w:rFonts w:hint="default"/>
        <w:lang w:val="en-US" w:eastAsia="en-US" w:bidi="ar-SA"/>
      </w:rPr>
    </w:lvl>
    <w:lvl w:ilvl="5" w:tentative="0">
      <w:start w:val="0"/>
      <w:numFmt w:val="bullet"/>
      <w:lvlText w:val="•"/>
      <w:lvlJc w:val="left"/>
      <w:pPr>
        <w:ind w:left="2677" w:hanging="356"/>
      </w:pPr>
      <w:rPr>
        <w:rFonts w:hint="default"/>
        <w:lang w:val="en-US" w:eastAsia="en-US" w:bidi="ar-SA"/>
      </w:rPr>
    </w:lvl>
    <w:lvl w:ilvl="6" w:tentative="0">
      <w:start w:val="0"/>
      <w:numFmt w:val="bullet"/>
      <w:lvlText w:val="•"/>
      <w:lvlJc w:val="left"/>
      <w:pPr>
        <w:ind w:left="3132" w:hanging="356"/>
      </w:pPr>
      <w:rPr>
        <w:rFonts w:hint="default"/>
        <w:lang w:val="en-US" w:eastAsia="en-US" w:bidi="ar-SA"/>
      </w:rPr>
    </w:lvl>
    <w:lvl w:ilvl="7" w:tentative="0">
      <w:start w:val="0"/>
      <w:numFmt w:val="bullet"/>
      <w:lvlText w:val="•"/>
      <w:lvlJc w:val="left"/>
      <w:pPr>
        <w:ind w:left="3587" w:hanging="356"/>
      </w:pPr>
      <w:rPr>
        <w:rFonts w:hint="default"/>
        <w:lang w:val="en-US" w:eastAsia="en-US" w:bidi="ar-SA"/>
      </w:rPr>
    </w:lvl>
    <w:lvl w:ilvl="8" w:tentative="0">
      <w:start w:val="0"/>
      <w:numFmt w:val="bullet"/>
      <w:lvlText w:val="•"/>
      <w:lvlJc w:val="left"/>
      <w:pPr>
        <w:ind w:left="4043" w:hanging="356"/>
      </w:pPr>
      <w:rPr>
        <w:rFonts w:hint="default"/>
        <w:lang w:val="en-US" w:eastAsia="en-US" w:bidi="ar-SA"/>
      </w:rPr>
    </w:lvl>
  </w:abstractNum>
  <w:abstractNum w:abstractNumId="71">
    <w:nsid w:val="35C75508"/>
    <w:multiLevelType w:val="multilevel"/>
    <w:tmpl w:val="35C75508"/>
    <w:lvl w:ilvl="0" w:tentative="0">
      <w:start w:val="1"/>
      <w:numFmt w:val="decimal"/>
      <w:lvlText w:val="9.%1"/>
      <w:lvlJc w:val="left"/>
      <w:pPr>
        <w:tabs>
          <w:tab w:val="left" w:pos="648"/>
        </w:tabs>
        <w:ind w:left="648" w:hanging="648"/>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2">
    <w:nsid w:val="37C37485"/>
    <w:multiLevelType w:val="multilevel"/>
    <w:tmpl w:val="37C37485"/>
    <w:lvl w:ilvl="0" w:tentative="0">
      <w:start w:val="1"/>
      <w:numFmt w:val="decimal"/>
      <w:lvlText w:val="17.%1"/>
      <w:lvlJc w:val="left"/>
      <w:pPr>
        <w:tabs>
          <w:tab w:val="left" w:pos="504"/>
        </w:tabs>
        <w:ind w:left="504" w:hanging="504"/>
      </w:pPr>
      <w:rPr>
        <w:rFonts w:hint="default"/>
        <w:b w:val="0"/>
        <w:bCs w:val="0"/>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3">
    <w:nsid w:val="3B137FDB"/>
    <w:multiLevelType w:val="multilevel"/>
    <w:tmpl w:val="3B137FDB"/>
    <w:lvl w:ilvl="0" w:tentative="0">
      <w:start w:val="1"/>
      <w:numFmt w:val="decimal"/>
      <w:lvlText w:val="4.%1"/>
      <w:lvlJc w:val="left"/>
      <w:pPr>
        <w:tabs>
          <w:tab w:val="left" w:pos="648"/>
        </w:tabs>
        <w:ind w:left="648" w:hanging="648"/>
      </w:pPr>
      <w:rPr>
        <w:rFonts w:hint="default"/>
        <w:b w:val="0"/>
        <w:bCs w:val="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4">
    <w:nsid w:val="3B502A57"/>
    <w:multiLevelType w:val="multilevel"/>
    <w:tmpl w:val="3B502A57"/>
    <w:lvl w:ilvl="0" w:tentative="0">
      <w:start w:val="1"/>
      <w:numFmt w:val="none"/>
      <w:lvlText w:val="27.1"/>
      <w:lvlJc w:val="left"/>
      <w:pPr>
        <w:tabs>
          <w:tab w:val="left" w:pos="648"/>
        </w:tabs>
        <w:ind w:left="648" w:hanging="648"/>
      </w:pPr>
      <w:rPr>
        <w:rFonts w:hint="default"/>
        <w:b w:val="0"/>
        <w:bCs w:val="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5">
    <w:nsid w:val="3C803E34"/>
    <w:multiLevelType w:val="multilevel"/>
    <w:tmpl w:val="3C803E34"/>
    <w:lvl w:ilvl="0" w:tentative="0">
      <w:start w:val="1"/>
      <w:numFmt w:val="lowerLetter"/>
      <w:lvlText w:val="%1."/>
      <w:lvlJc w:val="left"/>
      <w:pPr>
        <w:tabs>
          <w:tab w:val="left" w:pos="900"/>
        </w:tabs>
        <w:ind w:left="900" w:hanging="360"/>
      </w:pPr>
      <w:rPr>
        <w:rFonts w:hint="default" w:ascii="Arial" w:hAnsi="Arial"/>
        <w:i w:val="0"/>
        <w:color w:val="auto"/>
        <w:sz w:val="22"/>
      </w:rPr>
    </w:lvl>
    <w:lvl w:ilvl="1" w:tentative="0">
      <w:start w:val="1"/>
      <w:numFmt w:val="lowerLetter"/>
      <w:lvlText w:val="%2."/>
      <w:lvlJc w:val="left"/>
      <w:pPr>
        <w:tabs>
          <w:tab w:val="left" w:pos="1980"/>
        </w:tabs>
        <w:ind w:left="1980" w:hanging="360"/>
      </w:pPr>
    </w:lvl>
    <w:lvl w:ilvl="2" w:tentative="0">
      <w:start w:val="1"/>
      <w:numFmt w:val="lowerRoman"/>
      <w:lvlText w:val="%3."/>
      <w:lvlJc w:val="right"/>
      <w:pPr>
        <w:tabs>
          <w:tab w:val="left" w:pos="2700"/>
        </w:tabs>
        <w:ind w:left="2700" w:hanging="180"/>
      </w:pPr>
    </w:lvl>
    <w:lvl w:ilvl="3" w:tentative="0">
      <w:start w:val="1"/>
      <w:numFmt w:val="decimal"/>
      <w:lvlText w:val="%4."/>
      <w:lvlJc w:val="left"/>
      <w:pPr>
        <w:tabs>
          <w:tab w:val="left" w:pos="3420"/>
        </w:tabs>
        <w:ind w:left="3420" w:hanging="360"/>
      </w:pPr>
    </w:lvl>
    <w:lvl w:ilvl="4" w:tentative="0">
      <w:start w:val="1"/>
      <w:numFmt w:val="lowerLetter"/>
      <w:lvlText w:val="%5."/>
      <w:lvlJc w:val="left"/>
      <w:pPr>
        <w:tabs>
          <w:tab w:val="left" w:pos="4140"/>
        </w:tabs>
        <w:ind w:left="4140" w:hanging="360"/>
      </w:pPr>
    </w:lvl>
    <w:lvl w:ilvl="5" w:tentative="0">
      <w:start w:val="1"/>
      <w:numFmt w:val="lowerRoman"/>
      <w:lvlText w:val="%6."/>
      <w:lvlJc w:val="right"/>
      <w:pPr>
        <w:tabs>
          <w:tab w:val="left" w:pos="4860"/>
        </w:tabs>
        <w:ind w:left="4860" w:hanging="180"/>
      </w:pPr>
    </w:lvl>
    <w:lvl w:ilvl="6" w:tentative="0">
      <w:start w:val="1"/>
      <w:numFmt w:val="decimal"/>
      <w:lvlText w:val="%7."/>
      <w:lvlJc w:val="left"/>
      <w:pPr>
        <w:tabs>
          <w:tab w:val="left" w:pos="5580"/>
        </w:tabs>
        <w:ind w:left="5580" w:hanging="360"/>
      </w:pPr>
    </w:lvl>
    <w:lvl w:ilvl="7" w:tentative="0">
      <w:start w:val="1"/>
      <w:numFmt w:val="lowerLetter"/>
      <w:lvlText w:val="%8."/>
      <w:lvlJc w:val="left"/>
      <w:pPr>
        <w:tabs>
          <w:tab w:val="left" w:pos="6300"/>
        </w:tabs>
        <w:ind w:left="6300" w:hanging="360"/>
      </w:pPr>
    </w:lvl>
    <w:lvl w:ilvl="8" w:tentative="0">
      <w:start w:val="1"/>
      <w:numFmt w:val="lowerRoman"/>
      <w:lvlText w:val="%9."/>
      <w:lvlJc w:val="right"/>
      <w:pPr>
        <w:tabs>
          <w:tab w:val="left" w:pos="7020"/>
        </w:tabs>
        <w:ind w:left="7020" w:hanging="180"/>
      </w:pPr>
    </w:lvl>
  </w:abstractNum>
  <w:abstractNum w:abstractNumId="76">
    <w:nsid w:val="3C8744A0"/>
    <w:multiLevelType w:val="multilevel"/>
    <w:tmpl w:val="3C8744A0"/>
    <w:lvl w:ilvl="0" w:tentative="0">
      <w:start w:val="1"/>
      <w:numFmt w:val="lowerRoman"/>
      <w:lvlText w:val="%1."/>
      <w:lvlJc w:val="left"/>
      <w:pPr>
        <w:ind w:left="780" w:hanging="720"/>
      </w:pPr>
      <w:rPr>
        <w:rFonts w:hint="default"/>
      </w:rPr>
    </w:lvl>
    <w:lvl w:ilvl="1" w:tentative="0">
      <w:start w:val="1"/>
      <w:numFmt w:val="lowerLetter"/>
      <w:lvlText w:val="%2."/>
      <w:lvlJc w:val="left"/>
      <w:pPr>
        <w:ind w:left="1140" w:hanging="360"/>
      </w:pPr>
    </w:lvl>
    <w:lvl w:ilvl="2" w:tentative="0">
      <w:start w:val="1"/>
      <w:numFmt w:val="lowerRoman"/>
      <w:lvlText w:val="%3."/>
      <w:lvlJc w:val="right"/>
      <w:pPr>
        <w:ind w:left="1860" w:hanging="180"/>
      </w:pPr>
    </w:lvl>
    <w:lvl w:ilvl="3" w:tentative="0">
      <w:start w:val="1"/>
      <w:numFmt w:val="decimal"/>
      <w:lvlText w:val="%4."/>
      <w:lvlJc w:val="left"/>
      <w:pPr>
        <w:ind w:left="2580" w:hanging="360"/>
      </w:pPr>
    </w:lvl>
    <w:lvl w:ilvl="4" w:tentative="0">
      <w:start w:val="1"/>
      <w:numFmt w:val="lowerLetter"/>
      <w:lvlText w:val="%5."/>
      <w:lvlJc w:val="left"/>
      <w:pPr>
        <w:ind w:left="3300" w:hanging="360"/>
      </w:pPr>
    </w:lvl>
    <w:lvl w:ilvl="5" w:tentative="0">
      <w:start w:val="1"/>
      <w:numFmt w:val="lowerRoman"/>
      <w:lvlText w:val="%6."/>
      <w:lvlJc w:val="right"/>
      <w:pPr>
        <w:ind w:left="4020" w:hanging="180"/>
      </w:pPr>
    </w:lvl>
    <w:lvl w:ilvl="6" w:tentative="0">
      <w:start w:val="1"/>
      <w:numFmt w:val="decimal"/>
      <w:lvlText w:val="%7."/>
      <w:lvlJc w:val="left"/>
      <w:pPr>
        <w:ind w:left="4740" w:hanging="360"/>
      </w:pPr>
    </w:lvl>
    <w:lvl w:ilvl="7" w:tentative="0">
      <w:start w:val="1"/>
      <w:numFmt w:val="lowerLetter"/>
      <w:lvlText w:val="%8."/>
      <w:lvlJc w:val="left"/>
      <w:pPr>
        <w:ind w:left="5460" w:hanging="360"/>
      </w:pPr>
    </w:lvl>
    <w:lvl w:ilvl="8" w:tentative="0">
      <w:start w:val="1"/>
      <w:numFmt w:val="lowerRoman"/>
      <w:lvlText w:val="%9."/>
      <w:lvlJc w:val="right"/>
      <w:pPr>
        <w:ind w:left="6180" w:hanging="180"/>
      </w:pPr>
    </w:lvl>
  </w:abstractNum>
  <w:abstractNum w:abstractNumId="77">
    <w:nsid w:val="3D68008F"/>
    <w:multiLevelType w:val="multilevel"/>
    <w:tmpl w:val="3D68008F"/>
    <w:lvl w:ilvl="0" w:tentative="0">
      <w:start w:val="1"/>
      <w:numFmt w:val="decimal"/>
      <w:lvlText w:val="38.%1"/>
      <w:lvlJc w:val="left"/>
      <w:pPr>
        <w:tabs>
          <w:tab w:val="left" w:pos="648"/>
        </w:tabs>
        <w:ind w:left="648" w:hanging="648"/>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8">
    <w:nsid w:val="41DA0D43"/>
    <w:multiLevelType w:val="multilevel"/>
    <w:tmpl w:val="41DA0D43"/>
    <w:lvl w:ilvl="0" w:tentative="0">
      <w:start w:val="1"/>
      <w:numFmt w:val="decimal"/>
      <w:lvlText w:val="15.%1"/>
      <w:lvlJc w:val="left"/>
      <w:pPr>
        <w:tabs>
          <w:tab w:val="left" w:pos="504"/>
        </w:tabs>
        <w:ind w:left="504" w:hanging="504"/>
      </w:pPr>
      <w:rPr>
        <w:rFonts w:hint="default"/>
      </w:rPr>
    </w:lvl>
    <w:lvl w:ilvl="1" w:tentative="0">
      <w:start w:val="1"/>
      <w:numFmt w:val="decimal"/>
      <w:lvlText w:val="21.%2"/>
      <w:lvlJc w:val="left"/>
      <w:pPr>
        <w:tabs>
          <w:tab w:val="left" w:pos="576"/>
        </w:tabs>
        <w:ind w:left="576" w:hanging="576"/>
      </w:pPr>
      <w:rPr>
        <w:rFonts w:hint="default"/>
        <w:i w:val="0"/>
        <w:color w:val="auto"/>
        <w:sz w:val="22"/>
      </w:rPr>
    </w:lvl>
    <w:lvl w:ilvl="2" w:tentative="0">
      <w:start w:val="1"/>
      <w:numFmt w:val="lowerLetter"/>
      <w:lvlText w:val="(%3)"/>
      <w:lvlJc w:val="left"/>
      <w:pPr>
        <w:tabs>
          <w:tab w:val="left" w:pos="1008"/>
        </w:tabs>
        <w:ind w:left="1008" w:hanging="432"/>
      </w:pPr>
      <w:rPr>
        <w:rFonts w:hint="default"/>
      </w:r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9">
    <w:nsid w:val="423536F9"/>
    <w:multiLevelType w:val="multilevel"/>
    <w:tmpl w:val="423536F9"/>
    <w:lvl w:ilvl="0" w:tentative="0">
      <w:start w:val="0"/>
      <w:numFmt w:val="bullet"/>
      <w:lvlText w:val="▪"/>
      <w:lvlJc w:val="left"/>
      <w:pPr>
        <w:ind w:left="406" w:hanging="356"/>
      </w:pPr>
      <w:rPr>
        <w:rFonts w:hint="default" w:ascii="Microsoft Sans Serif" w:hAnsi="Microsoft Sans Serif" w:eastAsia="Microsoft Sans Serif" w:cs="Microsoft Sans Serif"/>
        <w:w w:val="100"/>
        <w:sz w:val="28"/>
        <w:szCs w:val="28"/>
        <w:lang w:val="en-US" w:eastAsia="en-US" w:bidi="ar-SA"/>
      </w:rPr>
    </w:lvl>
    <w:lvl w:ilvl="1" w:tentative="0">
      <w:start w:val="0"/>
      <w:numFmt w:val="bullet"/>
      <w:lvlText w:val="•"/>
      <w:lvlJc w:val="left"/>
      <w:pPr>
        <w:ind w:left="855" w:hanging="356"/>
      </w:pPr>
      <w:rPr>
        <w:rFonts w:hint="default"/>
        <w:lang w:val="en-US" w:eastAsia="en-US" w:bidi="ar-SA"/>
      </w:rPr>
    </w:lvl>
    <w:lvl w:ilvl="2" w:tentative="0">
      <w:start w:val="0"/>
      <w:numFmt w:val="bullet"/>
      <w:lvlText w:val="•"/>
      <w:lvlJc w:val="left"/>
      <w:pPr>
        <w:ind w:left="1310" w:hanging="356"/>
      </w:pPr>
      <w:rPr>
        <w:rFonts w:hint="default"/>
        <w:lang w:val="en-US" w:eastAsia="en-US" w:bidi="ar-SA"/>
      </w:rPr>
    </w:lvl>
    <w:lvl w:ilvl="3" w:tentative="0">
      <w:start w:val="0"/>
      <w:numFmt w:val="bullet"/>
      <w:lvlText w:val="•"/>
      <w:lvlJc w:val="left"/>
      <w:pPr>
        <w:ind w:left="1766" w:hanging="356"/>
      </w:pPr>
      <w:rPr>
        <w:rFonts w:hint="default"/>
        <w:lang w:val="en-US" w:eastAsia="en-US" w:bidi="ar-SA"/>
      </w:rPr>
    </w:lvl>
    <w:lvl w:ilvl="4" w:tentative="0">
      <w:start w:val="0"/>
      <w:numFmt w:val="bullet"/>
      <w:lvlText w:val="•"/>
      <w:lvlJc w:val="left"/>
      <w:pPr>
        <w:ind w:left="2221" w:hanging="356"/>
      </w:pPr>
      <w:rPr>
        <w:rFonts w:hint="default"/>
        <w:lang w:val="en-US" w:eastAsia="en-US" w:bidi="ar-SA"/>
      </w:rPr>
    </w:lvl>
    <w:lvl w:ilvl="5" w:tentative="0">
      <w:start w:val="0"/>
      <w:numFmt w:val="bullet"/>
      <w:lvlText w:val="•"/>
      <w:lvlJc w:val="left"/>
      <w:pPr>
        <w:ind w:left="2677" w:hanging="356"/>
      </w:pPr>
      <w:rPr>
        <w:rFonts w:hint="default"/>
        <w:lang w:val="en-US" w:eastAsia="en-US" w:bidi="ar-SA"/>
      </w:rPr>
    </w:lvl>
    <w:lvl w:ilvl="6" w:tentative="0">
      <w:start w:val="0"/>
      <w:numFmt w:val="bullet"/>
      <w:lvlText w:val="•"/>
      <w:lvlJc w:val="left"/>
      <w:pPr>
        <w:ind w:left="3132" w:hanging="356"/>
      </w:pPr>
      <w:rPr>
        <w:rFonts w:hint="default"/>
        <w:lang w:val="en-US" w:eastAsia="en-US" w:bidi="ar-SA"/>
      </w:rPr>
    </w:lvl>
    <w:lvl w:ilvl="7" w:tentative="0">
      <w:start w:val="0"/>
      <w:numFmt w:val="bullet"/>
      <w:lvlText w:val="•"/>
      <w:lvlJc w:val="left"/>
      <w:pPr>
        <w:ind w:left="3587" w:hanging="356"/>
      </w:pPr>
      <w:rPr>
        <w:rFonts w:hint="default"/>
        <w:lang w:val="en-US" w:eastAsia="en-US" w:bidi="ar-SA"/>
      </w:rPr>
    </w:lvl>
    <w:lvl w:ilvl="8" w:tentative="0">
      <w:start w:val="0"/>
      <w:numFmt w:val="bullet"/>
      <w:lvlText w:val="•"/>
      <w:lvlJc w:val="left"/>
      <w:pPr>
        <w:ind w:left="4043" w:hanging="356"/>
      </w:pPr>
      <w:rPr>
        <w:rFonts w:hint="default"/>
        <w:lang w:val="en-US" w:eastAsia="en-US" w:bidi="ar-SA"/>
      </w:rPr>
    </w:lvl>
  </w:abstractNum>
  <w:abstractNum w:abstractNumId="80">
    <w:nsid w:val="4277192F"/>
    <w:multiLevelType w:val="multilevel"/>
    <w:tmpl w:val="4277192F"/>
    <w:lvl w:ilvl="0" w:tentative="0">
      <w:start w:val="1"/>
      <w:numFmt w:val="decimal"/>
      <w:lvlText w:val="37.%1"/>
      <w:lvlJc w:val="left"/>
      <w:pPr>
        <w:tabs>
          <w:tab w:val="left" w:pos="648"/>
        </w:tabs>
        <w:ind w:left="648" w:hanging="648"/>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81">
    <w:nsid w:val="4657416C"/>
    <w:multiLevelType w:val="multilevel"/>
    <w:tmpl w:val="4657416C"/>
    <w:lvl w:ilvl="0" w:tentative="0">
      <w:start w:val="1"/>
      <w:numFmt w:val="bullet"/>
      <w:lvlText w:val=""/>
      <w:lvlJc w:val="left"/>
      <w:pPr>
        <w:tabs>
          <w:tab w:val="left" w:pos="1872"/>
        </w:tabs>
        <w:ind w:left="1872" w:hanging="360"/>
      </w:pPr>
      <w:rPr>
        <w:rFonts w:hint="default" w:ascii="Symbol" w:hAnsi="Symbol"/>
        <w:color w:val="auto"/>
      </w:rPr>
    </w:lvl>
    <w:lvl w:ilvl="1" w:tentative="0">
      <w:start w:val="1"/>
      <w:numFmt w:val="bullet"/>
      <w:lvlText w:val="o"/>
      <w:lvlJc w:val="left"/>
      <w:pPr>
        <w:tabs>
          <w:tab w:val="left" w:pos="2160"/>
        </w:tabs>
        <w:ind w:left="2160" w:hanging="360"/>
      </w:pPr>
      <w:rPr>
        <w:rFonts w:hint="default" w:ascii="Courier New" w:hAnsi="Courier New" w:cs="Courier New"/>
      </w:rPr>
    </w:lvl>
    <w:lvl w:ilvl="2" w:tentative="0">
      <w:start w:val="1"/>
      <w:numFmt w:val="bullet"/>
      <w:lvlText w:val=""/>
      <w:lvlJc w:val="left"/>
      <w:pPr>
        <w:tabs>
          <w:tab w:val="left" w:pos="2880"/>
        </w:tabs>
        <w:ind w:left="2880" w:hanging="360"/>
      </w:pPr>
      <w:rPr>
        <w:rFonts w:hint="default" w:ascii="Wingdings" w:hAnsi="Wingdings"/>
      </w:rPr>
    </w:lvl>
    <w:lvl w:ilvl="3" w:tentative="0">
      <w:start w:val="1"/>
      <w:numFmt w:val="bullet"/>
      <w:lvlText w:val=""/>
      <w:lvlJc w:val="left"/>
      <w:pPr>
        <w:tabs>
          <w:tab w:val="left" w:pos="3600"/>
        </w:tabs>
        <w:ind w:left="3600" w:hanging="360"/>
      </w:pPr>
      <w:rPr>
        <w:rFonts w:hint="default" w:ascii="Symbol" w:hAnsi="Symbol"/>
      </w:rPr>
    </w:lvl>
    <w:lvl w:ilvl="4" w:tentative="0">
      <w:start w:val="1"/>
      <w:numFmt w:val="bullet"/>
      <w:lvlText w:val="o"/>
      <w:lvlJc w:val="left"/>
      <w:pPr>
        <w:tabs>
          <w:tab w:val="left" w:pos="4320"/>
        </w:tabs>
        <w:ind w:left="4320" w:hanging="360"/>
      </w:pPr>
      <w:rPr>
        <w:rFonts w:hint="default" w:ascii="Courier New" w:hAnsi="Courier New" w:cs="Courier New"/>
      </w:rPr>
    </w:lvl>
    <w:lvl w:ilvl="5" w:tentative="0">
      <w:start w:val="1"/>
      <w:numFmt w:val="bullet"/>
      <w:lvlText w:val=""/>
      <w:lvlJc w:val="left"/>
      <w:pPr>
        <w:tabs>
          <w:tab w:val="left" w:pos="5040"/>
        </w:tabs>
        <w:ind w:left="5040" w:hanging="360"/>
      </w:pPr>
      <w:rPr>
        <w:rFonts w:hint="default" w:ascii="Wingdings" w:hAnsi="Wingdings"/>
      </w:rPr>
    </w:lvl>
    <w:lvl w:ilvl="6" w:tentative="0">
      <w:start w:val="1"/>
      <w:numFmt w:val="bullet"/>
      <w:lvlText w:val=""/>
      <w:lvlJc w:val="left"/>
      <w:pPr>
        <w:tabs>
          <w:tab w:val="left" w:pos="5760"/>
        </w:tabs>
        <w:ind w:left="5760" w:hanging="360"/>
      </w:pPr>
      <w:rPr>
        <w:rFonts w:hint="default" w:ascii="Symbol" w:hAnsi="Symbol"/>
      </w:rPr>
    </w:lvl>
    <w:lvl w:ilvl="7" w:tentative="0">
      <w:start w:val="1"/>
      <w:numFmt w:val="bullet"/>
      <w:lvlText w:val="o"/>
      <w:lvlJc w:val="left"/>
      <w:pPr>
        <w:tabs>
          <w:tab w:val="left" w:pos="6480"/>
        </w:tabs>
        <w:ind w:left="6480" w:hanging="360"/>
      </w:pPr>
      <w:rPr>
        <w:rFonts w:hint="default" w:ascii="Courier New" w:hAnsi="Courier New" w:cs="Courier New"/>
      </w:rPr>
    </w:lvl>
    <w:lvl w:ilvl="8" w:tentative="0">
      <w:start w:val="1"/>
      <w:numFmt w:val="bullet"/>
      <w:lvlText w:val=""/>
      <w:lvlJc w:val="left"/>
      <w:pPr>
        <w:tabs>
          <w:tab w:val="left" w:pos="7200"/>
        </w:tabs>
        <w:ind w:left="7200" w:hanging="360"/>
      </w:pPr>
      <w:rPr>
        <w:rFonts w:hint="default" w:ascii="Wingdings" w:hAnsi="Wingdings"/>
      </w:rPr>
    </w:lvl>
  </w:abstractNum>
  <w:abstractNum w:abstractNumId="82">
    <w:nsid w:val="469F12D0"/>
    <w:multiLevelType w:val="multilevel"/>
    <w:tmpl w:val="469F12D0"/>
    <w:lvl w:ilvl="0" w:tentative="0">
      <w:start w:val="1"/>
      <w:numFmt w:val="lowerLetter"/>
      <w:lvlText w:val="(%1)"/>
      <w:lvlJc w:val="left"/>
      <w:pPr>
        <w:tabs>
          <w:tab w:val="left" w:pos="936"/>
        </w:tabs>
        <w:ind w:left="936" w:hanging="432"/>
      </w:pPr>
      <w:rPr>
        <w:rFonts w:hint="default"/>
        <w:b w:val="0"/>
        <w:bCs w:val="0"/>
        <w:i w:val="0"/>
        <w:color w:val="auto"/>
        <w:sz w:val="22"/>
      </w:rPr>
    </w:lvl>
    <w:lvl w:ilvl="1" w:tentative="0">
      <w:start w:val="2"/>
      <w:numFmt w:val="decimal"/>
      <w:lvlText w:val="%2."/>
      <w:lvlJc w:val="left"/>
      <w:pPr>
        <w:tabs>
          <w:tab w:val="left" w:pos="1440"/>
        </w:tabs>
        <w:ind w:left="1440" w:hanging="360"/>
      </w:pPr>
      <w:rPr>
        <w:rFonts w:hint="default"/>
      </w:rPr>
    </w:lvl>
    <w:lvl w:ilvl="2" w:tentative="0">
      <w:start w:val="2"/>
      <w:numFmt w:val="upperLetter"/>
      <w:lvlText w:val="%3."/>
      <w:lvlJc w:val="left"/>
      <w:pPr>
        <w:tabs>
          <w:tab w:val="left" w:pos="2340"/>
        </w:tabs>
        <w:ind w:left="2340" w:hanging="360"/>
      </w:pPr>
      <w:rPr>
        <w:rFonts w:hint="default"/>
        <w:u w:val="none"/>
      </w:r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83">
    <w:nsid w:val="46F44971"/>
    <w:multiLevelType w:val="multilevel"/>
    <w:tmpl w:val="46F44971"/>
    <w:lvl w:ilvl="0" w:tentative="0">
      <w:start w:val="1"/>
      <w:numFmt w:val="decimal"/>
      <w:lvlText w:val="20.%1"/>
      <w:lvlJc w:val="left"/>
      <w:pPr>
        <w:tabs>
          <w:tab w:val="left" w:pos="504"/>
        </w:tabs>
        <w:ind w:left="504" w:hanging="504"/>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84">
    <w:nsid w:val="48C32983"/>
    <w:multiLevelType w:val="multilevel"/>
    <w:tmpl w:val="48C32983"/>
    <w:lvl w:ilvl="0" w:tentative="0">
      <w:start w:val="3"/>
      <w:numFmt w:val="decimal"/>
      <w:lvlText w:val="%1."/>
      <w:lvlJc w:val="left"/>
      <w:pPr>
        <w:tabs>
          <w:tab w:val="left" w:pos="1080"/>
        </w:tabs>
        <w:ind w:left="1080" w:hanging="72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85">
    <w:nsid w:val="4A5B45BB"/>
    <w:multiLevelType w:val="multilevel"/>
    <w:tmpl w:val="4A5B45BB"/>
    <w:lvl w:ilvl="0" w:tentative="0">
      <w:start w:val="1"/>
      <w:numFmt w:val="decimal"/>
      <w:lvlText w:val="(%1)"/>
      <w:lvlJc w:val="left"/>
      <w:pPr>
        <w:tabs>
          <w:tab w:val="left" w:pos="1080"/>
        </w:tabs>
        <w:ind w:left="1080" w:hanging="720"/>
      </w:pPr>
    </w:lvl>
    <w:lvl w:ilvl="1" w:tentative="0">
      <w:start w:val="1"/>
      <w:numFmt w:val="lowerLetter"/>
      <w:lvlText w:val="(%2)"/>
      <w:lvlJc w:val="left"/>
      <w:pPr>
        <w:tabs>
          <w:tab w:val="left" w:pos="936"/>
        </w:tabs>
        <w:ind w:left="936" w:hanging="432"/>
      </w:pPr>
      <w:rPr>
        <w:rFonts w:hint="default"/>
        <w:b w:val="0"/>
        <w:bCs w:val="0"/>
        <w:i w:val="0"/>
        <w:color w:val="auto"/>
        <w:sz w:val="22"/>
      </w:rPr>
    </w:lvl>
    <w:lvl w:ilvl="2" w:tentative="0">
      <w:start w:val="1"/>
      <w:numFmt w:val="lowerLetter"/>
      <w:lvlText w:val="(%3)"/>
      <w:lvlJc w:val="left"/>
      <w:pPr>
        <w:tabs>
          <w:tab w:val="left" w:pos="2700"/>
        </w:tabs>
        <w:ind w:left="2700" w:hanging="720"/>
      </w:pPr>
      <w:rPr>
        <w:b/>
      </w:r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6">
    <w:nsid w:val="500F1D72"/>
    <w:multiLevelType w:val="multilevel"/>
    <w:tmpl w:val="500F1D72"/>
    <w:lvl w:ilvl="0" w:tentative="0">
      <w:start w:val="32"/>
      <w:numFmt w:val="decimal"/>
      <w:lvlText w:val="%1"/>
      <w:lvlJc w:val="left"/>
      <w:pPr>
        <w:tabs>
          <w:tab w:val="left" w:pos="390"/>
        </w:tabs>
        <w:ind w:left="390" w:hanging="390"/>
      </w:pPr>
      <w:rPr>
        <w:rFonts w:hint="default"/>
      </w:rPr>
    </w:lvl>
    <w:lvl w:ilvl="1" w:tentative="0">
      <w:start w:val="1"/>
      <w:numFmt w:val="none"/>
      <w:lvlText w:val="33.3"/>
      <w:lvlJc w:val="left"/>
      <w:pPr>
        <w:tabs>
          <w:tab w:val="left" w:pos="504"/>
        </w:tabs>
        <w:ind w:left="504" w:hanging="504"/>
      </w:pPr>
      <w:rPr>
        <w:rFonts w:hint="default"/>
        <w:b w:val="0"/>
        <w:bCs w:val="0"/>
        <w:color w:val="auto"/>
      </w:rPr>
    </w:lvl>
    <w:lvl w:ilvl="2" w:tentative="0">
      <w:start w:val="1"/>
      <w:numFmt w:val="decimal"/>
      <w:lvlText w:val="%1.%2.%3"/>
      <w:lvlJc w:val="left"/>
      <w:pPr>
        <w:tabs>
          <w:tab w:val="left" w:pos="720"/>
        </w:tabs>
        <w:ind w:left="720" w:hanging="720"/>
      </w:pPr>
      <w:rPr>
        <w:rFonts w:hint="default"/>
      </w:rPr>
    </w:lvl>
    <w:lvl w:ilvl="3" w:tentative="0">
      <w:start w:val="1"/>
      <w:numFmt w:val="decimal"/>
      <w:lvlText w:val="%1.%2.%3.%4"/>
      <w:lvlJc w:val="left"/>
      <w:pPr>
        <w:tabs>
          <w:tab w:val="left" w:pos="720"/>
        </w:tabs>
        <w:ind w:left="720" w:hanging="72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440"/>
        </w:tabs>
        <w:ind w:left="1440" w:hanging="1440"/>
      </w:pPr>
      <w:rPr>
        <w:rFonts w:hint="default"/>
      </w:rPr>
    </w:lvl>
  </w:abstractNum>
  <w:abstractNum w:abstractNumId="87">
    <w:nsid w:val="5040602E"/>
    <w:multiLevelType w:val="multilevel"/>
    <w:tmpl w:val="5040602E"/>
    <w:lvl w:ilvl="0" w:tentative="0">
      <w:start w:val="1"/>
      <w:numFmt w:val="decimal"/>
      <w:lvlText w:val="%1."/>
      <w:lvlJc w:val="left"/>
      <w:pPr>
        <w:ind w:left="1555" w:hanging="360"/>
      </w:pPr>
    </w:lvl>
    <w:lvl w:ilvl="1" w:tentative="0">
      <w:start w:val="1"/>
      <w:numFmt w:val="lowerLetter"/>
      <w:lvlText w:val="%2."/>
      <w:lvlJc w:val="left"/>
      <w:pPr>
        <w:ind w:left="2275" w:hanging="360"/>
      </w:pPr>
    </w:lvl>
    <w:lvl w:ilvl="2" w:tentative="0">
      <w:start w:val="1"/>
      <w:numFmt w:val="lowerRoman"/>
      <w:lvlText w:val="%3."/>
      <w:lvlJc w:val="right"/>
      <w:pPr>
        <w:ind w:left="2995" w:hanging="180"/>
      </w:pPr>
    </w:lvl>
    <w:lvl w:ilvl="3" w:tentative="0">
      <w:start w:val="1"/>
      <w:numFmt w:val="decimal"/>
      <w:lvlText w:val="%4."/>
      <w:lvlJc w:val="left"/>
      <w:pPr>
        <w:ind w:left="3715" w:hanging="360"/>
      </w:pPr>
    </w:lvl>
    <w:lvl w:ilvl="4" w:tentative="0">
      <w:start w:val="1"/>
      <w:numFmt w:val="lowerLetter"/>
      <w:lvlText w:val="%5."/>
      <w:lvlJc w:val="left"/>
      <w:pPr>
        <w:ind w:left="4435" w:hanging="360"/>
      </w:pPr>
    </w:lvl>
    <w:lvl w:ilvl="5" w:tentative="0">
      <w:start w:val="1"/>
      <w:numFmt w:val="lowerRoman"/>
      <w:lvlText w:val="%6."/>
      <w:lvlJc w:val="right"/>
      <w:pPr>
        <w:ind w:left="5155" w:hanging="180"/>
      </w:pPr>
    </w:lvl>
    <w:lvl w:ilvl="6" w:tentative="0">
      <w:start w:val="1"/>
      <w:numFmt w:val="decimal"/>
      <w:lvlText w:val="%7."/>
      <w:lvlJc w:val="left"/>
      <w:pPr>
        <w:ind w:left="5875" w:hanging="360"/>
      </w:pPr>
    </w:lvl>
    <w:lvl w:ilvl="7" w:tentative="0">
      <w:start w:val="1"/>
      <w:numFmt w:val="lowerLetter"/>
      <w:lvlText w:val="%8."/>
      <w:lvlJc w:val="left"/>
      <w:pPr>
        <w:ind w:left="6595" w:hanging="360"/>
      </w:pPr>
    </w:lvl>
    <w:lvl w:ilvl="8" w:tentative="0">
      <w:start w:val="1"/>
      <w:numFmt w:val="lowerRoman"/>
      <w:lvlText w:val="%9."/>
      <w:lvlJc w:val="right"/>
      <w:pPr>
        <w:ind w:left="7315" w:hanging="180"/>
      </w:pPr>
    </w:lvl>
  </w:abstractNum>
  <w:abstractNum w:abstractNumId="88">
    <w:nsid w:val="53F77789"/>
    <w:multiLevelType w:val="multilevel"/>
    <w:tmpl w:val="53F77789"/>
    <w:lvl w:ilvl="0" w:tentative="0">
      <w:start w:val="32"/>
      <w:numFmt w:val="decimal"/>
      <w:lvlText w:val="%1"/>
      <w:lvlJc w:val="left"/>
      <w:pPr>
        <w:ind w:left="420" w:hanging="420"/>
      </w:pPr>
      <w:rPr>
        <w:rFonts w:hint="default"/>
      </w:rPr>
    </w:lvl>
    <w:lvl w:ilvl="1" w:tentative="0">
      <w:start w:val="2"/>
      <w:numFmt w:val="decimal"/>
      <w:lvlText w:val="%1.%2"/>
      <w:lvlJc w:val="left"/>
      <w:pPr>
        <w:ind w:left="1146" w:hanging="420"/>
      </w:pPr>
      <w:rPr>
        <w:rFonts w:hint="default"/>
      </w:rPr>
    </w:lvl>
    <w:lvl w:ilvl="2" w:tentative="0">
      <w:start w:val="1"/>
      <w:numFmt w:val="decimal"/>
      <w:lvlText w:val="%1.%2.%3"/>
      <w:lvlJc w:val="left"/>
      <w:pPr>
        <w:ind w:left="2172" w:hanging="720"/>
      </w:pPr>
      <w:rPr>
        <w:rFonts w:hint="default"/>
      </w:rPr>
    </w:lvl>
    <w:lvl w:ilvl="3" w:tentative="0">
      <w:start w:val="1"/>
      <w:numFmt w:val="decimal"/>
      <w:lvlText w:val="%1.%2.%3.%4"/>
      <w:lvlJc w:val="left"/>
      <w:pPr>
        <w:ind w:left="2898" w:hanging="720"/>
      </w:pPr>
      <w:rPr>
        <w:rFonts w:hint="default"/>
      </w:rPr>
    </w:lvl>
    <w:lvl w:ilvl="4" w:tentative="0">
      <w:start w:val="1"/>
      <w:numFmt w:val="decimal"/>
      <w:lvlText w:val="%1.%2.%3.%4.%5"/>
      <w:lvlJc w:val="left"/>
      <w:pPr>
        <w:ind w:left="3984" w:hanging="1080"/>
      </w:pPr>
      <w:rPr>
        <w:rFonts w:hint="default"/>
      </w:rPr>
    </w:lvl>
    <w:lvl w:ilvl="5" w:tentative="0">
      <w:start w:val="1"/>
      <w:numFmt w:val="decimal"/>
      <w:lvlText w:val="%1.%2.%3.%4.%5.%6"/>
      <w:lvlJc w:val="left"/>
      <w:pPr>
        <w:ind w:left="4710" w:hanging="1080"/>
      </w:pPr>
      <w:rPr>
        <w:rFonts w:hint="default"/>
      </w:rPr>
    </w:lvl>
    <w:lvl w:ilvl="6" w:tentative="0">
      <w:start w:val="1"/>
      <w:numFmt w:val="decimal"/>
      <w:lvlText w:val="%1.%2.%3.%4.%5.%6.%7"/>
      <w:lvlJc w:val="left"/>
      <w:pPr>
        <w:ind w:left="5796" w:hanging="1440"/>
      </w:pPr>
      <w:rPr>
        <w:rFonts w:hint="default"/>
      </w:rPr>
    </w:lvl>
    <w:lvl w:ilvl="7" w:tentative="0">
      <w:start w:val="1"/>
      <w:numFmt w:val="decimal"/>
      <w:lvlText w:val="%1.%2.%3.%4.%5.%6.%7.%8"/>
      <w:lvlJc w:val="left"/>
      <w:pPr>
        <w:ind w:left="6522" w:hanging="1440"/>
      </w:pPr>
      <w:rPr>
        <w:rFonts w:hint="default"/>
      </w:rPr>
    </w:lvl>
    <w:lvl w:ilvl="8" w:tentative="0">
      <w:start w:val="1"/>
      <w:numFmt w:val="decimal"/>
      <w:lvlText w:val="%1.%2.%3.%4.%5.%6.%7.%8.%9"/>
      <w:lvlJc w:val="left"/>
      <w:pPr>
        <w:ind w:left="7248" w:hanging="1440"/>
      </w:pPr>
      <w:rPr>
        <w:rFonts w:hint="default"/>
      </w:rPr>
    </w:lvl>
  </w:abstractNum>
  <w:abstractNum w:abstractNumId="89">
    <w:nsid w:val="54C307B1"/>
    <w:multiLevelType w:val="multilevel"/>
    <w:tmpl w:val="54C307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0">
    <w:nsid w:val="54C8459F"/>
    <w:multiLevelType w:val="multilevel"/>
    <w:tmpl w:val="54C8459F"/>
    <w:lvl w:ilvl="0" w:tentative="0">
      <w:start w:val="1"/>
      <w:numFmt w:val="decimal"/>
      <w:lvlText w:val="8.%1"/>
      <w:lvlJc w:val="left"/>
      <w:pPr>
        <w:tabs>
          <w:tab w:val="left" w:pos="504"/>
        </w:tabs>
        <w:ind w:left="504" w:hanging="504"/>
      </w:pPr>
      <w:rPr>
        <w:rFonts w:hint="default"/>
        <w:b w:val="0"/>
        <w:bCs w:val="0"/>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1">
    <w:nsid w:val="55F010C1"/>
    <w:multiLevelType w:val="multilevel"/>
    <w:tmpl w:val="55F010C1"/>
    <w:lvl w:ilvl="0" w:tentative="0">
      <w:start w:val="1"/>
      <w:numFmt w:val="lowerLetter"/>
      <w:lvlText w:val="(%1)"/>
      <w:lvlJc w:val="left"/>
      <w:pPr>
        <w:tabs>
          <w:tab w:val="left" w:pos="1080"/>
        </w:tabs>
        <w:ind w:left="1080" w:hanging="432"/>
      </w:pPr>
      <w:rPr>
        <w:rFonts w:hint="default" w:ascii="Arial" w:hAnsi="Arial"/>
        <w:i w:val="0"/>
        <w:color w:val="auto"/>
        <w:sz w:val="22"/>
      </w:rPr>
    </w:lvl>
    <w:lvl w:ilvl="1" w:tentative="0">
      <w:start w:val="1"/>
      <w:numFmt w:val="decimal"/>
      <w:lvlText w:val="22.%2"/>
      <w:lvlJc w:val="left"/>
      <w:pPr>
        <w:tabs>
          <w:tab w:val="left" w:pos="648"/>
        </w:tabs>
        <w:ind w:left="648" w:hanging="648"/>
      </w:pPr>
      <w:rPr>
        <w:rFonts w:hint="default"/>
        <w:b w:val="0"/>
        <w:bCs w:val="0"/>
        <w:i w:val="0"/>
        <w:color w:val="auto"/>
        <w:sz w:val="22"/>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2">
    <w:nsid w:val="568D3490"/>
    <w:multiLevelType w:val="multilevel"/>
    <w:tmpl w:val="568D3490"/>
    <w:lvl w:ilvl="0" w:tentative="0">
      <w:start w:val="1"/>
      <w:numFmt w:val="lowerRoman"/>
      <w:lvlText w:val="%1."/>
      <w:lvlJc w:val="left"/>
      <w:pPr>
        <w:ind w:left="780" w:hanging="720"/>
      </w:pPr>
      <w:rPr>
        <w:rFonts w:hint="default"/>
      </w:rPr>
    </w:lvl>
    <w:lvl w:ilvl="1" w:tentative="0">
      <w:start w:val="1"/>
      <w:numFmt w:val="lowerLetter"/>
      <w:lvlText w:val="%2."/>
      <w:lvlJc w:val="left"/>
      <w:pPr>
        <w:ind w:left="1140" w:hanging="360"/>
      </w:pPr>
    </w:lvl>
    <w:lvl w:ilvl="2" w:tentative="0">
      <w:start w:val="1"/>
      <w:numFmt w:val="lowerRoman"/>
      <w:lvlText w:val="%3."/>
      <w:lvlJc w:val="right"/>
      <w:pPr>
        <w:ind w:left="1860" w:hanging="180"/>
      </w:pPr>
    </w:lvl>
    <w:lvl w:ilvl="3" w:tentative="0">
      <w:start w:val="1"/>
      <w:numFmt w:val="decimal"/>
      <w:lvlText w:val="%4."/>
      <w:lvlJc w:val="left"/>
      <w:pPr>
        <w:ind w:left="2580" w:hanging="360"/>
      </w:pPr>
    </w:lvl>
    <w:lvl w:ilvl="4" w:tentative="0">
      <w:start w:val="1"/>
      <w:numFmt w:val="lowerLetter"/>
      <w:lvlText w:val="%5."/>
      <w:lvlJc w:val="left"/>
      <w:pPr>
        <w:ind w:left="3300" w:hanging="360"/>
      </w:pPr>
    </w:lvl>
    <w:lvl w:ilvl="5" w:tentative="0">
      <w:start w:val="1"/>
      <w:numFmt w:val="lowerRoman"/>
      <w:lvlText w:val="%6."/>
      <w:lvlJc w:val="right"/>
      <w:pPr>
        <w:ind w:left="4020" w:hanging="180"/>
      </w:pPr>
    </w:lvl>
    <w:lvl w:ilvl="6" w:tentative="0">
      <w:start w:val="1"/>
      <w:numFmt w:val="decimal"/>
      <w:lvlText w:val="%7."/>
      <w:lvlJc w:val="left"/>
      <w:pPr>
        <w:ind w:left="4740" w:hanging="360"/>
      </w:pPr>
    </w:lvl>
    <w:lvl w:ilvl="7" w:tentative="0">
      <w:start w:val="1"/>
      <w:numFmt w:val="lowerLetter"/>
      <w:lvlText w:val="%8."/>
      <w:lvlJc w:val="left"/>
      <w:pPr>
        <w:ind w:left="5460" w:hanging="360"/>
      </w:pPr>
    </w:lvl>
    <w:lvl w:ilvl="8" w:tentative="0">
      <w:start w:val="1"/>
      <w:numFmt w:val="lowerRoman"/>
      <w:lvlText w:val="%9."/>
      <w:lvlJc w:val="right"/>
      <w:pPr>
        <w:ind w:left="6180" w:hanging="180"/>
      </w:pPr>
    </w:lvl>
  </w:abstractNum>
  <w:abstractNum w:abstractNumId="93">
    <w:nsid w:val="56F6767E"/>
    <w:multiLevelType w:val="multilevel"/>
    <w:tmpl w:val="56F6767E"/>
    <w:lvl w:ilvl="0" w:tentative="0">
      <w:start w:val="1"/>
      <w:numFmt w:val="decimal"/>
      <w:lvlText w:val="14.%1"/>
      <w:lvlJc w:val="left"/>
      <w:pPr>
        <w:tabs>
          <w:tab w:val="left" w:pos="504"/>
        </w:tabs>
        <w:ind w:left="504" w:hanging="504"/>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4">
    <w:nsid w:val="579A7266"/>
    <w:multiLevelType w:val="multilevel"/>
    <w:tmpl w:val="579A7266"/>
    <w:lvl w:ilvl="0" w:tentative="0">
      <w:start w:val="1"/>
      <w:numFmt w:val="decimal"/>
      <w:lvlText w:val="%1."/>
      <w:lvlJc w:val="left"/>
      <w:pPr>
        <w:tabs>
          <w:tab w:val="left" w:pos="504"/>
        </w:tabs>
        <w:ind w:left="504" w:hanging="504"/>
      </w:pPr>
      <w:rPr>
        <w:rFonts w:hint="default"/>
        <w:b w:val="0"/>
        <w:bCs w:val="0"/>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5">
    <w:nsid w:val="5B953813"/>
    <w:multiLevelType w:val="multilevel"/>
    <w:tmpl w:val="5B953813"/>
    <w:lvl w:ilvl="0" w:tentative="0">
      <w:start w:val="1"/>
      <w:numFmt w:val="decimal"/>
      <w:lvlText w:val="39.%1"/>
      <w:lvlJc w:val="left"/>
      <w:pPr>
        <w:tabs>
          <w:tab w:val="left" w:pos="648"/>
        </w:tabs>
        <w:ind w:left="648" w:hanging="648"/>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6">
    <w:nsid w:val="5BFD3CC4"/>
    <w:multiLevelType w:val="multilevel"/>
    <w:tmpl w:val="5BFD3CC4"/>
    <w:lvl w:ilvl="0" w:tentative="0">
      <w:start w:val="1"/>
      <w:numFmt w:val="decimal"/>
      <w:lvlText w:val="6.%1"/>
      <w:lvlJc w:val="left"/>
      <w:pPr>
        <w:tabs>
          <w:tab w:val="left" w:pos="504"/>
        </w:tabs>
        <w:ind w:left="504" w:hanging="504"/>
      </w:pPr>
      <w:rPr>
        <w:rFonts w:hint="default"/>
        <w:b w:val="0"/>
        <w:bCs w:val="0"/>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97">
    <w:nsid w:val="5E664826"/>
    <w:multiLevelType w:val="multilevel"/>
    <w:tmpl w:val="5E664826"/>
    <w:lvl w:ilvl="0" w:tentative="0">
      <w:start w:val="1"/>
      <w:numFmt w:val="lowerRoman"/>
      <w:lvlText w:val="%1."/>
      <w:lvlJc w:val="left"/>
      <w:pPr>
        <w:ind w:left="780" w:hanging="720"/>
      </w:pPr>
      <w:rPr>
        <w:rFonts w:hint="default"/>
      </w:rPr>
    </w:lvl>
    <w:lvl w:ilvl="1" w:tentative="0">
      <w:start w:val="1"/>
      <w:numFmt w:val="lowerLetter"/>
      <w:lvlText w:val="%2."/>
      <w:lvlJc w:val="left"/>
      <w:pPr>
        <w:ind w:left="1140" w:hanging="360"/>
      </w:pPr>
    </w:lvl>
    <w:lvl w:ilvl="2" w:tentative="0">
      <w:start w:val="1"/>
      <w:numFmt w:val="lowerRoman"/>
      <w:lvlText w:val="%3."/>
      <w:lvlJc w:val="right"/>
      <w:pPr>
        <w:ind w:left="1860" w:hanging="180"/>
      </w:pPr>
    </w:lvl>
    <w:lvl w:ilvl="3" w:tentative="0">
      <w:start w:val="1"/>
      <w:numFmt w:val="decimal"/>
      <w:lvlText w:val="%4."/>
      <w:lvlJc w:val="left"/>
      <w:pPr>
        <w:ind w:left="2580" w:hanging="360"/>
      </w:pPr>
    </w:lvl>
    <w:lvl w:ilvl="4" w:tentative="0">
      <w:start w:val="1"/>
      <w:numFmt w:val="lowerLetter"/>
      <w:lvlText w:val="%5."/>
      <w:lvlJc w:val="left"/>
      <w:pPr>
        <w:ind w:left="3300" w:hanging="360"/>
      </w:pPr>
    </w:lvl>
    <w:lvl w:ilvl="5" w:tentative="0">
      <w:start w:val="1"/>
      <w:numFmt w:val="lowerRoman"/>
      <w:lvlText w:val="%6."/>
      <w:lvlJc w:val="right"/>
      <w:pPr>
        <w:ind w:left="4020" w:hanging="180"/>
      </w:pPr>
    </w:lvl>
    <w:lvl w:ilvl="6" w:tentative="0">
      <w:start w:val="1"/>
      <w:numFmt w:val="decimal"/>
      <w:lvlText w:val="%7."/>
      <w:lvlJc w:val="left"/>
      <w:pPr>
        <w:ind w:left="4740" w:hanging="360"/>
      </w:pPr>
    </w:lvl>
    <w:lvl w:ilvl="7" w:tentative="0">
      <w:start w:val="1"/>
      <w:numFmt w:val="lowerLetter"/>
      <w:lvlText w:val="%8."/>
      <w:lvlJc w:val="left"/>
      <w:pPr>
        <w:ind w:left="5460" w:hanging="360"/>
      </w:pPr>
    </w:lvl>
    <w:lvl w:ilvl="8" w:tentative="0">
      <w:start w:val="1"/>
      <w:numFmt w:val="lowerRoman"/>
      <w:lvlText w:val="%9."/>
      <w:lvlJc w:val="right"/>
      <w:pPr>
        <w:ind w:left="6180" w:hanging="180"/>
      </w:pPr>
    </w:lvl>
  </w:abstractNum>
  <w:abstractNum w:abstractNumId="98">
    <w:nsid w:val="5F0A507B"/>
    <w:multiLevelType w:val="multilevel"/>
    <w:tmpl w:val="5F0A507B"/>
    <w:lvl w:ilvl="0" w:tentative="0">
      <w:start w:val="0"/>
      <w:numFmt w:val="bullet"/>
      <w:lvlText w:val="●"/>
      <w:lvlJc w:val="left"/>
      <w:pPr>
        <w:ind w:left="943" w:hanging="583"/>
      </w:pPr>
      <w:rPr>
        <w:rFonts w:ascii="Noto Sans Symbols" w:hAnsi="Noto Sans Symbols" w:eastAsia="Noto Sans Symbols" w:cs="Noto Sans Symbols"/>
        <w:sz w:val="21"/>
        <w:szCs w:val="21"/>
        <w:vertAlign w:val="baseline"/>
      </w:rPr>
    </w:lvl>
    <w:lvl w:ilvl="1" w:tentative="0">
      <w:start w:val="0"/>
      <w:numFmt w:val="bullet"/>
      <w:lvlText w:val="•"/>
      <w:lvlJc w:val="left"/>
      <w:pPr>
        <w:ind w:left="1387" w:hanging="582"/>
      </w:pPr>
    </w:lvl>
    <w:lvl w:ilvl="2" w:tentative="0">
      <w:start w:val="0"/>
      <w:numFmt w:val="bullet"/>
      <w:lvlText w:val="•"/>
      <w:lvlJc w:val="left"/>
      <w:pPr>
        <w:ind w:left="1826" w:hanging="582"/>
      </w:pPr>
    </w:lvl>
    <w:lvl w:ilvl="3" w:tentative="0">
      <w:start w:val="0"/>
      <w:numFmt w:val="bullet"/>
      <w:lvlText w:val="•"/>
      <w:lvlJc w:val="left"/>
      <w:pPr>
        <w:ind w:left="2265" w:hanging="583"/>
      </w:pPr>
    </w:lvl>
    <w:lvl w:ilvl="4" w:tentative="0">
      <w:start w:val="0"/>
      <w:numFmt w:val="bullet"/>
      <w:lvlText w:val="•"/>
      <w:lvlJc w:val="left"/>
      <w:pPr>
        <w:ind w:left="2704" w:hanging="583"/>
      </w:pPr>
    </w:lvl>
    <w:lvl w:ilvl="5" w:tentative="0">
      <w:start w:val="0"/>
      <w:numFmt w:val="bullet"/>
      <w:lvlText w:val="•"/>
      <w:lvlJc w:val="left"/>
      <w:pPr>
        <w:ind w:left="3143" w:hanging="583"/>
      </w:pPr>
    </w:lvl>
    <w:lvl w:ilvl="6" w:tentative="0">
      <w:start w:val="0"/>
      <w:numFmt w:val="bullet"/>
      <w:lvlText w:val="•"/>
      <w:lvlJc w:val="left"/>
      <w:pPr>
        <w:ind w:left="3582" w:hanging="583"/>
      </w:pPr>
    </w:lvl>
    <w:lvl w:ilvl="7" w:tentative="0">
      <w:start w:val="0"/>
      <w:numFmt w:val="bullet"/>
      <w:lvlText w:val="•"/>
      <w:lvlJc w:val="left"/>
      <w:pPr>
        <w:ind w:left="4021" w:hanging="583"/>
      </w:pPr>
    </w:lvl>
    <w:lvl w:ilvl="8" w:tentative="0">
      <w:start w:val="0"/>
      <w:numFmt w:val="bullet"/>
      <w:lvlText w:val="•"/>
      <w:lvlJc w:val="left"/>
      <w:pPr>
        <w:ind w:left="4460" w:hanging="583"/>
      </w:pPr>
    </w:lvl>
  </w:abstractNum>
  <w:abstractNum w:abstractNumId="99">
    <w:nsid w:val="5F975DBA"/>
    <w:multiLevelType w:val="multilevel"/>
    <w:tmpl w:val="5F975D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0">
    <w:nsid w:val="60A030F7"/>
    <w:multiLevelType w:val="multilevel"/>
    <w:tmpl w:val="60A030F7"/>
    <w:lvl w:ilvl="0" w:tentative="0">
      <w:start w:val="1"/>
      <w:numFmt w:val="none"/>
      <w:lvlText w:val="25.1"/>
      <w:lvlJc w:val="left"/>
      <w:pPr>
        <w:tabs>
          <w:tab w:val="left" w:pos="648"/>
        </w:tabs>
        <w:ind w:left="648" w:hanging="648"/>
      </w:pPr>
      <w:rPr>
        <w:rFonts w:hint="default"/>
        <w:b w:val="0"/>
        <w:bCs w:val="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1">
    <w:nsid w:val="63A4447F"/>
    <w:multiLevelType w:val="multilevel"/>
    <w:tmpl w:val="63A4447F"/>
    <w:lvl w:ilvl="0" w:tentative="0">
      <w:start w:val="6"/>
      <w:numFmt w:val="decimal"/>
      <w:lvlText w:val="%1."/>
      <w:lvlJc w:val="left"/>
      <w:pPr>
        <w:tabs>
          <w:tab w:val="left" w:pos="504"/>
        </w:tabs>
        <w:ind w:left="504" w:hanging="504"/>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2">
    <w:nsid w:val="64863A9D"/>
    <w:multiLevelType w:val="multilevel"/>
    <w:tmpl w:val="64863A9D"/>
    <w:lvl w:ilvl="0" w:tentative="0">
      <w:start w:val="1"/>
      <w:numFmt w:val="lowerLetter"/>
      <w:lvlText w:val="(%1)"/>
      <w:lvlJc w:val="left"/>
      <w:pPr>
        <w:tabs>
          <w:tab w:val="left" w:pos="1224"/>
        </w:tabs>
        <w:ind w:left="1224" w:hanging="648"/>
      </w:pPr>
      <w:rPr>
        <w:rFonts w:hint="default"/>
      </w:rPr>
    </w:lvl>
    <w:lvl w:ilvl="1" w:tentative="0">
      <w:start w:val="1"/>
      <w:numFmt w:val="lowerLetter"/>
      <w:lvlText w:val="%2."/>
      <w:lvlJc w:val="left"/>
      <w:pPr>
        <w:tabs>
          <w:tab w:val="left" w:pos="2088"/>
        </w:tabs>
        <w:ind w:left="2088" w:hanging="360"/>
      </w:pPr>
    </w:lvl>
    <w:lvl w:ilvl="2" w:tentative="0">
      <w:start w:val="1"/>
      <w:numFmt w:val="lowerRoman"/>
      <w:lvlText w:val="%3."/>
      <w:lvlJc w:val="right"/>
      <w:pPr>
        <w:tabs>
          <w:tab w:val="left" w:pos="2808"/>
        </w:tabs>
        <w:ind w:left="2808" w:hanging="180"/>
      </w:pPr>
    </w:lvl>
    <w:lvl w:ilvl="3" w:tentative="0">
      <w:start w:val="1"/>
      <w:numFmt w:val="decimal"/>
      <w:lvlText w:val="%4."/>
      <w:lvlJc w:val="left"/>
      <w:pPr>
        <w:tabs>
          <w:tab w:val="left" w:pos="3528"/>
        </w:tabs>
        <w:ind w:left="3528" w:hanging="360"/>
      </w:pPr>
    </w:lvl>
    <w:lvl w:ilvl="4" w:tentative="0">
      <w:start w:val="1"/>
      <w:numFmt w:val="lowerLetter"/>
      <w:lvlText w:val="%5."/>
      <w:lvlJc w:val="left"/>
      <w:pPr>
        <w:tabs>
          <w:tab w:val="left" w:pos="4248"/>
        </w:tabs>
        <w:ind w:left="4248" w:hanging="360"/>
      </w:pPr>
    </w:lvl>
    <w:lvl w:ilvl="5" w:tentative="0">
      <w:start w:val="1"/>
      <w:numFmt w:val="lowerRoman"/>
      <w:lvlText w:val="%6."/>
      <w:lvlJc w:val="right"/>
      <w:pPr>
        <w:tabs>
          <w:tab w:val="left" w:pos="4968"/>
        </w:tabs>
        <w:ind w:left="4968" w:hanging="180"/>
      </w:pPr>
    </w:lvl>
    <w:lvl w:ilvl="6" w:tentative="0">
      <w:start w:val="1"/>
      <w:numFmt w:val="decimal"/>
      <w:lvlText w:val="%7."/>
      <w:lvlJc w:val="left"/>
      <w:pPr>
        <w:tabs>
          <w:tab w:val="left" w:pos="5688"/>
        </w:tabs>
        <w:ind w:left="5688" w:hanging="360"/>
      </w:pPr>
    </w:lvl>
    <w:lvl w:ilvl="7" w:tentative="0">
      <w:start w:val="1"/>
      <w:numFmt w:val="lowerLetter"/>
      <w:lvlText w:val="%8."/>
      <w:lvlJc w:val="left"/>
      <w:pPr>
        <w:tabs>
          <w:tab w:val="left" w:pos="6408"/>
        </w:tabs>
        <w:ind w:left="6408" w:hanging="360"/>
      </w:pPr>
    </w:lvl>
    <w:lvl w:ilvl="8" w:tentative="0">
      <w:start w:val="1"/>
      <w:numFmt w:val="lowerRoman"/>
      <w:lvlText w:val="%9."/>
      <w:lvlJc w:val="right"/>
      <w:pPr>
        <w:tabs>
          <w:tab w:val="left" w:pos="7128"/>
        </w:tabs>
        <w:ind w:left="7128" w:hanging="180"/>
      </w:pPr>
    </w:lvl>
  </w:abstractNum>
  <w:abstractNum w:abstractNumId="103">
    <w:nsid w:val="6B00369B"/>
    <w:multiLevelType w:val="multilevel"/>
    <w:tmpl w:val="6B00369B"/>
    <w:lvl w:ilvl="0" w:tentative="0">
      <w:start w:val="0"/>
      <w:numFmt w:val="bullet"/>
      <w:lvlText w:val=""/>
      <w:lvlJc w:val="left"/>
      <w:pPr>
        <w:ind w:left="655" w:hanging="583"/>
      </w:pPr>
      <w:rPr>
        <w:rFonts w:hint="default" w:ascii="Symbol" w:hAnsi="Symbol" w:eastAsia="Times New Roman"/>
        <w:w w:val="102"/>
        <w:position w:val="4"/>
        <w:sz w:val="21"/>
      </w:rPr>
    </w:lvl>
    <w:lvl w:ilvl="1" w:tentative="0">
      <w:start w:val="0"/>
      <w:numFmt w:val="bullet"/>
      <w:lvlText w:val="•"/>
      <w:lvlJc w:val="left"/>
      <w:pPr>
        <w:ind w:left="1099" w:hanging="583"/>
      </w:pPr>
      <w:rPr>
        <w:rFonts w:hint="default"/>
      </w:rPr>
    </w:lvl>
    <w:lvl w:ilvl="2" w:tentative="0">
      <w:start w:val="0"/>
      <w:numFmt w:val="bullet"/>
      <w:lvlText w:val="•"/>
      <w:lvlJc w:val="left"/>
      <w:pPr>
        <w:ind w:left="1538" w:hanging="583"/>
      </w:pPr>
      <w:rPr>
        <w:rFonts w:hint="default"/>
      </w:rPr>
    </w:lvl>
    <w:lvl w:ilvl="3" w:tentative="0">
      <w:start w:val="0"/>
      <w:numFmt w:val="bullet"/>
      <w:lvlText w:val="•"/>
      <w:lvlJc w:val="left"/>
      <w:pPr>
        <w:ind w:left="1977" w:hanging="583"/>
      </w:pPr>
      <w:rPr>
        <w:rFonts w:hint="default"/>
      </w:rPr>
    </w:lvl>
    <w:lvl w:ilvl="4" w:tentative="0">
      <w:start w:val="0"/>
      <w:numFmt w:val="bullet"/>
      <w:lvlText w:val="•"/>
      <w:lvlJc w:val="left"/>
      <w:pPr>
        <w:ind w:left="2416" w:hanging="583"/>
      </w:pPr>
      <w:rPr>
        <w:rFonts w:hint="default"/>
      </w:rPr>
    </w:lvl>
    <w:lvl w:ilvl="5" w:tentative="0">
      <w:start w:val="0"/>
      <w:numFmt w:val="bullet"/>
      <w:lvlText w:val="•"/>
      <w:lvlJc w:val="left"/>
      <w:pPr>
        <w:ind w:left="2855" w:hanging="583"/>
      </w:pPr>
      <w:rPr>
        <w:rFonts w:hint="default"/>
      </w:rPr>
    </w:lvl>
    <w:lvl w:ilvl="6" w:tentative="0">
      <w:start w:val="0"/>
      <w:numFmt w:val="bullet"/>
      <w:lvlText w:val="•"/>
      <w:lvlJc w:val="left"/>
      <w:pPr>
        <w:ind w:left="3294" w:hanging="583"/>
      </w:pPr>
      <w:rPr>
        <w:rFonts w:hint="default"/>
      </w:rPr>
    </w:lvl>
    <w:lvl w:ilvl="7" w:tentative="0">
      <w:start w:val="0"/>
      <w:numFmt w:val="bullet"/>
      <w:lvlText w:val="•"/>
      <w:lvlJc w:val="left"/>
      <w:pPr>
        <w:ind w:left="3733" w:hanging="583"/>
      </w:pPr>
      <w:rPr>
        <w:rFonts w:hint="default"/>
      </w:rPr>
    </w:lvl>
    <w:lvl w:ilvl="8" w:tentative="0">
      <w:start w:val="0"/>
      <w:numFmt w:val="bullet"/>
      <w:lvlText w:val="•"/>
      <w:lvlJc w:val="left"/>
      <w:pPr>
        <w:ind w:left="4172" w:hanging="583"/>
      </w:pPr>
      <w:rPr>
        <w:rFonts w:hint="default"/>
      </w:rPr>
    </w:lvl>
  </w:abstractNum>
  <w:abstractNum w:abstractNumId="104">
    <w:nsid w:val="6B444B96"/>
    <w:multiLevelType w:val="multilevel"/>
    <w:tmpl w:val="6B444B96"/>
    <w:lvl w:ilvl="0" w:tentative="0">
      <w:start w:val="0"/>
      <w:numFmt w:val="bullet"/>
      <w:lvlText w:val=""/>
      <w:lvlJc w:val="left"/>
      <w:pPr>
        <w:ind w:left="655" w:hanging="583"/>
      </w:pPr>
      <w:rPr>
        <w:rFonts w:hint="default" w:ascii="Symbol" w:hAnsi="Symbol" w:eastAsia="Times New Roman"/>
        <w:w w:val="102"/>
        <w:position w:val="4"/>
        <w:sz w:val="21"/>
      </w:rPr>
    </w:lvl>
    <w:lvl w:ilvl="1" w:tentative="0">
      <w:start w:val="0"/>
      <w:numFmt w:val="bullet"/>
      <w:lvlText w:val="•"/>
      <w:lvlJc w:val="left"/>
      <w:pPr>
        <w:ind w:left="1099" w:hanging="583"/>
      </w:pPr>
      <w:rPr>
        <w:rFonts w:hint="default"/>
      </w:rPr>
    </w:lvl>
    <w:lvl w:ilvl="2" w:tentative="0">
      <w:start w:val="0"/>
      <w:numFmt w:val="bullet"/>
      <w:lvlText w:val="•"/>
      <w:lvlJc w:val="left"/>
      <w:pPr>
        <w:ind w:left="1538" w:hanging="583"/>
      </w:pPr>
      <w:rPr>
        <w:rFonts w:hint="default"/>
      </w:rPr>
    </w:lvl>
    <w:lvl w:ilvl="3" w:tentative="0">
      <w:start w:val="0"/>
      <w:numFmt w:val="bullet"/>
      <w:lvlText w:val="•"/>
      <w:lvlJc w:val="left"/>
      <w:pPr>
        <w:ind w:left="1977" w:hanging="583"/>
      </w:pPr>
      <w:rPr>
        <w:rFonts w:hint="default"/>
      </w:rPr>
    </w:lvl>
    <w:lvl w:ilvl="4" w:tentative="0">
      <w:start w:val="0"/>
      <w:numFmt w:val="bullet"/>
      <w:lvlText w:val="•"/>
      <w:lvlJc w:val="left"/>
      <w:pPr>
        <w:ind w:left="2416" w:hanging="583"/>
      </w:pPr>
      <w:rPr>
        <w:rFonts w:hint="default"/>
      </w:rPr>
    </w:lvl>
    <w:lvl w:ilvl="5" w:tentative="0">
      <w:start w:val="0"/>
      <w:numFmt w:val="bullet"/>
      <w:lvlText w:val="•"/>
      <w:lvlJc w:val="left"/>
      <w:pPr>
        <w:ind w:left="2855" w:hanging="583"/>
      </w:pPr>
      <w:rPr>
        <w:rFonts w:hint="default"/>
      </w:rPr>
    </w:lvl>
    <w:lvl w:ilvl="6" w:tentative="0">
      <w:start w:val="0"/>
      <w:numFmt w:val="bullet"/>
      <w:lvlText w:val="•"/>
      <w:lvlJc w:val="left"/>
      <w:pPr>
        <w:ind w:left="3294" w:hanging="583"/>
      </w:pPr>
      <w:rPr>
        <w:rFonts w:hint="default"/>
      </w:rPr>
    </w:lvl>
    <w:lvl w:ilvl="7" w:tentative="0">
      <w:start w:val="0"/>
      <w:numFmt w:val="bullet"/>
      <w:lvlText w:val="•"/>
      <w:lvlJc w:val="left"/>
      <w:pPr>
        <w:ind w:left="3733" w:hanging="583"/>
      </w:pPr>
      <w:rPr>
        <w:rFonts w:hint="default"/>
      </w:rPr>
    </w:lvl>
    <w:lvl w:ilvl="8" w:tentative="0">
      <w:start w:val="0"/>
      <w:numFmt w:val="bullet"/>
      <w:lvlText w:val="•"/>
      <w:lvlJc w:val="left"/>
      <w:pPr>
        <w:ind w:left="4172" w:hanging="583"/>
      </w:pPr>
      <w:rPr>
        <w:rFonts w:hint="default"/>
      </w:rPr>
    </w:lvl>
  </w:abstractNum>
  <w:abstractNum w:abstractNumId="105">
    <w:nsid w:val="6B5B5245"/>
    <w:multiLevelType w:val="multilevel"/>
    <w:tmpl w:val="6B5B5245"/>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6">
    <w:nsid w:val="6BEF7FDB"/>
    <w:multiLevelType w:val="multilevel"/>
    <w:tmpl w:val="6BEF7FDB"/>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7">
    <w:nsid w:val="6D9A04A9"/>
    <w:multiLevelType w:val="multilevel"/>
    <w:tmpl w:val="6D9A04A9"/>
    <w:lvl w:ilvl="0" w:tentative="0">
      <w:start w:val="1"/>
      <w:numFmt w:val="decimal"/>
      <w:lvlText w:val="23.%1"/>
      <w:lvlJc w:val="left"/>
      <w:pPr>
        <w:tabs>
          <w:tab w:val="left" w:pos="504"/>
        </w:tabs>
        <w:ind w:left="504" w:hanging="504"/>
      </w:pPr>
      <w:rPr>
        <w:rFonts w:hint="default"/>
        <w:b w:val="0"/>
        <w:bCs w:val="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8">
    <w:nsid w:val="6E86594B"/>
    <w:multiLevelType w:val="multilevel"/>
    <w:tmpl w:val="6E86594B"/>
    <w:lvl w:ilvl="0" w:tentative="0">
      <w:start w:val="1"/>
      <w:numFmt w:val="lowerLetter"/>
      <w:lvlText w:val="(%1)"/>
      <w:lvlJc w:val="left"/>
      <w:pPr>
        <w:tabs>
          <w:tab w:val="left" w:pos="1728"/>
        </w:tabs>
        <w:ind w:left="792" w:hanging="288"/>
      </w:pPr>
      <w:rPr>
        <w:rFonts w:hint="default"/>
        <w:b w:val="0"/>
        <w:bCs w:val="0"/>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09">
    <w:nsid w:val="6F03257E"/>
    <w:multiLevelType w:val="multilevel"/>
    <w:tmpl w:val="6F03257E"/>
    <w:lvl w:ilvl="0" w:tentative="0">
      <w:start w:val="1"/>
      <w:numFmt w:val="upperLetter"/>
      <w:lvlText w:val="%1."/>
      <w:lvlJc w:val="left"/>
      <w:pPr>
        <w:ind w:left="643" w:hanging="360"/>
      </w:pPr>
      <w:rPr>
        <w:rFonts w:hint="default"/>
      </w:rPr>
    </w:lvl>
    <w:lvl w:ilvl="1" w:tentative="0">
      <w:start w:val="1"/>
      <w:numFmt w:val="lowerLetter"/>
      <w:lvlText w:val="%2."/>
      <w:lvlJc w:val="left"/>
      <w:pPr>
        <w:ind w:left="1363" w:hanging="360"/>
      </w:pPr>
    </w:lvl>
    <w:lvl w:ilvl="2" w:tentative="0">
      <w:start w:val="1"/>
      <w:numFmt w:val="lowerRoman"/>
      <w:lvlText w:val="%3."/>
      <w:lvlJc w:val="right"/>
      <w:pPr>
        <w:ind w:left="2083" w:hanging="180"/>
      </w:pPr>
    </w:lvl>
    <w:lvl w:ilvl="3" w:tentative="0">
      <w:start w:val="1"/>
      <w:numFmt w:val="decimal"/>
      <w:lvlText w:val="%4."/>
      <w:lvlJc w:val="left"/>
      <w:pPr>
        <w:ind w:left="2803" w:hanging="360"/>
      </w:pPr>
    </w:lvl>
    <w:lvl w:ilvl="4" w:tentative="0">
      <w:start w:val="1"/>
      <w:numFmt w:val="lowerLetter"/>
      <w:lvlText w:val="%5."/>
      <w:lvlJc w:val="left"/>
      <w:pPr>
        <w:ind w:left="3523" w:hanging="360"/>
      </w:pPr>
    </w:lvl>
    <w:lvl w:ilvl="5" w:tentative="0">
      <w:start w:val="1"/>
      <w:numFmt w:val="lowerRoman"/>
      <w:lvlText w:val="%6."/>
      <w:lvlJc w:val="right"/>
      <w:pPr>
        <w:ind w:left="4243" w:hanging="180"/>
      </w:pPr>
    </w:lvl>
    <w:lvl w:ilvl="6" w:tentative="0">
      <w:start w:val="1"/>
      <w:numFmt w:val="decimal"/>
      <w:lvlText w:val="%7."/>
      <w:lvlJc w:val="left"/>
      <w:pPr>
        <w:ind w:left="4963" w:hanging="360"/>
      </w:pPr>
    </w:lvl>
    <w:lvl w:ilvl="7" w:tentative="0">
      <w:start w:val="1"/>
      <w:numFmt w:val="lowerLetter"/>
      <w:lvlText w:val="%8."/>
      <w:lvlJc w:val="left"/>
      <w:pPr>
        <w:ind w:left="5683" w:hanging="360"/>
      </w:pPr>
    </w:lvl>
    <w:lvl w:ilvl="8" w:tentative="0">
      <w:start w:val="1"/>
      <w:numFmt w:val="lowerRoman"/>
      <w:lvlText w:val="%9."/>
      <w:lvlJc w:val="right"/>
      <w:pPr>
        <w:ind w:left="6403" w:hanging="180"/>
      </w:pPr>
    </w:lvl>
  </w:abstractNum>
  <w:abstractNum w:abstractNumId="110">
    <w:nsid w:val="70262A40"/>
    <w:multiLevelType w:val="multilevel"/>
    <w:tmpl w:val="70262A40"/>
    <w:lvl w:ilvl="0" w:tentative="0">
      <w:start w:val="1"/>
      <w:numFmt w:val="lowerLetter"/>
      <w:lvlText w:val="(%1)"/>
      <w:lvlJc w:val="left"/>
      <w:pPr>
        <w:tabs>
          <w:tab w:val="left" w:pos="1248"/>
        </w:tabs>
        <w:ind w:left="1248" w:hanging="648"/>
      </w:pPr>
      <w:rPr>
        <w:rFonts w:hint="default" w:ascii="Times New Roman" w:hAnsi="Times New Roman"/>
        <w:b w:val="0"/>
        <w:bCs/>
        <w:i w:val="0"/>
        <w:sz w:val="22"/>
      </w:rPr>
    </w:lvl>
    <w:lvl w:ilvl="1" w:tentative="0">
      <w:start w:val="1"/>
      <w:numFmt w:val="lowerLetter"/>
      <w:lvlText w:val="%2."/>
      <w:lvlJc w:val="left"/>
      <w:pPr>
        <w:tabs>
          <w:tab w:val="left" w:pos="1440"/>
        </w:tabs>
        <w:ind w:left="1440" w:hanging="360"/>
      </w:pPr>
      <w:rPr>
        <w:rFonts w:ascii="Times New Roman" w:hAnsi="Times New Roman"/>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1">
    <w:nsid w:val="703C7913"/>
    <w:multiLevelType w:val="multilevel"/>
    <w:tmpl w:val="703C7913"/>
    <w:lvl w:ilvl="0" w:tentative="0">
      <w:start w:val="1"/>
      <w:numFmt w:val="decimal"/>
      <w:lvlText w:val="8.%1"/>
      <w:lvlJc w:val="left"/>
      <w:pPr>
        <w:tabs>
          <w:tab w:val="left" w:pos="648"/>
        </w:tabs>
        <w:ind w:left="648" w:hanging="648"/>
      </w:pPr>
      <w:rPr>
        <w:rFonts w:hint="default"/>
        <w:b w:val="0"/>
        <w:bCs w:val="0"/>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2">
    <w:nsid w:val="72823BDA"/>
    <w:multiLevelType w:val="multilevel"/>
    <w:tmpl w:val="72823BDA"/>
    <w:lvl w:ilvl="0" w:tentative="0">
      <w:start w:val="1"/>
      <w:numFmt w:val="lowerRoman"/>
      <w:lvlText w:val="%1."/>
      <w:lvlJc w:val="right"/>
      <w:pPr>
        <w:ind w:left="1488" w:hanging="360"/>
      </w:pPr>
    </w:lvl>
    <w:lvl w:ilvl="1" w:tentative="0">
      <w:start w:val="1"/>
      <w:numFmt w:val="lowerLetter"/>
      <w:lvlText w:val="%2."/>
      <w:lvlJc w:val="left"/>
      <w:pPr>
        <w:ind w:left="2208" w:hanging="360"/>
      </w:pPr>
    </w:lvl>
    <w:lvl w:ilvl="2" w:tentative="0">
      <w:start w:val="1"/>
      <w:numFmt w:val="lowerRoman"/>
      <w:lvlText w:val="%3."/>
      <w:lvlJc w:val="right"/>
      <w:pPr>
        <w:ind w:left="2928" w:hanging="180"/>
      </w:pPr>
    </w:lvl>
    <w:lvl w:ilvl="3" w:tentative="0">
      <w:start w:val="1"/>
      <w:numFmt w:val="decimal"/>
      <w:lvlText w:val="%4."/>
      <w:lvlJc w:val="left"/>
      <w:pPr>
        <w:ind w:left="3648" w:hanging="360"/>
      </w:pPr>
    </w:lvl>
    <w:lvl w:ilvl="4" w:tentative="0">
      <w:start w:val="1"/>
      <w:numFmt w:val="lowerLetter"/>
      <w:lvlText w:val="%5."/>
      <w:lvlJc w:val="left"/>
      <w:pPr>
        <w:ind w:left="4368" w:hanging="360"/>
      </w:pPr>
    </w:lvl>
    <w:lvl w:ilvl="5" w:tentative="0">
      <w:start w:val="1"/>
      <w:numFmt w:val="lowerRoman"/>
      <w:lvlText w:val="%6."/>
      <w:lvlJc w:val="right"/>
      <w:pPr>
        <w:ind w:left="5088" w:hanging="180"/>
      </w:pPr>
    </w:lvl>
    <w:lvl w:ilvl="6" w:tentative="0">
      <w:start w:val="1"/>
      <w:numFmt w:val="decimal"/>
      <w:lvlText w:val="%7."/>
      <w:lvlJc w:val="left"/>
      <w:pPr>
        <w:ind w:left="5808" w:hanging="360"/>
      </w:pPr>
    </w:lvl>
    <w:lvl w:ilvl="7" w:tentative="0">
      <w:start w:val="1"/>
      <w:numFmt w:val="lowerLetter"/>
      <w:lvlText w:val="%8."/>
      <w:lvlJc w:val="left"/>
      <w:pPr>
        <w:ind w:left="6528" w:hanging="360"/>
      </w:pPr>
    </w:lvl>
    <w:lvl w:ilvl="8" w:tentative="0">
      <w:start w:val="1"/>
      <w:numFmt w:val="lowerRoman"/>
      <w:lvlText w:val="%9."/>
      <w:lvlJc w:val="right"/>
      <w:pPr>
        <w:ind w:left="7248" w:hanging="180"/>
      </w:pPr>
    </w:lvl>
  </w:abstractNum>
  <w:abstractNum w:abstractNumId="113">
    <w:nsid w:val="730B37C8"/>
    <w:multiLevelType w:val="multilevel"/>
    <w:tmpl w:val="730B37C8"/>
    <w:lvl w:ilvl="0" w:tentative="0">
      <w:start w:val="6"/>
      <w:numFmt w:val="decimal"/>
      <w:lvlText w:val="%1."/>
      <w:lvlJc w:val="left"/>
      <w:pPr>
        <w:tabs>
          <w:tab w:val="left" w:pos="288"/>
        </w:tabs>
        <w:ind w:left="288" w:hanging="288"/>
      </w:pPr>
      <w:rPr>
        <w:rFonts w:hint="default"/>
        <w:b w:val="0"/>
        <w:bCs w:val="0"/>
      </w:rPr>
    </w:lvl>
    <w:lvl w:ilvl="1" w:tentative="0">
      <w:start w:val="1"/>
      <w:numFmt w:val="decimal"/>
      <w:lvlText w:val="7.%2"/>
      <w:lvlJc w:val="left"/>
      <w:pPr>
        <w:tabs>
          <w:tab w:val="left" w:pos="504"/>
        </w:tabs>
        <w:ind w:left="504" w:hanging="504"/>
      </w:pPr>
      <w:rPr>
        <w:rFonts w:hint="default"/>
        <w:b w:val="0"/>
        <w:bCs w:val="0"/>
        <w:color w:val="auto"/>
      </w:rPr>
    </w:lvl>
    <w:lvl w:ilvl="2" w:tentative="0">
      <w:start w:val="9"/>
      <w:numFmt w:val="decimal"/>
      <w:lvlText w:val="%3."/>
      <w:lvlJc w:val="left"/>
      <w:pPr>
        <w:tabs>
          <w:tab w:val="left" w:pos="360"/>
        </w:tabs>
        <w:ind w:left="360" w:hanging="360"/>
      </w:pPr>
      <w:rPr>
        <w:rFonts w:hint="default"/>
        <w:b w:val="0"/>
        <w:bCs w:val="0"/>
      </w:rPr>
    </w:lvl>
    <w:lvl w:ilvl="3" w:tentative="0">
      <w:start w:val="1"/>
      <w:numFmt w:val="decimal"/>
      <w:lvlText w:val="24.%4"/>
      <w:lvlJc w:val="left"/>
      <w:pPr>
        <w:tabs>
          <w:tab w:val="left" w:pos="0"/>
        </w:tabs>
        <w:ind w:left="504" w:hanging="504"/>
      </w:pPr>
      <w:rPr>
        <w:rFonts w:hint="default"/>
        <w:b w:val="0"/>
        <w:bCs w:val="0"/>
      </w:r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4">
    <w:nsid w:val="73177737"/>
    <w:multiLevelType w:val="multilevel"/>
    <w:tmpl w:val="73177737"/>
    <w:lvl w:ilvl="0" w:tentative="0">
      <w:start w:val="3"/>
      <w:numFmt w:val="decimal"/>
      <w:lvlText w:val="3.%1"/>
      <w:lvlJc w:val="left"/>
      <w:pPr>
        <w:tabs>
          <w:tab w:val="left" w:pos="2988"/>
        </w:tabs>
        <w:ind w:left="504" w:hanging="504"/>
      </w:pPr>
      <w:rPr>
        <w:rFonts w:hint="default"/>
        <w:b w:val="0"/>
        <w:bCs w:val="0"/>
        <w:color w:val="auto"/>
      </w:rPr>
    </w:lvl>
    <w:lvl w:ilvl="1" w:tentative="0">
      <w:start w:val="4"/>
      <w:numFmt w:val="decimal"/>
      <w:lvlText w:val="3.%2"/>
      <w:lvlJc w:val="left"/>
      <w:pPr>
        <w:tabs>
          <w:tab w:val="left" w:pos="576"/>
        </w:tabs>
        <w:ind w:left="576" w:hanging="576"/>
      </w:pPr>
      <w:rPr>
        <w:rFonts w:hint="default"/>
        <w:b w:val="0"/>
        <w:bCs w:val="0"/>
        <w:color w:val="auto"/>
      </w:rPr>
    </w:lvl>
    <w:lvl w:ilvl="2" w:tentative="0">
      <w:start w:val="1"/>
      <w:numFmt w:val="lowerLetter"/>
      <w:lvlText w:val="(%3)"/>
      <w:lvlJc w:val="left"/>
      <w:pPr>
        <w:tabs>
          <w:tab w:val="left" w:pos="1008"/>
        </w:tabs>
        <w:ind w:left="1008" w:hanging="432"/>
      </w:pPr>
      <w:rPr>
        <w:rFonts w:hint="default"/>
        <w:b w:val="0"/>
        <w:bCs w:val="0"/>
        <w:color w:val="auto"/>
      </w:r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5">
    <w:nsid w:val="731E19FF"/>
    <w:multiLevelType w:val="multilevel"/>
    <w:tmpl w:val="731E19FF"/>
    <w:lvl w:ilvl="0" w:tentative="0">
      <w:start w:val="1"/>
      <w:numFmt w:val="decimal"/>
      <w:lvlText w:val="1.%1"/>
      <w:lvlJc w:val="left"/>
      <w:pPr>
        <w:tabs>
          <w:tab w:val="left" w:pos="504"/>
        </w:tabs>
        <w:ind w:left="504" w:hanging="504"/>
      </w:pPr>
      <w:rPr>
        <w:rFonts w:hint="default"/>
        <w:b w:val="0"/>
        <w:bCs w:val="0"/>
        <w:color w:val="auto"/>
      </w:rPr>
    </w:lvl>
    <w:lvl w:ilvl="1" w:tentative="0">
      <w:start w:val="2"/>
      <w:numFmt w:val="decimal"/>
      <w:lvlText w:val="%2."/>
      <w:lvlJc w:val="left"/>
      <w:pPr>
        <w:tabs>
          <w:tab w:val="left" w:pos="3312"/>
        </w:tabs>
        <w:ind w:left="504" w:hanging="432"/>
      </w:pPr>
      <w:rPr>
        <w:rFonts w:hint="default"/>
        <w:b w:val="0"/>
        <w:bCs w:val="0"/>
        <w:color w:val="auto"/>
      </w:r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6">
    <w:nsid w:val="74E70127"/>
    <w:multiLevelType w:val="multilevel"/>
    <w:tmpl w:val="74E7012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7">
    <w:nsid w:val="78413525"/>
    <w:multiLevelType w:val="multilevel"/>
    <w:tmpl w:val="78413525"/>
    <w:lvl w:ilvl="0" w:tentative="0">
      <w:start w:val="1"/>
      <w:numFmt w:val="decimal"/>
      <w:lvlText w:val="10.%1"/>
      <w:lvlJc w:val="left"/>
      <w:pPr>
        <w:tabs>
          <w:tab w:val="left" w:pos="504"/>
        </w:tabs>
        <w:ind w:left="504" w:hanging="504"/>
      </w:pPr>
      <w:rPr>
        <w:rFonts w:hint="default"/>
        <w:b w:val="0"/>
        <w:bCs w:val="0"/>
        <w:color w:val="auto"/>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8">
    <w:nsid w:val="7B553560"/>
    <w:multiLevelType w:val="multilevel"/>
    <w:tmpl w:val="7B553560"/>
    <w:lvl w:ilvl="0" w:tentative="0">
      <w:start w:val="1"/>
      <w:numFmt w:val="decimal"/>
      <w:lvlText w:val="12.%1"/>
      <w:lvlJc w:val="left"/>
      <w:pPr>
        <w:tabs>
          <w:tab w:val="left" w:pos="648"/>
        </w:tabs>
        <w:ind w:left="648" w:hanging="648"/>
      </w:pPr>
      <w:rPr>
        <w:rFonts w:hint="default"/>
        <w:lang w:val="en-US"/>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19">
    <w:nsid w:val="7BFD6257"/>
    <w:multiLevelType w:val="multilevel"/>
    <w:tmpl w:val="7BFD625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20">
    <w:nsid w:val="7E4D2923"/>
    <w:multiLevelType w:val="multilevel"/>
    <w:tmpl w:val="7E4D2923"/>
    <w:lvl w:ilvl="0" w:tentative="0">
      <w:start w:val="1"/>
      <w:numFmt w:val="decimal"/>
      <w:lvlText w:val="19.%1"/>
      <w:lvlJc w:val="left"/>
      <w:pPr>
        <w:tabs>
          <w:tab w:val="left" w:pos="504"/>
        </w:tabs>
        <w:ind w:left="504" w:hanging="504"/>
      </w:pPr>
      <w:rPr>
        <w:rFonts w:hint="default"/>
        <w:b w:val="0"/>
        <w:bCs w:val="0"/>
        <w:color w:val="auto"/>
      </w:rPr>
    </w:lvl>
    <w:lvl w:ilvl="1" w:tentative="0">
      <w:start w:val="1"/>
      <w:numFmt w:val="lowerLetter"/>
      <w:lvlText w:val="(%2)"/>
      <w:lvlJc w:val="left"/>
      <w:pPr>
        <w:tabs>
          <w:tab w:val="left" w:pos="1080"/>
        </w:tabs>
        <w:ind w:left="1080" w:hanging="576"/>
      </w:pPr>
      <w:rPr>
        <w:rFonts w:hint="default"/>
        <w:b w:val="0"/>
        <w:bCs w:val="0"/>
        <w:color w:val="auto"/>
      </w:rPr>
    </w:lvl>
    <w:lvl w:ilvl="2" w:tentative="0">
      <w:start w:val="21"/>
      <w:numFmt w:val="decimal"/>
      <w:lvlText w:val="%3."/>
      <w:lvlJc w:val="left"/>
      <w:pPr>
        <w:tabs>
          <w:tab w:val="left" w:pos="504"/>
        </w:tabs>
        <w:ind w:left="504" w:hanging="504"/>
      </w:pPr>
      <w:rPr>
        <w:rFonts w:hint="default"/>
        <w:b w:val="0"/>
        <w:bCs w:val="0"/>
        <w:color w:val="auto"/>
      </w:r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21">
    <w:nsid w:val="7F744F9C"/>
    <w:multiLevelType w:val="multilevel"/>
    <w:tmpl w:val="7F744F9C"/>
    <w:lvl w:ilvl="0" w:tentative="0">
      <w:start w:val="1"/>
      <w:numFmt w:val="lowerLetter"/>
      <w:lvlText w:val="%1."/>
      <w:lvlJc w:val="left"/>
      <w:pPr>
        <w:tabs>
          <w:tab w:val="left" w:pos="900"/>
        </w:tabs>
        <w:ind w:left="900" w:hanging="360"/>
      </w:pPr>
      <w:rPr>
        <w:rFonts w:hint="default" w:ascii="Arial" w:hAnsi="Arial"/>
        <w:i w:val="0"/>
        <w:color w:val="auto"/>
        <w:sz w:val="22"/>
      </w:rPr>
    </w:lvl>
    <w:lvl w:ilvl="1" w:tentative="0">
      <w:start w:val="1"/>
      <w:numFmt w:val="lowerLetter"/>
      <w:lvlText w:val="%2."/>
      <w:lvlJc w:val="left"/>
      <w:pPr>
        <w:tabs>
          <w:tab w:val="left" w:pos="1980"/>
        </w:tabs>
        <w:ind w:left="1980" w:hanging="360"/>
      </w:pPr>
    </w:lvl>
    <w:lvl w:ilvl="2" w:tentative="0">
      <w:start w:val="1"/>
      <w:numFmt w:val="lowerRoman"/>
      <w:lvlText w:val="%3."/>
      <w:lvlJc w:val="right"/>
      <w:pPr>
        <w:tabs>
          <w:tab w:val="left" w:pos="2700"/>
        </w:tabs>
        <w:ind w:left="2700" w:hanging="180"/>
      </w:pPr>
    </w:lvl>
    <w:lvl w:ilvl="3" w:tentative="0">
      <w:start w:val="1"/>
      <w:numFmt w:val="decimal"/>
      <w:lvlText w:val="%4."/>
      <w:lvlJc w:val="left"/>
      <w:pPr>
        <w:tabs>
          <w:tab w:val="left" w:pos="3420"/>
        </w:tabs>
        <w:ind w:left="3420" w:hanging="360"/>
      </w:pPr>
    </w:lvl>
    <w:lvl w:ilvl="4" w:tentative="0">
      <w:start w:val="1"/>
      <w:numFmt w:val="lowerLetter"/>
      <w:lvlText w:val="%5."/>
      <w:lvlJc w:val="left"/>
      <w:pPr>
        <w:tabs>
          <w:tab w:val="left" w:pos="4140"/>
        </w:tabs>
        <w:ind w:left="4140" w:hanging="360"/>
      </w:pPr>
    </w:lvl>
    <w:lvl w:ilvl="5" w:tentative="0">
      <w:start w:val="1"/>
      <w:numFmt w:val="lowerRoman"/>
      <w:lvlText w:val="%6."/>
      <w:lvlJc w:val="right"/>
      <w:pPr>
        <w:tabs>
          <w:tab w:val="left" w:pos="4860"/>
        </w:tabs>
        <w:ind w:left="4860" w:hanging="180"/>
      </w:pPr>
    </w:lvl>
    <w:lvl w:ilvl="6" w:tentative="0">
      <w:start w:val="1"/>
      <w:numFmt w:val="decimal"/>
      <w:lvlText w:val="%7."/>
      <w:lvlJc w:val="left"/>
      <w:pPr>
        <w:tabs>
          <w:tab w:val="left" w:pos="5580"/>
        </w:tabs>
        <w:ind w:left="5580" w:hanging="360"/>
      </w:pPr>
    </w:lvl>
    <w:lvl w:ilvl="7" w:tentative="0">
      <w:start w:val="1"/>
      <w:numFmt w:val="lowerLetter"/>
      <w:lvlText w:val="%8."/>
      <w:lvlJc w:val="left"/>
      <w:pPr>
        <w:tabs>
          <w:tab w:val="left" w:pos="6300"/>
        </w:tabs>
        <w:ind w:left="6300" w:hanging="360"/>
      </w:pPr>
    </w:lvl>
    <w:lvl w:ilvl="8" w:tentative="0">
      <w:start w:val="1"/>
      <w:numFmt w:val="lowerRoman"/>
      <w:lvlText w:val="%9."/>
      <w:lvlJc w:val="right"/>
      <w:pPr>
        <w:tabs>
          <w:tab w:val="left" w:pos="7020"/>
        </w:tabs>
        <w:ind w:left="7020" w:hanging="180"/>
      </w:pPr>
    </w:lvl>
  </w:abstractNum>
  <w:num w:numId="1">
    <w:abstractNumId w:val="37"/>
  </w:num>
  <w:num w:numId="2">
    <w:abstractNumId w:val="8"/>
  </w:num>
  <w:num w:numId="3">
    <w:abstractNumId w:val="6"/>
  </w:num>
  <w:num w:numId="4">
    <w:abstractNumId w:val="5"/>
  </w:num>
  <w:num w:numId="5">
    <w:abstractNumId w:val="4"/>
  </w:num>
  <w:num w:numId="6">
    <w:abstractNumId w:val="3"/>
  </w:num>
  <w:num w:numId="7">
    <w:abstractNumId w:val="7"/>
  </w:num>
  <w:num w:numId="8">
    <w:abstractNumId w:val="2"/>
  </w:num>
  <w:num w:numId="9">
    <w:abstractNumId w:val="1"/>
  </w:num>
  <w:num w:numId="10">
    <w:abstractNumId w:val="0"/>
  </w:num>
  <w:num w:numId="11">
    <w:abstractNumId w:val="84"/>
  </w:num>
  <w:num w:numId="12">
    <w:abstractNumId w:val="12"/>
  </w:num>
  <w:num w:numId="13">
    <w:abstractNumId w:val="59"/>
  </w:num>
  <w:num w:numId="14">
    <w:abstractNumId w:val="81"/>
  </w:num>
  <w:num w:numId="15">
    <w:abstractNumId w:val="40"/>
  </w:num>
  <w:num w:numId="16">
    <w:abstractNumId w:val="30"/>
  </w:num>
  <w:num w:numId="17">
    <w:abstractNumId w:val="50"/>
  </w:num>
  <w:num w:numId="18">
    <w:abstractNumId w:val="66"/>
  </w:num>
  <w:num w:numId="19">
    <w:abstractNumId w:val="73"/>
  </w:num>
  <w:num w:numId="20">
    <w:abstractNumId w:val="48"/>
  </w:num>
  <w:num w:numId="21">
    <w:abstractNumId w:val="101"/>
  </w:num>
  <w:num w:numId="22">
    <w:abstractNumId w:val="96"/>
  </w:num>
  <w:num w:numId="23">
    <w:abstractNumId w:val="113"/>
  </w:num>
  <w:num w:numId="24">
    <w:abstractNumId w:val="111"/>
  </w:num>
  <w:num w:numId="25">
    <w:abstractNumId w:val="71"/>
  </w:num>
  <w:num w:numId="26">
    <w:abstractNumId w:val="69"/>
  </w:num>
  <w:num w:numId="27">
    <w:abstractNumId w:val="91"/>
  </w:num>
  <w:num w:numId="28">
    <w:abstractNumId w:val="118"/>
  </w:num>
  <w:num w:numId="29">
    <w:abstractNumId w:val="110"/>
  </w:num>
  <w:num w:numId="30">
    <w:abstractNumId w:val="93"/>
  </w:num>
  <w:num w:numId="31">
    <w:abstractNumId w:val="102"/>
  </w:num>
  <w:num w:numId="32">
    <w:abstractNumId w:val="78"/>
  </w:num>
  <w:num w:numId="33">
    <w:abstractNumId w:val="33"/>
  </w:num>
  <w:num w:numId="34">
    <w:abstractNumId w:val="56"/>
  </w:num>
  <w:num w:numId="35">
    <w:abstractNumId w:val="83"/>
  </w:num>
  <w:num w:numId="36">
    <w:abstractNumId w:val="63"/>
  </w:num>
  <w:num w:numId="37">
    <w:abstractNumId w:val="67"/>
  </w:num>
  <w:num w:numId="38">
    <w:abstractNumId w:val="107"/>
  </w:num>
  <w:num w:numId="39">
    <w:abstractNumId w:val="46"/>
  </w:num>
  <w:num w:numId="40">
    <w:abstractNumId w:val="100"/>
  </w:num>
  <w:num w:numId="41">
    <w:abstractNumId w:val="14"/>
  </w:num>
  <w:num w:numId="42">
    <w:abstractNumId w:val="74"/>
  </w:num>
  <w:num w:numId="43">
    <w:abstractNumId w:val="34"/>
  </w:num>
  <w:num w:numId="44">
    <w:abstractNumId w:val="13"/>
  </w:num>
  <w:num w:numId="45">
    <w:abstractNumId w:val="16"/>
  </w:num>
  <w:num w:numId="46">
    <w:abstractNumId w:val="38"/>
  </w:num>
  <w:num w:numId="47">
    <w:abstractNumId w:val="53"/>
  </w:num>
  <w:num w:numId="48">
    <w:abstractNumId w:val="88"/>
  </w:num>
  <w:num w:numId="49">
    <w:abstractNumId w:val="35"/>
  </w:num>
  <w:num w:numId="50">
    <w:abstractNumId w:val="86"/>
  </w:num>
  <w:num w:numId="51">
    <w:abstractNumId w:val="29"/>
  </w:num>
  <w:num w:numId="52">
    <w:abstractNumId w:val="10"/>
  </w:num>
  <w:num w:numId="53">
    <w:abstractNumId w:val="25"/>
  </w:num>
  <w:num w:numId="54">
    <w:abstractNumId w:val="80"/>
  </w:num>
  <w:num w:numId="55">
    <w:abstractNumId w:val="77"/>
  </w:num>
  <w:num w:numId="56">
    <w:abstractNumId w:val="95"/>
  </w:num>
  <w:num w:numId="57">
    <w:abstractNumId w:val="51"/>
  </w:num>
  <w:num w:numId="58">
    <w:abstractNumId w:val="20"/>
  </w:num>
  <w:num w:numId="59">
    <w:abstractNumId w:val="26"/>
  </w:num>
  <w:num w:numId="60">
    <w:abstractNumId w:val="99"/>
  </w:num>
  <w:num w:numId="61">
    <w:abstractNumId w:val="105"/>
  </w:num>
  <w:num w:numId="62">
    <w:abstractNumId w:val="89"/>
  </w:num>
  <w:num w:numId="63">
    <w:abstractNumId w:val="45"/>
  </w:num>
  <w:num w:numId="64">
    <w:abstractNumId w:val="52"/>
  </w:num>
  <w:num w:numId="65">
    <w:abstractNumId w:val="39"/>
  </w:num>
  <w:num w:numId="66">
    <w:abstractNumId w:val="27"/>
  </w:num>
  <w:num w:numId="67">
    <w:abstractNumId w:val="87"/>
  </w:num>
  <w:num w:numId="68">
    <w:abstractNumId w:val="76"/>
  </w:num>
  <w:num w:numId="69">
    <w:abstractNumId w:val="92"/>
  </w:num>
  <w:num w:numId="70">
    <w:abstractNumId w:val="97"/>
  </w:num>
  <w:num w:numId="71">
    <w:abstractNumId w:val="11"/>
  </w:num>
  <w:num w:numId="72">
    <w:abstractNumId w:val="98"/>
  </w:num>
  <w:num w:numId="73">
    <w:abstractNumId w:val="17"/>
  </w:num>
  <w:num w:numId="74">
    <w:abstractNumId w:val="103"/>
  </w:num>
  <w:num w:numId="75">
    <w:abstractNumId w:val="104"/>
  </w:num>
  <w:num w:numId="76">
    <w:abstractNumId w:val="32"/>
  </w:num>
  <w:num w:numId="77">
    <w:abstractNumId w:val="23"/>
  </w:num>
  <w:num w:numId="78">
    <w:abstractNumId w:val="109"/>
  </w:num>
  <w:num w:numId="79">
    <w:abstractNumId w:val="116"/>
  </w:num>
  <w:num w:numId="80">
    <w:abstractNumId w:val="24"/>
  </w:num>
  <w:num w:numId="81">
    <w:abstractNumId w:val="79"/>
  </w:num>
  <w:num w:numId="82">
    <w:abstractNumId w:val="55"/>
  </w:num>
  <w:num w:numId="83">
    <w:abstractNumId w:val="70"/>
  </w:num>
  <w:num w:numId="84">
    <w:abstractNumId w:val="106"/>
  </w:num>
  <w:num w:numId="85">
    <w:abstractNumId w:val="119"/>
  </w:num>
  <w:num w:numId="86">
    <w:abstractNumId w:val="60"/>
  </w:num>
  <w:num w:numId="87">
    <w:abstractNumId w:val="43"/>
  </w:num>
  <w:num w:numId="88">
    <w:abstractNumId w:val="75"/>
  </w:num>
  <w:num w:numId="89">
    <w:abstractNumId w:val="121"/>
  </w:num>
  <w:num w:numId="90">
    <w:abstractNumId w:val="94"/>
  </w:num>
  <w:num w:numId="91">
    <w:abstractNumId w:val="115"/>
  </w:num>
  <w:num w:numId="92">
    <w:abstractNumId w:val="49"/>
  </w:num>
  <w:num w:numId="93">
    <w:abstractNumId w:val="108"/>
  </w:num>
  <w:num w:numId="94">
    <w:abstractNumId w:val="114"/>
  </w:num>
  <w:num w:numId="95">
    <w:abstractNumId w:val="112"/>
  </w:num>
  <w:num w:numId="96">
    <w:abstractNumId w:val="57"/>
  </w:num>
  <w:num w:numId="97">
    <w:abstractNumId w:val="15"/>
  </w:num>
  <w:num w:numId="98">
    <w:abstractNumId w:val="21"/>
  </w:num>
  <w:num w:numId="99">
    <w:abstractNumId w:val="62"/>
  </w:num>
  <w:num w:numId="100">
    <w:abstractNumId w:val="44"/>
  </w:num>
  <w:num w:numId="101">
    <w:abstractNumId w:val="22"/>
  </w:num>
  <w:num w:numId="102">
    <w:abstractNumId w:val="28"/>
  </w:num>
  <w:num w:numId="103">
    <w:abstractNumId w:val="31"/>
  </w:num>
  <w:num w:numId="104">
    <w:abstractNumId w:val="68"/>
  </w:num>
  <w:num w:numId="105">
    <w:abstractNumId w:val="9"/>
  </w:num>
  <w:num w:numId="106">
    <w:abstractNumId w:val="90"/>
  </w:num>
  <w:num w:numId="107">
    <w:abstractNumId w:val="47"/>
  </w:num>
  <w:num w:numId="108">
    <w:abstractNumId w:val="117"/>
  </w:num>
  <w:num w:numId="109">
    <w:abstractNumId w:val="41"/>
  </w:num>
  <w:num w:numId="110">
    <w:abstractNumId w:val="64"/>
  </w:num>
  <w:num w:numId="111">
    <w:abstractNumId w:val="61"/>
  </w:num>
  <w:num w:numId="112">
    <w:abstractNumId w:val="65"/>
  </w:num>
  <w:num w:numId="113">
    <w:abstractNumId w:val="18"/>
  </w:num>
  <w:num w:numId="114">
    <w:abstractNumId w:val="42"/>
  </w:num>
  <w:num w:numId="115">
    <w:abstractNumId w:val="72"/>
  </w:num>
  <w:num w:numId="116">
    <w:abstractNumId w:val="19"/>
  </w:num>
  <w:num w:numId="117">
    <w:abstractNumId w:val="82"/>
  </w:num>
  <w:num w:numId="118">
    <w:abstractNumId w:val="120"/>
  </w:num>
  <w:num w:numId="119">
    <w:abstractNumId w:val="58"/>
  </w:num>
  <w:num w:numId="120">
    <w:abstractNumId w:val="36"/>
  </w:num>
  <w:num w:numId="121">
    <w:abstractNumId w:val="85"/>
  </w:num>
  <w:num w:numId="122">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removePersonalInformatio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218F"/>
    <w:rsid w:val="0000022E"/>
    <w:rsid w:val="0000336F"/>
    <w:rsid w:val="0000581F"/>
    <w:rsid w:val="00010C1A"/>
    <w:rsid w:val="00012711"/>
    <w:rsid w:val="00016B2D"/>
    <w:rsid w:val="000209EF"/>
    <w:rsid w:val="00031D8C"/>
    <w:rsid w:val="00031DEF"/>
    <w:rsid w:val="0004729F"/>
    <w:rsid w:val="00052A9C"/>
    <w:rsid w:val="00060AB0"/>
    <w:rsid w:val="00060D83"/>
    <w:rsid w:val="00065E24"/>
    <w:rsid w:val="000910D0"/>
    <w:rsid w:val="000912C5"/>
    <w:rsid w:val="00091809"/>
    <w:rsid w:val="00092629"/>
    <w:rsid w:val="000927BA"/>
    <w:rsid w:val="00094495"/>
    <w:rsid w:val="000A127E"/>
    <w:rsid w:val="000B5849"/>
    <w:rsid w:val="000B58F5"/>
    <w:rsid w:val="000C29A8"/>
    <w:rsid w:val="000D0832"/>
    <w:rsid w:val="000D58AE"/>
    <w:rsid w:val="000E2939"/>
    <w:rsid w:val="000E353E"/>
    <w:rsid w:val="000F74C5"/>
    <w:rsid w:val="00122D78"/>
    <w:rsid w:val="00130274"/>
    <w:rsid w:val="00143867"/>
    <w:rsid w:val="00163B40"/>
    <w:rsid w:val="00165510"/>
    <w:rsid w:val="00180AB7"/>
    <w:rsid w:val="00186EF0"/>
    <w:rsid w:val="00187802"/>
    <w:rsid w:val="0019419F"/>
    <w:rsid w:val="001A24CF"/>
    <w:rsid w:val="001B1ED8"/>
    <w:rsid w:val="001C0B21"/>
    <w:rsid w:val="001C3253"/>
    <w:rsid w:val="001E6DFD"/>
    <w:rsid w:val="001F0106"/>
    <w:rsid w:val="001F5913"/>
    <w:rsid w:val="002035D9"/>
    <w:rsid w:val="002355B8"/>
    <w:rsid w:val="002555F3"/>
    <w:rsid w:val="00284D91"/>
    <w:rsid w:val="002866F8"/>
    <w:rsid w:val="0029695C"/>
    <w:rsid w:val="002A02AA"/>
    <w:rsid w:val="002A5670"/>
    <w:rsid w:val="002A6BBC"/>
    <w:rsid w:val="002C1374"/>
    <w:rsid w:val="002C5B3F"/>
    <w:rsid w:val="002C6634"/>
    <w:rsid w:val="002D59C4"/>
    <w:rsid w:val="002E16AE"/>
    <w:rsid w:val="002F0B86"/>
    <w:rsid w:val="002F1140"/>
    <w:rsid w:val="00302A5F"/>
    <w:rsid w:val="00314626"/>
    <w:rsid w:val="00317EA5"/>
    <w:rsid w:val="00324251"/>
    <w:rsid w:val="00324CF1"/>
    <w:rsid w:val="0033647E"/>
    <w:rsid w:val="00342712"/>
    <w:rsid w:val="00347859"/>
    <w:rsid w:val="00354842"/>
    <w:rsid w:val="00355C68"/>
    <w:rsid w:val="00373B1C"/>
    <w:rsid w:val="00380F94"/>
    <w:rsid w:val="00384A4F"/>
    <w:rsid w:val="00392888"/>
    <w:rsid w:val="0039373A"/>
    <w:rsid w:val="00397560"/>
    <w:rsid w:val="003A4D7B"/>
    <w:rsid w:val="003C316F"/>
    <w:rsid w:val="003D5F7D"/>
    <w:rsid w:val="003D7D77"/>
    <w:rsid w:val="003E257F"/>
    <w:rsid w:val="003E6A8A"/>
    <w:rsid w:val="004076B3"/>
    <w:rsid w:val="00407B96"/>
    <w:rsid w:val="00407C2F"/>
    <w:rsid w:val="0041285B"/>
    <w:rsid w:val="00422D0D"/>
    <w:rsid w:val="00423211"/>
    <w:rsid w:val="00425EB4"/>
    <w:rsid w:val="00427CF6"/>
    <w:rsid w:val="00434164"/>
    <w:rsid w:val="00435A4B"/>
    <w:rsid w:val="004365AD"/>
    <w:rsid w:val="00444B87"/>
    <w:rsid w:val="004466C6"/>
    <w:rsid w:val="00453497"/>
    <w:rsid w:val="00454DC9"/>
    <w:rsid w:val="00456035"/>
    <w:rsid w:val="00465D99"/>
    <w:rsid w:val="00472E58"/>
    <w:rsid w:val="00476CDE"/>
    <w:rsid w:val="0048305E"/>
    <w:rsid w:val="00483D57"/>
    <w:rsid w:val="00491EA5"/>
    <w:rsid w:val="004A122D"/>
    <w:rsid w:val="004A506C"/>
    <w:rsid w:val="004B267B"/>
    <w:rsid w:val="004B6749"/>
    <w:rsid w:val="004C1918"/>
    <w:rsid w:val="004D1605"/>
    <w:rsid w:val="004D64D0"/>
    <w:rsid w:val="004E76DC"/>
    <w:rsid w:val="004F0132"/>
    <w:rsid w:val="004F41C1"/>
    <w:rsid w:val="00512242"/>
    <w:rsid w:val="005212C6"/>
    <w:rsid w:val="0052160A"/>
    <w:rsid w:val="0052776B"/>
    <w:rsid w:val="0053108C"/>
    <w:rsid w:val="00533A2C"/>
    <w:rsid w:val="00534506"/>
    <w:rsid w:val="00543126"/>
    <w:rsid w:val="00546C3D"/>
    <w:rsid w:val="00547139"/>
    <w:rsid w:val="005556CB"/>
    <w:rsid w:val="00573B08"/>
    <w:rsid w:val="00573C56"/>
    <w:rsid w:val="00574440"/>
    <w:rsid w:val="0058769F"/>
    <w:rsid w:val="00592C4E"/>
    <w:rsid w:val="00595041"/>
    <w:rsid w:val="00595A9A"/>
    <w:rsid w:val="005A2E41"/>
    <w:rsid w:val="005A6841"/>
    <w:rsid w:val="005B22A5"/>
    <w:rsid w:val="005B6855"/>
    <w:rsid w:val="005B6E26"/>
    <w:rsid w:val="005D14C2"/>
    <w:rsid w:val="005F18F5"/>
    <w:rsid w:val="005F2544"/>
    <w:rsid w:val="005F7E01"/>
    <w:rsid w:val="00603538"/>
    <w:rsid w:val="00604A08"/>
    <w:rsid w:val="006075E0"/>
    <w:rsid w:val="006205AB"/>
    <w:rsid w:val="00622281"/>
    <w:rsid w:val="00623495"/>
    <w:rsid w:val="006252BA"/>
    <w:rsid w:val="00633A78"/>
    <w:rsid w:val="00635C31"/>
    <w:rsid w:val="006606B6"/>
    <w:rsid w:val="0066093F"/>
    <w:rsid w:val="006719BC"/>
    <w:rsid w:val="006728CD"/>
    <w:rsid w:val="00680033"/>
    <w:rsid w:val="006805C7"/>
    <w:rsid w:val="00683AEA"/>
    <w:rsid w:val="0068485F"/>
    <w:rsid w:val="0068708C"/>
    <w:rsid w:val="00687CA7"/>
    <w:rsid w:val="00697E66"/>
    <w:rsid w:val="006A19F9"/>
    <w:rsid w:val="006A7287"/>
    <w:rsid w:val="006B166D"/>
    <w:rsid w:val="006B775D"/>
    <w:rsid w:val="006B7A49"/>
    <w:rsid w:val="006C34EB"/>
    <w:rsid w:val="006D7C41"/>
    <w:rsid w:val="006E1185"/>
    <w:rsid w:val="00702016"/>
    <w:rsid w:val="007039AA"/>
    <w:rsid w:val="00704F2E"/>
    <w:rsid w:val="00710240"/>
    <w:rsid w:val="00715293"/>
    <w:rsid w:val="00724F0E"/>
    <w:rsid w:val="007324CB"/>
    <w:rsid w:val="00754ECF"/>
    <w:rsid w:val="0076025C"/>
    <w:rsid w:val="007636E5"/>
    <w:rsid w:val="0076419E"/>
    <w:rsid w:val="007645A4"/>
    <w:rsid w:val="007728DC"/>
    <w:rsid w:val="007914F0"/>
    <w:rsid w:val="007A7B08"/>
    <w:rsid w:val="007B3FDB"/>
    <w:rsid w:val="007B49D8"/>
    <w:rsid w:val="007C1967"/>
    <w:rsid w:val="007C2DBF"/>
    <w:rsid w:val="007D5D08"/>
    <w:rsid w:val="007E1ACD"/>
    <w:rsid w:val="007F09D8"/>
    <w:rsid w:val="007F5F90"/>
    <w:rsid w:val="00803456"/>
    <w:rsid w:val="0080418C"/>
    <w:rsid w:val="008124D6"/>
    <w:rsid w:val="008238E0"/>
    <w:rsid w:val="008261A0"/>
    <w:rsid w:val="00833BB5"/>
    <w:rsid w:val="00835500"/>
    <w:rsid w:val="008428E2"/>
    <w:rsid w:val="00843499"/>
    <w:rsid w:val="00845262"/>
    <w:rsid w:val="00846AC9"/>
    <w:rsid w:val="00871FD7"/>
    <w:rsid w:val="00872E2E"/>
    <w:rsid w:val="0087750B"/>
    <w:rsid w:val="00880A9E"/>
    <w:rsid w:val="00883635"/>
    <w:rsid w:val="00896BCF"/>
    <w:rsid w:val="008A0B54"/>
    <w:rsid w:val="008B16CD"/>
    <w:rsid w:val="008C1635"/>
    <w:rsid w:val="008D0B32"/>
    <w:rsid w:val="008D0F67"/>
    <w:rsid w:val="008D45DA"/>
    <w:rsid w:val="008E30D6"/>
    <w:rsid w:val="008F297E"/>
    <w:rsid w:val="009025DC"/>
    <w:rsid w:val="009066E3"/>
    <w:rsid w:val="00907309"/>
    <w:rsid w:val="009159F7"/>
    <w:rsid w:val="0093412B"/>
    <w:rsid w:val="00935554"/>
    <w:rsid w:val="0094144C"/>
    <w:rsid w:val="0094746E"/>
    <w:rsid w:val="00950E94"/>
    <w:rsid w:val="00951A71"/>
    <w:rsid w:val="009652AD"/>
    <w:rsid w:val="0096586A"/>
    <w:rsid w:val="00977A36"/>
    <w:rsid w:val="0099753E"/>
    <w:rsid w:val="009A24EF"/>
    <w:rsid w:val="009A3671"/>
    <w:rsid w:val="009A5245"/>
    <w:rsid w:val="009B2D1E"/>
    <w:rsid w:val="009B62F6"/>
    <w:rsid w:val="009C0D58"/>
    <w:rsid w:val="009C551D"/>
    <w:rsid w:val="009C5A3B"/>
    <w:rsid w:val="009D7A0F"/>
    <w:rsid w:val="009E26B6"/>
    <w:rsid w:val="009E74DB"/>
    <w:rsid w:val="009F0658"/>
    <w:rsid w:val="009F47DF"/>
    <w:rsid w:val="00A0568E"/>
    <w:rsid w:val="00A13973"/>
    <w:rsid w:val="00A1670B"/>
    <w:rsid w:val="00A21AFB"/>
    <w:rsid w:val="00A26BAD"/>
    <w:rsid w:val="00A32EBC"/>
    <w:rsid w:val="00A50391"/>
    <w:rsid w:val="00A5268C"/>
    <w:rsid w:val="00A65F5C"/>
    <w:rsid w:val="00A71EDD"/>
    <w:rsid w:val="00A72325"/>
    <w:rsid w:val="00A72A19"/>
    <w:rsid w:val="00A81372"/>
    <w:rsid w:val="00A878F4"/>
    <w:rsid w:val="00A94F4F"/>
    <w:rsid w:val="00A96224"/>
    <w:rsid w:val="00AB5C51"/>
    <w:rsid w:val="00AC63E9"/>
    <w:rsid w:val="00AD3357"/>
    <w:rsid w:val="00AF317E"/>
    <w:rsid w:val="00B07E85"/>
    <w:rsid w:val="00B13941"/>
    <w:rsid w:val="00B13E3E"/>
    <w:rsid w:val="00B14B49"/>
    <w:rsid w:val="00B15C0D"/>
    <w:rsid w:val="00B277EF"/>
    <w:rsid w:val="00B35027"/>
    <w:rsid w:val="00B35C3C"/>
    <w:rsid w:val="00B36F52"/>
    <w:rsid w:val="00B43614"/>
    <w:rsid w:val="00B517B4"/>
    <w:rsid w:val="00B53592"/>
    <w:rsid w:val="00B62A17"/>
    <w:rsid w:val="00B73F17"/>
    <w:rsid w:val="00B77733"/>
    <w:rsid w:val="00B822BC"/>
    <w:rsid w:val="00B82BF4"/>
    <w:rsid w:val="00B8471B"/>
    <w:rsid w:val="00B91AC3"/>
    <w:rsid w:val="00B974CC"/>
    <w:rsid w:val="00BB10D7"/>
    <w:rsid w:val="00BB33AA"/>
    <w:rsid w:val="00BC1EEB"/>
    <w:rsid w:val="00BC7060"/>
    <w:rsid w:val="00BF5468"/>
    <w:rsid w:val="00C008DC"/>
    <w:rsid w:val="00C04AB3"/>
    <w:rsid w:val="00C11A96"/>
    <w:rsid w:val="00C27DD1"/>
    <w:rsid w:val="00C32BF4"/>
    <w:rsid w:val="00C443A7"/>
    <w:rsid w:val="00C802AE"/>
    <w:rsid w:val="00C84967"/>
    <w:rsid w:val="00C86225"/>
    <w:rsid w:val="00C90457"/>
    <w:rsid w:val="00C909F4"/>
    <w:rsid w:val="00C9116D"/>
    <w:rsid w:val="00C95657"/>
    <w:rsid w:val="00C95BA6"/>
    <w:rsid w:val="00CA570E"/>
    <w:rsid w:val="00CB1294"/>
    <w:rsid w:val="00CB5F28"/>
    <w:rsid w:val="00CB67D6"/>
    <w:rsid w:val="00CB7C26"/>
    <w:rsid w:val="00CC1765"/>
    <w:rsid w:val="00CD2B32"/>
    <w:rsid w:val="00CF1FCE"/>
    <w:rsid w:val="00CF3268"/>
    <w:rsid w:val="00CF379F"/>
    <w:rsid w:val="00CF670C"/>
    <w:rsid w:val="00D03904"/>
    <w:rsid w:val="00D17363"/>
    <w:rsid w:val="00D202C6"/>
    <w:rsid w:val="00D33374"/>
    <w:rsid w:val="00D4218F"/>
    <w:rsid w:val="00D558A7"/>
    <w:rsid w:val="00D87B04"/>
    <w:rsid w:val="00D91DA0"/>
    <w:rsid w:val="00DA3274"/>
    <w:rsid w:val="00DB1258"/>
    <w:rsid w:val="00DB48C3"/>
    <w:rsid w:val="00DB4CB4"/>
    <w:rsid w:val="00DC20B4"/>
    <w:rsid w:val="00DC2953"/>
    <w:rsid w:val="00DC6C83"/>
    <w:rsid w:val="00DD06F9"/>
    <w:rsid w:val="00DD0F82"/>
    <w:rsid w:val="00DE0D52"/>
    <w:rsid w:val="00DE145B"/>
    <w:rsid w:val="00DE5D62"/>
    <w:rsid w:val="00DF2C03"/>
    <w:rsid w:val="00DF39A9"/>
    <w:rsid w:val="00DF5807"/>
    <w:rsid w:val="00E10764"/>
    <w:rsid w:val="00E11887"/>
    <w:rsid w:val="00E22A35"/>
    <w:rsid w:val="00E37546"/>
    <w:rsid w:val="00E700B9"/>
    <w:rsid w:val="00E71B63"/>
    <w:rsid w:val="00E727B9"/>
    <w:rsid w:val="00E8781F"/>
    <w:rsid w:val="00E9501E"/>
    <w:rsid w:val="00E97549"/>
    <w:rsid w:val="00EB7126"/>
    <w:rsid w:val="00EC203A"/>
    <w:rsid w:val="00ED4099"/>
    <w:rsid w:val="00ED7F07"/>
    <w:rsid w:val="00EE3F63"/>
    <w:rsid w:val="00EE5C04"/>
    <w:rsid w:val="00EF2579"/>
    <w:rsid w:val="00F06E06"/>
    <w:rsid w:val="00F1749E"/>
    <w:rsid w:val="00F20C65"/>
    <w:rsid w:val="00F242BA"/>
    <w:rsid w:val="00F252BD"/>
    <w:rsid w:val="00F31CF5"/>
    <w:rsid w:val="00F32CA3"/>
    <w:rsid w:val="00F3485E"/>
    <w:rsid w:val="00F429CB"/>
    <w:rsid w:val="00F51DA4"/>
    <w:rsid w:val="00F53224"/>
    <w:rsid w:val="00F63C7D"/>
    <w:rsid w:val="00F66908"/>
    <w:rsid w:val="00F723CA"/>
    <w:rsid w:val="00F9544B"/>
    <w:rsid w:val="00FA150F"/>
    <w:rsid w:val="00FA46A2"/>
    <w:rsid w:val="00FA514E"/>
    <w:rsid w:val="00FA5697"/>
    <w:rsid w:val="00FA79BA"/>
    <w:rsid w:val="00FC0F8E"/>
    <w:rsid w:val="00FC4C3D"/>
    <w:rsid w:val="00FD6ED2"/>
    <w:rsid w:val="00FE10BA"/>
    <w:rsid w:val="00FE140B"/>
    <w:rsid w:val="00FF1B3C"/>
    <w:rsid w:val="00FF5A15"/>
    <w:rsid w:val="00FF7293"/>
    <w:rsid w:val="0DBD6CE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qFormat="1" w:unhideWhenUsed="0" w:uiPriority="0" w:semiHidden="0" w:name="envelope address"/>
    <w:lsdException w:unhideWhenUsed="0" w:uiPriority="0" w:semiHidden="0" w:name="envelope return"/>
    <w:lsdException w:qFormat="1" w:unhideWhenUsed="0" w:uiPriority="0" w:name="footnote reference"/>
    <w:lsdException w:qFormat="1" w:uiPriority="0" w:name="annotation reference"/>
    <w:lsdException w:unhideWhenUsed="0" w:uiPriority="0" w:semiHidden="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nhideWhenUsed="0" w:uiPriority="0" w:semiHidden="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SimSun" w:cs="Arial"/>
      <w:sz w:val="22"/>
      <w:szCs w:val="22"/>
      <w:lang w:val="en-US" w:eastAsia="en-US" w:bidi="ar-SA"/>
    </w:rPr>
  </w:style>
  <w:style w:type="paragraph" w:styleId="2">
    <w:name w:val="heading 1"/>
    <w:basedOn w:val="1"/>
    <w:next w:val="1"/>
    <w:qFormat/>
    <w:uiPriority w:val="0"/>
    <w:pPr>
      <w:keepNext/>
      <w:jc w:val="center"/>
      <w:outlineLvl w:val="0"/>
    </w:pPr>
    <w:rPr>
      <w:b/>
      <w:bCs/>
      <w:sz w:val="28"/>
      <w:szCs w:val="28"/>
    </w:rPr>
  </w:style>
  <w:style w:type="paragraph" w:styleId="3">
    <w:name w:val="heading 2"/>
    <w:basedOn w:val="1"/>
    <w:next w:val="1"/>
    <w:qFormat/>
    <w:uiPriority w:val="0"/>
    <w:pPr>
      <w:keepNext/>
      <w:jc w:val="center"/>
      <w:outlineLvl w:val="1"/>
    </w:pPr>
    <w:rPr>
      <w:b/>
      <w:sz w:val="26"/>
    </w:rPr>
  </w:style>
  <w:style w:type="paragraph" w:styleId="4">
    <w:name w:val="heading 3"/>
    <w:basedOn w:val="1"/>
    <w:next w:val="1"/>
    <w:qFormat/>
    <w:uiPriority w:val="0"/>
    <w:pPr>
      <w:keepNext/>
      <w:outlineLvl w:val="2"/>
    </w:pPr>
    <w:rPr>
      <w:b/>
      <w:bCs/>
      <w:lang w:eastAsia="zh-CN"/>
    </w:rPr>
  </w:style>
  <w:style w:type="paragraph" w:styleId="5">
    <w:name w:val="heading 4"/>
    <w:next w:val="1"/>
    <w:qFormat/>
    <w:uiPriority w:val="0"/>
    <w:pPr>
      <w:outlineLvl w:val="3"/>
    </w:pPr>
    <w:rPr>
      <w:rFonts w:ascii="Times New Roman" w:hAnsi="Times New Roman" w:eastAsia="SimSun" w:cs="Arial"/>
      <w:bCs/>
      <w:kern w:val="32"/>
      <w:sz w:val="24"/>
      <w:szCs w:val="32"/>
      <w:lang w:val="en-US" w:eastAsia="zh-CN" w:bidi="ar-SA"/>
    </w:rPr>
  </w:style>
  <w:style w:type="paragraph" w:styleId="6">
    <w:name w:val="heading 5"/>
    <w:basedOn w:val="1"/>
    <w:next w:val="1"/>
    <w:qFormat/>
    <w:uiPriority w:val="0"/>
    <w:pPr>
      <w:spacing w:before="240" w:after="60"/>
      <w:outlineLvl w:val="4"/>
    </w:pPr>
    <w:rPr>
      <w:rFonts w:ascii="Times New Roman" w:hAnsi="Times New Roman" w:cs="Times New Roman"/>
      <w:b/>
      <w:bCs/>
      <w:i/>
      <w:iCs/>
      <w:sz w:val="26"/>
      <w:szCs w:val="26"/>
      <w:lang w:eastAsia="zh-CN"/>
    </w:rPr>
  </w:style>
  <w:style w:type="paragraph" w:styleId="7">
    <w:name w:val="heading 6"/>
    <w:basedOn w:val="1"/>
    <w:next w:val="1"/>
    <w:qFormat/>
    <w:uiPriority w:val="0"/>
    <w:pPr>
      <w:numPr>
        <w:ilvl w:val="5"/>
        <w:numId w:val="1"/>
      </w:numPr>
      <w:spacing w:after="240"/>
      <w:outlineLvl w:val="5"/>
    </w:pPr>
  </w:style>
  <w:style w:type="paragraph" w:styleId="8">
    <w:name w:val="heading 7"/>
    <w:basedOn w:val="1"/>
    <w:next w:val="1"/>
    <w:qFormat/>
    <w:uiPriority w:val="0"/>
    <w:pPr>
      <w:keepNext/>
      <w:numPr>
        <w:ilvl w:val="6"/>
        <w:numId w:val="1"/>
      </w:numPr>
      <w:jc w:val="both"/>
      <w:outlineLvl w:val="6"/>
    </w:pPr>
    <w:rPr>
      <w:b/>
      <w:bCs/>
      <w:sz w:val="20"/>
      <w:szCs w:val="20"/>
    </w:rPr>
  </w:style>
  <w:style w:type="paragraph" w:styleId="9">
    <w:name w:val="heading 8"/>
    <w:basedOn w:val="1"/>
    <w:next w:val="1"/>
    <w:qFormat/>
    <w:uiPriority w:val="0"/>
    <w:pPr>
      <w:keepNext/>
      <w:numPr>
        <w:ilvl w:val="7"/>
        <w:numId w:val="1"/>
      </w:numPr>
      <w:jc w:val="both"/>
      <w:outlineLvl w:val="7"/>
    </w:pPr>
    <w:rPr>
      <w:b/>
      <w:bCs/>
      <w:sz w:val="20"/>
      <w:szCs w:val="20"/>
    </w:rPr>
  </w:style>
  <w:style w:type="paragraph" w:styleId="10">
    <w:name w:val="heading 9"/>
    <w:basedOn w:val="1"/>
    <w:next w:val="1"/>
    <w:qFormat/>
    <w:uiPriority w:val="0"/>
    <w:pPr>
      <w:keepNext/>
      <w:numPr>
        <w:ilvl w:val="8"/>
        <w:numId w:val="1"/>
      </w:numPr>
      <w:jc w:val="center"/>
      <w:outlineLvl w:val="8"/>
    </w:pPr>
    <w:rPr>
      <w:b/>
      <w:bCs/>
      <w:sz w:val="28"/>
      <w:szCs w:val="28"/>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semiHidden/>
    <w:qFormat/>
    <w:uiPriority w:val="0"/>
    <w:rPr>
      <w:rFonts w:ascii="Tahoma" w:hAnsi="Tahoma" w:cs="Tahoma"/>
      <w:sz w:val="16"/>
      <w:szCs w:val="16"/>
    </w:rPr>
  </w:style>
  <w:style w:type="paragraph" w:styleId="14">
    <w:name w:val="Block Text"/>
    <w:basedOn w:val="1"/>
    <w:qFormat/>
    <w:uiPriority w:val="0"/>
    <w:pPr>
      <w:tabs>
        <w:tab w:val="left" w:pos="540"/>
      </w:tabs>
      <w:ind w:left="540" w:right="-72" w:hanging="540"/>
      <w:jc w:val="both"/>
    </w:pPr>
    <w:rPr>
      <w:lang w:val="en-GB" w:eastAsia="it-IT"/>
    </w:rPr>
  </w:style>
  <w:style w:type="paragraph" w:styleId="15">
    <w:name w:val="Body Text"/>
    <w:basedOn w:val="1"/>
    <w:qFormat/>
    <w:uiPriority w:val="0"/>
    <w:pPr>
      <w:suppressAutoHyphens/>
      <w:spacing w:after="120"/>
      <w:jc w:val="both"/>
    </w:pPr>
  </w:style>
  <w:style w:type="paragraph" w:styleId="16">
    <w:name w:val="Body Text 2"/>
    <w:basedOn w:val="1"/>
    <w:qFormat/>
    <w:uiPriority w:val="0"/>
    <w:pPr>
      <w:tabs>
        <w:tab w:val="left" w:pos="360"/>
        <w:tab w:val="right" w:leader="dot" w:pos="8640"/>
      </w:tabs>
    </w:pPr>
    <w:rPr>
      <w:sz w:val="20"/>
      <w:szCs w:val="20"/>
    </w:rPr>
  </w:style>
  <w:style w:type="paragraph" w:styleId="17">
    <w:name w:val="Body Text 3"/>
    <w:basedOn w:val="1"/>
    <w:qFormat/>
    <w:uiPriority w:val="0"/>
    <w:pPr>
      <w:tabs>
        <w:tab w:val="left" w:pos="405"/>
      </w:tabs>
    </w:pPr>
    <w:rPr>
      <w:sz w:val="16"/>
      <w:szCs w:val="16"/>
    </w:rPr>
  </w:style>
  <w:style w:type="paragraph" w:styleId="18">
    <w:name w:val="Body Text First Indent"/>
    <w:basedOn w:val="15"/>
    <w:qFormat/>
    <w:uiPriority w:val="0"/>
    <w:pPr>
      <w:suppressAutoHyphens w:val="0"/>
      <w:ind w:firstLine="210"/>
      <w:jc w:val="left"/>
    </w:pPr>
  </w:style>
  <w:style w:type="paragraph" w:styleId="19">
    <w:name w:val="Body Text Indent"/>
    <w:basedOn w:val="1"/>
    <w:qFormat/>
    <w:uiPriority w:val="0"/>
    <w:pPr>
      <w:ind w:left="1440" w:hanging="720"/>
      <w:jc w:val="both"/>
    </w:pPr>
  </w:style>
  <w:style w:type="paragraph" w:styleId="20">
    <w:name w:val="Body Text First Indent 2"/>
    <w:basedOn w:val="19"/>
    <w:qFormat/>
    <w:uiPriority w:val="0"/>
    <w:pPr>
      <w:spacing w:after="120"/>
      <w:ind w:left="360" w:firstLine="210"/>
      <w:jc w:val="left"/>
    </w:pPr>
  </w:style>
  <w:style w:type="paragraph" w:styleId="21">
    <w:name w:val="Body Text Indent 2"/>
    <w:basedOn w:val="1"/>
    <w:qFormat/>
    <w:uiPriority w:val="0"/>
    <w:pPr>
      <w:ind w:left="720" w:hanging="720"/>
      <w:jc w:val="both"/>
    </w:pPr>
  </w:style>
  <w:style w:type="paragraph" w:styleId="22">
    <w:name w:val="Body Text Indent 3"/>
    <w:basedOn w:val="1"/>
    <w:qFormat/>
    <w:uiPriority w:val="0"/>
    <w:pPr>
      <w:ind w:left="1854" w:hanging="414"/>
      <w:jc w:val="both"/>
    </w:pPr>
  </w:style>
  <w:style w:type="paragraph" w:styleId="23">
    <w:name w:val="Closing"/>
    <w:basedOn w:val="1"/>
    <w:qFormat/>
    <w:uiPriority w:val="0"/>
    <w:pPr>
      <w:ind w:left="4320"/>
    </w:pPr>
  </w:style>
  <w:style w:type="character" w:styleId="24">
    <w:name w:val="annotation reference"/>
    <w:basedOn w:val="11"/>
    <w:semiHidden/>
    <w:unhideWhenUsed/>
    <w:qFormat/>
    <w:uiPriority w:val="0"/>
    <w:rPr>
      <w:sz w:val="16"/>
      <w:szCs w:val="16"/>
    </w:rPr>
  </w:style>
  <w:style w:type="paragraph" w:styleId="25">
    <w:name w:val="annotation text"/>
    <w:basedOn w:val="1"/>
    <w:link w:val="94"/>
    <w:semiHidden/>
    <w:qFormat/>
    <w:uiPriority w:val="0"/>
    <w:rPr>
      <w:sz w:val="20"/>
      <w:szCs w:val="20"/>
    </w:rPr>
  </w:style>
  <w:style w:type="paragraph" w:styleId="26">
    <w:name w:val="annotation subject"/>
    <w:basedOn w:val="25"/>
    <w:next w:val="25"/>
    <w:link w:val="95"/>
    <w:semiHidden/>
    <w:unhideWhenUsed/>
    <w:qFormat/>
    <w:uiPriority w:val="0"/>
    <w:rPr>
      <w:b/>
      <w:bCs/>
    </w:rPr>
  </w:style>
  <w:style w:type="paragraph" w:styleId="27">
    <w:name w:val="Date"/>
    <w:basedOn w:val="1"/>
    <w:next w:val="1"/>
    <w:qFormat/>
    <w:uiPriority w:val="0"/>
    <w:pPr>
      <w:widowControl w:val="0"/>
    </w:pPr>
    <w:rPr>
      <w:szCs w:val="20"/>
      <w:lang w:val="sv-SE"/>
    </w:rPr>
  </w:style>
  <w:style w:type="character" w:styleId="28">
    <w:name w:val="Emphasis"/>
    <w:basedOn w:val="11"/>
    <w:qFormat/>
    <w:uiPriority w:val="0"/>
    <w:rPr>
      <w:i/>
      <w:iCs/>
    </w:rPr>
  </w:style>
  <w:style w:type="paragraph" w:styleId="29">
    <w:name w:val="envelope address"/>
    <w:basedOn w:val="1"/>
    <w:qFormat/>
    <w:uiPriority w:val="0"/>
    <w:pPr>
      <w:framePr w:w="7920" w:h="1980" w:hRule="exact" w:hSpace="180" w:wrap="auto" w:vAnchor="margin" w:hAnchor="page" w:xAlign="center" w:yAlign="bottom"/>
      <w:ind w:left="2880"/>
    </w:pPr>
    <w:rPr>
      <w:sz w:val="24"/>
      <w:szCs w:val="24"/>
    </w:rPr>
  </w:style>
  <w:style w:type="paragraph" w:styleId="30">
    <w:name w:val="envelope return"/>
    <w:basedOn w:val="1"/>
    <w:uiPriority w:val="0"/>
    <w:rPr>
      <w:sz w:val="20"/>
      <w:szCs w:val="20"/>
    </w:rPr>
  </w:style>
  <w:style w:type="character" w:styleId="31">
    <w:name w:val="FollowedHyperlink"/>
    <w:basedOn w:val="11"/>
    <w:qFormat/>
    <w:uiPriority w:val="0"/>
    <w:rPr>
      <w:color w:val="800080"/>
      <w:u w:val="single"/>
    </w:rPr>
  </w:style>
  <w:style w:type="paragraph" w:styleId="32">
    <w:name w:val="footer"/>
    <w:basedOn w:val="1"/>
    <w:qFormat/>
    <w:uiPriority w:val="0"/>
    <w:pPr>
      <w:tabs>
        <w:tab w:val="center" w:pos="4320"/>
        <w:tab w:val="right" w:pos="8640"/>
      </w:tabs>
    </w:pPr>
  </w:style>
  <w:style w:type="character" w:styleId="33">
    <w:name w:val="footnote reference"/>
    <w:basedOn w:val="11"/>
    <w:semiHidden/>
    <w:qFormat/>
    <w:uiPriority w:val="0"/>
    <w:rPr>
      <w:vertAlign w:val="superscript"/>
    </w:rPr>
  </w:style>
  <w:style w:type="paragraph" w:styleId="34">
    <w:name w:val="header"/>
    <w:basedOn w:val="1"/>
    <w:qFormat/>
    <w:uiPriority w:val="0"/>
    <w:pPr>
      <w:tabs>
        <w:tab w:val="center" w:pos="4320"/>
        <w:tab w:val="right" w:pos="8640"/>
      </w:tabs>
    </w:pPr>
  </w:style>
  <w:style w:type="character" w:styleId="35">
    <w:name w:val="Hyperlink"/>
    <w:basedOn w:val="11"/>
    <w:qFormat/>
    <w:uiPriority w:val="99"/>
    <w:rPr>
      <w:color w:val="0000FF"/>
      <w:u w:val="single"/>
    </w:rPr>
  </w:style>
  <w:style w:type="character" w:styleId="36">
    <w:name w:val="line number"/>
    <w:basedOn w:val="11"/>
    <w:uiPriority w:val="0"/>
  </w:style>
  <w:style w:type="paragraph" w:styleId="37">
    <w:name w:val="List"/>
    <w:basedOn w:val="1"/>
    <w:uiPriority w:val="0"/>
    <w:pPr>
      <w:ind w:left="283" w:hanging="283"/>
    </w:pPr>
  </w:style>
  <w:style w:type="paragraph" w:styleId="38">
    <w:name w:val="List 2"/>
    <w:basedOn w:val="1"/>
    <w:qFormat/>
    <w:uiPriority w:val="0"/>
    <w:pPr>
      <w:ind w:left="720" w:hanging="360"/>
    </w:pPr>
  </w:style>
  <w:style w:type="paragraph" w:styleId="39">
    <w:name w:val="List 3"/>
    <w:basedOn w:val="1"/>
    <w:qFormat/>
    <w:uiPriority w:val="0"/>
    <w:pPr>
      <w:ind w:left="1080" w:hanging="360"/>
    </w:pPr>
  </w:style>
  <w:style w:type="paragraph" w:styleId="40">
    <w:name w:val="List 4"/>
    <w:basedOn w:val="1"/>
    <w:uiPriority w:val="0"/>
    <w:pPr>
      <w:ind w:left="1440" w:hanging="360"/>
    </w:pPr>
  </w:style>
  <w:style w:type="paragraph" w:styleId="41">
    <w:name w:val="List 5"/>
    <w:basedOn w:val="1"/>
    <w:qFormat/>
    <w:uiPriority w:val="0"/>
    <w:pPr>
      <w:ind w:left="1800" w:hanging="360"/>
    </w:pPr>
  </w:style>
  <w:style w:type="paragraph" w:styleId="42">
    <w:name w:val="List Bullet"/>
    <w:basedOn w:val="1"/>
    <w:autoRedefine/>
    <w:qFormat/>
    <w:uiPriority w:val="0"/>
    <w:pPr>
      <w:numPr>
        <w:ilvl w:val="0"/>
        <w:numId w:val="2"/>
      </w:numPr>
    </w:pPr>
  </w:style>
  <w:style w:type="paragraph" w:styleId="43">
    <w:name w:val="List Bullet 2"/>
    <w:basedOn w:val="1"/>
    <w:autoRedefine/>
    <w:qFormat/>
    <w:uiPriority w:val="0"/>
    <w:pPr>
      <w:numPr>
        <w:ilvl w:val="0"/>
        <w:numId w:val="3"/>
      </w:numPr>
    </w:pPr>
  </w:style>
  <w:style w:type="paragraph" w:styleId="44">
    <w:name w:val="List Bullet 3"/>
    <w:basedOn w:val="1"/>
    <w:autoRedefine/>
    <w:uiPriority w:val="0"/>
    <w:pPr>
      <w:numPr>
        <w:ilvl w:val="0"/>
        <w:numId w:val="4"/>
      </w:numPr>
    </w:pPr>
  </w:style>
  <w:style w:type="paragraph" w:styleId="45">
    <w:name w:val="List Bullet 4"/>
    <w:basedOn w:val="1"/>
    <w:autoRedefine/>
    <w:uiPriority w:val="0"/>
    <w:pPr>
      <w:numPr>
        <w:ilvl w:val="0"/>
        <w:numId w:val="5"/>
      </w:numPr>
    </w:pPr>
  </w:style>
  <w:style w:type="paragraph" w:styleId="46">
    <w:name w:val="List Bullet 5"/>
    <w:basedOn w:val="1"/>
    <w:autoRedefine/>
    <w:qFormat/>
    <w:uiPriority w:val="0"/>
    <w:pPr>
      <w:numPr>
        <w:ilvl w:val="0"/>
        <w:numId w:val="6"/>
      </w:numPr>
    </w:pPr>
  </w:style>
  <w:style w:type="paragraph" w:styleId="47">
    <w:name w:val="List Continue"/>
    <w:basedOn w:val="1"/>
    <w:qFormat/>
    <w:uiPriority w:val="0"/>
    <w:pPr>
      <w:spacing w:after="120"/>
      <w:ind w:left="283"/>
    </w:pPr>
  </w:style>
  <w:style w:type="paragraph" w:styleId="48">
    <w:name w:val="List Continue 2"/>
    <w:basedOn w:val="1"/>
    <w:qFormat/>
    <w:uiPriority w:val="0"/>
    <w:pPr>
      <w:spacing w:after="120"/>
      <w:ind w:left="720"/>
    </w:pPr>
  </w:style>
  <w:style w:type="paragraph" w:styleId="49">
    <w:name w:val="List Continue 3"/>
    <w:basedOn w:val="1"/>
    <w:qFormat/>
    <w:uiPriority w:val="0"/>
    <w:pPr>
      <w:spacing w:after="120"/>
      <w:ind w:left="1080"/>
    </w:pPr>
  </w:style>
  <w:style w:type="paragraph" w:styleId="50">
    <w:name w:val="List Continue 4"/>
    <w:basedOn w:val="1"/>
    <w:uiPriority w:val="0"/>
    <w:pPr>
      <w:spacing w:after="120"/>
      <w:ind w:left="1440"/>
    </w:pPr>
  </w:style>
  <w:style w:type="paragraph" w:styleId="51">
    <w:name w:val="List Continue 5"/>
    <w:basedOn w:val="1"/>
    <w:qFormat/>
    <w:uiPriority w:val="0"/>
    <w:pPr>
      <w:spacing w:after="120"/>
      <w:ind w:left="1800"/>
    </w:pPr>
  </w:style>
  <w:style w:type="paragraph" w:styleId="52">
    <w:name w:val="List Number"/>
    <w:basedOn w:val="1"/>
    <w:qFormat/>
    <w:uiPriority w:val="0"/>
    <w:pPr>
      <w:numPr>
        <w:ilvl w:val="0"/>
        <w:numId w:val="7"/>
      </w:numPr>
    </w:pPr>
  </w:style>
  <w:style w:type="paragraph" w:styleId="53">
    <w:name w:val="List Number 2"/>
    <w:basedOn w:val="1"/>
    <w:qFormat/>
    <w:uiPriority w:val="0"/>
    <w:pPr>
      <w:numPr>
        <w:ilvl w:val="0"/>
        <w:numId w:val="8"/>
      </w:numPr>
    </w:pPr>
  </w:style>
  <w:style w:type="paragraph" w:styleId="54">
    <w:name w:val="List Number 3"/>
    <w:basedOn w:val="1"/>
    <w:qFormat/>
    <w:uiPriority w:val="0"/>
    <w:pPr>
      <w:numPr>
        <w:ilvl w:val="0"/>
        <w:numId w:val="9"/>
      </w:numPr>
    </w:pPr>
  </w:style>
  <w:style w:type="paragraph" w:styleId="55">
    <w:name w:val="List Number 4"/>
    <w:basedOn w:val="1"/>
    <w:qFormat/>
    <w:uiPriority w:val="0"/>
    <w:pPr>
      <w:tabs>
        <w:tab w:val="left" w:pos="1440"/>
      </w:tabs>
      <w:ind w:left="1440" w:hanging="360"/>
    </w:pPr>
  </w:style>
  <w:style w:type="paragraph" w:styleId="56">
    <w:name w:val="List Number 5"/>
    <w:basedOn w:val="1"/>
    <w:uiPriority w:val="0"/>
    <w:pPr>
      <w:numPr>
        <w:ilvl w:val="0"/>
        <w:numId w:val="10"/>
      </w:numPr>
    </w:pPr>
  </w:style>
  <w:style w:type="paragraph" w:styleId="57">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style>
  <w:style w:type="paragraph" w:styleId="58">
    <w:name w:val="Normal (Web)"/>
    <w:basedOn w:val="1"/>
    <w:unhideWhenUsed/>
    <w:qFormat/>
    <w:uiPriority w:val="99"/>
    <w:pPr>
      <w:spacing w:before="100" w:beforeAutospacing="1" w:after="100" w:afterAutospacing="1"/>
    </w:pPr>
    <w:rPr>
      <w:rFonts w:ascii="Times New Roman" w:hAnsi="Times New Roman" w:eastAsia="Times New Roman" w:cs="Times New Roman"/>
      <w:sz w:val="24"/>
      <w:szCs w:val="24"/>
      <w:lang w:val="en-GB" w:eastAsia="en-GB"/>
    </w:rPr>
  </w:style>
  <w:style w:type="paragraph" w:styleId="59">
    <w:name w:val="Normal Indent"/>
    <w:basedOn w:val="1"/>
    <w:qFormat/>
    <w:uiPriority w:val="0"/>
    <w:pPr>
      <w:ind w:left="708"/>
    </w:pPr>
  </w:style>
  <w:style w:type="paragraph" w:styleId="60">
    <w:name w:val="Note Heading"/>
    <w:basedOn w:val="1"/>
    <w:next w:val="1"/>
    <w:qFormat/>
    <w:uiPriority w:val="0"/>
  </w:style>
  <w:style w:type="character" w:styleId="61">
    <w:name w:val="page number"/>
    <w:basedOn w:val="11"/>
    <w:qFormat/>
    <w:uiPriority w:val="0"/>
  </w:style>
  <w:style w:type="paragraph" w:styleId="62">
    <w:name w:val="Plain Text"/>
    <w:basedOn w:val="1"/>
    <w:uiPriority w:val="0"/>
    <w:rPr>
      <w:rFonts w:ascii="Courier New" w:hAnsi="Courier New" w:cs="Courier New"/>
      <w:sz w:val="20"/>
      <w:szCs w:val="20"/>
    </w:rPr>
  </w:style>
  <w:style w:type="paragraph" w:styleId="63">
    <w:name w:val="Salutation"/>
    <w:basedOn w:val="1"/>
    <w:next w:val="1"/>
    <w:qFormat/>
    <w:uiPriority w:val="0"/>
  </w:style>
  <w:style w:type="paragraph" w:styleId="64">
    <w:name w:val="Signature"/>
    <w:basedOn w:val="1"/>
    <w:uiPriority w:val="0"/>
    <w:pPr>
      <w:ind w:left="4320"/>
    </w:pPr>
  </w:style>
  <w:style w:type="character" w:styleId="65">
    <w:name w:val="Strong"/>
    <w:basedOn w:val="11"/>
    <w:qFormat/>
    <w:uiPriority w:val="0"/>
    <w:rPr>
      <w:b/>
      <w:bCs/>
    </w:rPr>
  </w:style>
  <w:style w:type="paragraph" w:styleId="66">
    <w:name w:val="Subtitle"/>
    <w:basedOn w:val="1"/>
    <w:link w:val="86"/>
    <w:qFormat/>
    <w:uiPriority w:val="0"/>
    <w:pPr>
      <w:spacing w:after="60"/>
      <w:jc w:val="center"/>
      <w:outlineLvl w:val="1"/>
    </w:pPr>
  </w:style>
  <w:style w:type="table" w:styleId="67">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8">
    <w:name w:val="Title"/>
    <w:basedOn w:val="1"/>
    <w:qFormat/>
    <w:uiPriority w:val="0"/>
    <w:pPr>
      <w:tabs>
        <w:tab w:val="right" w:leader="dot" w:pos="8640"/>
      </w:tabs>
      <w:jc w:val="center"/>
    </w:pPr>
    <w:rPr>
      <w:b/>
      <w:bCs/>
      <w:sz w:val="36"/>
      <w:szCs w:val="36"/>
    </w:rPr>
  </w:style>
  <w:style w:type="paragraph" w:styleId="69">
    <w:name w:val="toc 1"/>
    <w:basedOn w:val="1"/>
    <w:next w:val="1"/>
    <w:autoRedefine/>
    <w:qFormat/>
    <w:uiPriority w:val="39"/>
    <w:pPr>
      <w:tabs>
        <w:tab w:val="left" w:pos="1200"/>
        <w:tab w:val="right" w:leader="dot" w:pos="9019"/>
      </w:tabs>
      <w:spacing w:before="120" w:after="120"/>
      <w:ind w:right="29"/>
      <w:jc w:val="both"/>
    </w:pPr>
    <w:rPr>
      <w:rFonts w:ascii="Times New Roman" w:hAnsi="Times New Roman"/>
      <w:lang w:val="en-GB"/>
    </w:rPr>
  </w:style>
  <w:style w:type="paragraph" w:styleId="70">
    <w:name w:val="toc 2"/>
    <w:basedOn w:val="1"/>
    <w:next w:val="1"/>
    <w:autoRedefine/>
    <w:qFormat/>
    <w:uiPriority w:val="39"/>
    <w:pPr>
      <w:spacing w:before="120" w:after="20"/>
      <w:ind w:left="960"/>
    </w:pPr>
    <w:rPr>
      <w:rFonts w:ascii="Times New Roman" w:hAnsi="Times New Roman"/>
      <w:lang w:val="en-GB"/>
    </w:rPr>
  </w:style>
  <w:style w:type="paragraph" w:styleId="71">
    <w:name w:val="toc 3"/>
    <w:basedOn w:val="1"/>
    <w:next w:val="1"/>
    <w:autoRedefine/>
    <w:qFormat/>
    <w:uiPriority w:val="39"/>
    <w:pPr>
      <w:ind w:left="440"/>
    </w:pPr>
    <w:rPr>
      <w:rFonts w:ascii="Times New Roman" w:hAnsi="Times New Roman"/>
    </w:rPr>
  </w:style>
  <w:style w:type="paragraph" w:styleId="72">
    <w:name w:val="toc 4"/>
    <w:basedOn w:val="1"/>
    <w:next w:val="1"/>
    <w:autoRedefine/>
    <w:qFormat/>
    <w:uiPriority w:val="39"/>
    <w:pPr>
      <w:tabs>
        <w:tab w:val="left" w:pos="1540"/>
        <w:tab w:val="right" w:leader="dot" w:pos="9017"/>
      </w:tabs>
      <w:ind w:left="1008" w:right="29"/>
    </w:pPr>
    <w:rPr>
      <w:rFonts w:ascii="Times New Roman" w:hAnsi="Times New Roman"/>
      <w:lang w:val="en-GB"/>
    </w:rPr>
  </w:style>
  <w:style w:type="paragraph" w:styleId="73">
    <w:name w:val="toc 5"/>
    <w:basedOn w:val="1"/>
    <w:next w:val="1"/>
    <w:autoRedefine/>
    <w:qFormat/>
    <w:uiPriority w:val="39"/>
    <w:pPr>
      <w:ind w:left="880"/>
    </w:pPr>
    <w:rPr>
      <w:rFonts w:ascii="Times New Roman" w:hAnsi="Times New Roman"/>
    </w:rPr>
  </w:style>
  <w:style w:type="paragraph" w:styleId="74">
    <w:name w:val="toc 6"/>
    <w:basedOn w:val="1"/>
    <w:next w:val="1"/>
    <w:autoRedefine/>
    <w:qFormat/>
    <w:uiPriority w:val="39"/>
    <w:pPr>
      <w:ind w:left="1100"/>
    </w:pPr>
    <w:rPr>
      <w:rFonts w:ascii="Times New Roman" w:hAnsi="Times New Roman"/>
    </w:rPr>
  </w:style>
  <w:style w:type="paragraph" w:styleId="75">
    <w:name w:val="toc 7"/>
    <w:basedOn w:val="1"/>
    <w:next w:val="1"/>
    <w:autoRedefine/>
    <w:qFormat/>
    <w:uiPriority w:val="39"/>
    <w:pPr>
      <w:ind w:left="1320"/>
    </w:pPr>
    <w:rPr>
      <w:rFonts w:ascii="Times New Roman" w:hAnsi="Times New Roman"/>
    </w:rPr>
  </w:style>
  <w:style w:type="paragraph" w:styleId="76">
    <w:name w:val="toc 8"/>
    <w:basedOn w:val="1"/>
    <w:next w:val="1"/>
    <w:autoRedefine/>
    <w:qFormat/>
    <w:uiPriority w:val="39"/>
    <w:pPr>
      <w:ind w:left="1540"/>
    </w:pPr>
    <w:rPr>
      <w:rFonts w:ascii="Times New Roman" w:hAnsi="Times New Roman"/>
    </w:rPr>
  </w:style>
  <w:style w:type="paragraph" w:styleId="77">
    <w:name w:val="toc 9"/>
    <w:basedOn w:val="1"/>
    <w:next w:val="1"/>
    <w:autoRedefine/>
    <w:qFormat/>
    <w:uiPriority w:val="39"/>
    <w:pPr>
      <w:ind w:left="1760"/>
    </w:pPr>
    <w:rPr>
      <w:rFonts w:ascii="Times New Roman" w:hAnsi="Times New Roman"/>
    </w:rPr>
  </w:style>
  <w:style w:type="character" w:customStyle="1" w:styleId="78">
    <w:name w:val="Char"/>
    <w:basedOn w:val="11"/>
    <w:qFormat/>
    <w:uiPriority w:val="0"/>
    <w:rPr>
      <w:rFonts w:ascii="Arial" w:hAnsi="Arial" w:eastAsia="SimSun" w:cs="Arial"/>
      <w:b/>
      <w:sz w:val="26"/>
      <w:szCs w:val="22"/>
      <w:lang w:val="en-US" w:eastAsia="en-US" w:bidi="ar-SA"/>
    </w:rPr>
  </w:style>
  <w:style w:type="paragraph" w:customStyle="1" w:styleId="79">
    <w:name w:val="Sec1-Clauses"/>
    <w:basedOn w:val="1"/>
    <w:semiHidden/>
    <w:qFormat/>
    <w:uiPriority w:val="0"/>
    <w:pPr>
      <w:spacing w:before="120" w:after="120"/>
    </w:pPr>
    <w:rPr>
      <w:b/>
      <w:szCs w:val="20"/>
    </w:rPr>
  </w:style>
  <w:style w:type="character" w:customStyle="1" w:styleId="80">
    <w:name w:val="Style Heading 2 + (Complex) 15 pt Char Char"/>
    <w:basedOn w:val="78"/>
    <w:qFormat/>
    <w:uiPriority w:val="0"/>
    <w:rPr>
      <w:rFonts w:ascii="Arial" w:hAnsi="Arial" w:eastAsia="SimSun" w:cs="Arial"/>
      <w:sz w:val="26"/>
      <w:szCs w:val="30"/>
      <w:lang w:val="en-US" w:eastAsia="en-US" w:bidi="ar-SA"/>
    </w:rPr>
  </w:style>
  <w:style w:type="character" w:customStyle="1" w:styleId="81">
    <w:name w:val="Char1"/>
    <w:basedOn w:val="11"/>
    <w:qFormat/>
    <w:uiPriority w:val="0"/>
    <w:rPr>
      <w:rFonts w:ascii="Arial" w:hAnsi="Arial" w:eastAsia="SimSun" w:cs="Arial"/>
      <w:b/>
      <w:bCs/>
      <w:sz w:val="28"/>
      <w:szCs w:val="28"/>
      <w:lang w:val="en-US" w:eastAsia="en-US" w:bidi="ar-SA"/>
    </w:rPr>
  </w:style>
  <w:style w:type="character" w:customStyle="1" w:styleId="82">
    <w:name w:val="Heading 3 Char"/>
    <w:basedOn w:val="11"/>
    <w:uiPriority w:val="0"/>
    <w:rPr>
      <w:rFonts w:ascii="Arial" w:hAnsi="Arial" w:eastAsia="SimSun" w:cs="Arial"/>
      <w:b/>
      <w:bCs/>
      <w:sz w:val="22"/>
      <w:szCs w:val="22"/>
      <w:lang w:val="en-US" w:eastAsia="zh-CN" w:bidi="ar-SA"/>
    </w:rPr>
  </w:style>
  <w:style w:type="character" w:customStyle="1" w:styleId="83">
    <w:name w:val="Normal Indent Char"/>
    <w:basedOn w:val="11"/>
    <w:uiPriority w:val="0"/>
    <w:rPr>
      <w:rFonts w:ascii="Arial" w:hAnsi="Arial" w:eastAsia="SimSun" w:cs="Arial"/>
      <w:sz w:val="22"/>
      <w:szCs w:val="22"/>
      <w:lang w:val="en-US" w:eastAsia="en-US" w:bidi="ar-SA"/>
    </w:rPr>
  </w:style>
  <w:style w:type="paragraph" w:customStyle="1" w:styleId="84">
    <w:name w:val="Body Text 21"/>
    <w:basedOn w:val="1"/>
    <w:semiHidden/>
    <w:qFormat/>
    <w:uiPriority w:val="0"/>
    <w:pPr>
      <w:tabs>
        <w:tab w:val="left" w:pos="-720"/>
      </w:tabs>
      <w:suppressAutoHyphens/>
      <w:jc w:val="both"/>
    </w:pPr>
    <w:rPr>
      <w:spacing w:val="-2"/>
      <w:szCs w:val="20"/>
      <w:lang w:eastAsia="it-IT"/>
    </w:rPr>
  </w:style>
  <w:style w:type="paragraph" w:styleId="85">
    <w:name w:val="List Paragraph"/>
    <w:basedOn w:val="1"/>
    <w:link w:val="88"/>
    <w:qFormat/>
    <w:uiPriority w:val="0"/>
    <w:pPr>
      <w:ind w:left="720"/>
      <w:contextualSpacing/>
    </w:pPr>
  </w:style>
  <w:style w:type="character" w:customStyle="1" w:styleId="86">
    <w:name w:val="Subtitle Char"/>
    <w:basedOn w:val="11"/>
    <w:link w:val="66"/>
    <w:qFormat/>
    <w:uiPriority w:val="0"/>
    <w:rPr>
      <w:rFonts w:ascii="Arial" w:hAnsi="Arial" w:eastAsia="SimSun" w:cs="Arial"/>
      <w:sz w:val="22"/>
      <w:szCs w:val="22"/>
      <w:lang w:val="en-US" w:eastAsia="en-US"/>
    </w:rPr>
  </w:style>
  <w:style w:type="paragraph" w:customStyle="1" w:styleId="87">
    <w:name w:val="yiv6226088990msolistparagraph"/>
    <w:basedOn w:val="1"/>
    <w:qFormat/>
    <w:uiPriority w:val="0"/>
    <w:pPr>
      <w:spacing w:before="100" w:beforeAutospacing="1" w:after="100" w:afterAutospacing="1"/>
    </w:pPr>
    <w:rPr>
      <w:rFonts w:ascii="Times New Roman" w:hAnsi="Times New Roman" w:eastAsia="Times New Roman" w:cs="Times New Roman"/>
      <w:sz w:val="24"/>
      <w:szCs w:val="24"/>
      <w:lang w:val="en-GB" w:eastAsia="en-GB"/>
    </w:rPr>
  </w:style>
  <w:style w:type="character" w:customStyle="1" w:styleId="88">
    <w:name w:val="List Paragraph Char"/>
    <w:link w:val="85"/>
    <w:qFormat/>
    <w:uiPriority w:val="34"/>
    <w:rPr>
      <w:rFonts w:ascii="Arial" w:hAnsi="Arial" w:eastAsia="SimSun" w:cs="Arial"/>
      <w:sz w:val="22"/>
      <w:szCs w:val="22"/>
      <w:lang w:val="en-US" w:eastAsia="en-US"/>
    </w:rPr>
  </w:style>
  <w:style w:type="paragraph" w:customStyle="1" w:styleId="89">
    <w:name w:val="Revision"/>
    <w:hidden/>
    <w:semiHidden/>
    <w:qFormat/>
    <w:uiPriority w:val="99"/>
    <w:rPr>
      <w:rFonts w:ascii="Arial" w:hAnsi="Arial" w:eastAsia="SimSun" w:cs="Arial"/>
      <w:sz w:val="22"/>
      <w:szCs w:val="22"/>
      <w:lang w:val="en-US" w:eastAsia="en-US" w:bidi="ar-SA"/>
    </w:rPr>
  </w:style>
  <w:style w:type="paragraph" w:customStyle="1" w:styleId="90">
    <w:name w:val="Default"/>
    <w:qFormat/>
    <w:uiPriority w:val="0"/>
    <w:pPr>
      <w:autoSpaceDE w:val="0"/>
      <w:autoSpaceDN w:val="0"/>
      <w:adjustRightInd w:val="0"/>
    </w:pPr>
    <w:rPr>
      <w:rFonts w:ascii="Tahoma" w:hAnsi="Tahoma" w:eastAsia="Times New Roman" w:cs="Tahoma"/>
      <w:color w:val="000000"/>
      <w:sz w:val="24"/>
      <w:szCs w:val="24"/>
      <w:lang w:val="en-US" w:eastAsia="en-GB" w:bidi="ar-SA"/>
    </w:rPr>
  </w:style>
  <w:style w:type="paragraph" w:customStyle="1" w:styleId="91">
    <w:name w:val="SUBHEAD 01"/>
    <w:basedOn w:val="1"/>
    <w:link w:val="92"/>
    <w:qFormat/>
    <w:uiPriority w:val="0"/>
    <w:pPr>
      <w:widowControl w:val="0"/>
      <w:suppressAutoHyphens/>
      <w:autoSpaceDE w:val="0"/>
      <w:autoSpaceDN w:val="0"/>
      <w:adjustRightInd w:val="0"/>
      <w:spacing w:before="120" w:line="288" w:lineRule="auto"/>
      <w:textAlignment w:val="center"/>
    </w:pPr>
    <w:rPr>
      <w:rFonts w:eastAsia="Times New Roman" w:cs="Times New Roman"/>
      <w:color w:val="215352"/>
      <w:sz w:val="26"/>
      <w:szCs w:val="26"/>
    </w:rPr>
  </w:style>
  <w:style w:type="character" w:customStyle="1" w:styleId="92">
    <w:name w:val="SUBHEAD 01 Char"/>
    <w:link w:val="91"/>
    <w:qFormat/>
    <w:uiPriority w:val="0"/>
    <w:rPr>
      <w:rFonts w:ascii="Arial" w:hAnsi="Arial"/>
      <w:color w:val="215352"/>
      <w:sz w:val="26"/>
      <w:szCs w:val="26"/>
      <w:lang w:val="en-US" w:eastAsia="en-US"/>
    </w:rPr>
  </w:style>
  <w:style w:type="paragraph" w:customStyle="1" w:styleId="93">
    <w:name w:val="Heading 2 (Numbered)"/>
    <w:basedOn w:val="3"/>
    <w:next w:val="1"/>
    <w:qFormat/>
    <w:uiPriority w:val="14"/>
    <w:pPr>
      <w:spacing w:before="240" w:after="80" w:line="276" w:lineRule="auto"/>
      <w:jc w:val="left"/>
    </w:pPr>
    <w:rPr>
      <w:rFonts w:ascii="Calibri" w:hAnsi="Calibri" w:eastAsia="Calibri" w:cs="Calibri"/>
      <w:bCs/>
      <w:color w:val="4F81BD"/>
      <w:sz w:val="28"/>
      <w:szCs w:val="28"/>
      <w:lang w:eastAsia="ja-JP"/>
    </w:rPr>
  </w:style>
  <w:style w:type="character" w:customStyle="1" w:styleId="94">
    <w:name w:val="Comment Text Char"/>
    <w:basedOn w:val="11"/>
    <w:link w:val="25"/>
    <w:semiHidden/>
    <w:qFormat/>
    <w:uiPriority w:val="0"/>
    <w:rPr>
      <w:rFonts w:ascii="Arial" w:hAnsi="Arial" w:eastAsia="SimSun" w:cs="Arial"/>
      <w:lang w:val="en-US" w:eastAsia="en-US"/>
    </w:rPr>
  </w:style>
  <w:style w:type="character" w:customStyle="1" w:styleId="95">
    <w:name w:val="Comment Subject Char"/>
    <w:basedOn w:val="94"/>
    <w:link w:val="26"/>
    <w:semiHidden/>
    <w:qFormat/>
    <w:uiPriority w:val="0"/>
    <w:rPr>
      <w:rFonts w:ascii="Arial" w:hAnsi="Arial" w:eastAsia="SimSun" w:cs="Arial"/>
      <w:b/>
      <w:bCs/>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76E19-3A9A-43C9-B5E4-59E7203DA11E}">
  <ds:schemaRefs/>
</ds:datastoreItem>
</file>

<file path=docProps/app.xml><?xml version="1.0" encoding="utf-8"?>
<Properties xmlns="http://schemas.openxmlformats.org/officeDocument/2006/extended-properties" xmlns:vt="http://schemas.openxmlformats.org/officeDocument/2006/docPropsVTypes">
  <Template>Normal</Template>
  <Pages>47</Pages>
  <Words>14268</Words>
  <Characters>81330</Characters>
  <Lines>677</Lines>
  <Paragraphs>190</Paragraphs>
  <TotalTime>0</TotalTime>
  <ScaleCrop>false</ScaleCrop>
  <LinksUpToDate>false</LinksUpToDate>
  <CharactersWithSpaces>95408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2026-03-03T11:02:00Z</dcterms:created>
  <dcterms:modified xsi:type="dcterms:W3CDTF">2026-03-04T11:24:53Z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9DC78F5FC3524CC99A72805660FF85C5_13</vt:lpwstr>
  </property>
</Properties>
</file>